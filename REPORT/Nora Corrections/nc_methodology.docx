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36364" w14:textId="77777777" w:rsidR="00867EBA" w:rsidRDefault="00867EBA">
      <w:pPr>
        <w:rPr>
          <w:rFonts w:ascii="Times New Roman" w:eastAsia="Ubuntu" w:hAnsi="Times New Roman" w:cs="Times New Roman"/>
          <w:sz w:val="30"/>
          <w:szCs w:val="30"/>
          <w:lang w:val="en"/>
        </w:rPr>
      </w:pPr>
    </w:p>
    <w:p w14:paraId="01B8E419" w14:textId="77777777" w:rsidR="00867EBA" w:rsidRDefault="00867EBA">
      <w:pPr>
        <w:rPr>
          <w:rFonts w:ascii="Times New Roman" w:eastAsia="Ubuntu" w:hAnsi="Times New Roman" w:cs="Times New Roman"/>
          <w:sz w:val="30"/>
          <w:szCs w:val="30"/>
          <w:lang w:val="en"/>
        </w:rPr>
      </w:pPr>
    </w:p>
    <w:p w14:paraId="2D1354B8" w14:textId="77777777" w:rsidR="00867EBA" w:rsidRDefault="00867EBA">
      <w:pPr>
        <w:rPr>
          <w:rFonts w:ascii="Times New Roman" w:eastAsia="Ubuntu" w:hAnsi="Times New Roman" w:cs="Times New Roman"/>
          <w:sz w:val="30"/>
          <w:szCs w:val="30"/>
          <w:lang w:val="en"/>
        </w:rPr>
      </w:pPr>
    </w:p>
    <w:p w14:paraId="59A5F52E" w14:textId="77777777" w:rsidR="00867EBA" w:rsidRDefault="00B877A2">
      <w:pPr>
        <w:numPr>
          <w:ilvl w:val="0"/>
          <w:numId w:val="1"/>
        </w:numPr>
        <w:tabs>
          <w:tab w:val="clear" w:pos="432"/>
        </w:tabs>
        <w:rPr>
          <w:rFonts w:ascii="Ubuntu" w:eastAsia="Ubuntu" w:hAnsi="Ubuntu" w:cs="Ubuntu"/>
          <w:sz w:val="60"/>
          <w:szCs w:val="60"/>
          <w:lang w:val="en"/>
        </w:rPr>
      </w:pPr>
      <w:r>
        <w:rPr>
          <w:rFonts w:ascii="Ubuntu" w:eastAsia="Ubuntu" w:hAnsi="Ubuntu" w:cs="Ubuntu"/>
          <w:sz w:val="60"/>
          <w:szCs w:val="60"/>
          <w:lang w:val="en"/>
        </w:rPr>
        <w:t xml:space="preserve">  Methodology</w:t>
      </w:r>
    </w:p>
    <w:p w14:paraId="4EBBCA7D" w14:textId="77777777" w:rsidR="00867EBA" w:rsidRDefault="00867EBA">
      <w:pPr>
        <w:rPr>
          <w:rFonts w:ascii="Times New Roman" w:eastAsia="Ubuntu" w:hAnsi="Times New Roman" w:cs="Times New Roman"/>
          <w:sz w:val="22"/>
          <w:szCs w:val="22"/>
          <w:lang w:val="en"/>
        </w:rPr>
      </w:pPr>
    </w:p>
    <w:p w14:paraId="15540304" w14:textId="77777777" w:rsidR="00867EBA" w:rsidRDefault="00B877A2" w:rsidP="00357CBE">
      <w:pPr>
        <w:spacing w:line="360" w:lineRule="auto"/>
        <w:ind w:firstLine="420"/>
        <w:jc w:val="both"/>
        <w:rPr>
          <w:rFonts w:ascii="Times New Roman" w:eastAsia="Ubuntu" w:hAnsi="Times New Roman" w:cs="Times New Roman"/>
          <w:sz w:val="22"/>
          <w:szCs w:val="22"/>
          <w:lang w:val="en"/>
        </w:rPr>
        <w:pPrChange w:id="0" w:author="Herr, Nora (059)" w:date="2019-11-24T11:04:00Z">
          <w:pPr>
            <w:spacing w:line="360" w:lineRule="auto"/>
            <w:jc w:val="both"/>
          </w:pPr>
        </w:pPrChange>
      </w:pPr>
      <w:commentRangeStart w:id="1"/>
      <w:r>
        <w:rPr>
          <w:rFonts w:ascii="Times New Roman" w:eastAsia="Ubuntu" w:hAnsi="Times New Roman" w:cs="Times New Roman"/>
          <w:sz w:val="22"/>
          <w:szCs w:val="22"/>
          <w:lang w:val="en"/>
        </w:rPr>
        <w:t xml:space="preserve">The </w:t>
      </w:r>
      <w:proofErr w:type="spellStart"/>
      <w:r>
        <w:rPr>
          <w:rFonts w:ascii="Times New Roman" w:eastAsia="Ubuntu" w:hAnsi="Times New Roman" w:cs="Times New Roman"/>
          <w:sz w:val="22"/>
          <w:szCs w:val="22"/>
          <w:lang w:val="en"/>
        </w:rPr>
        <w:t>Gar</w:t>
      </w:r>
      <w:commentRangeEnd w:id="1"/>
      <w:r w:rsidR="00357CBE">
        <w:rPr>
          <w:rStyle w:val="Kommentarzeichen"/>
        </w:rPr>
        <w:commentReference w:id="1"/>
      </w:r>
      <w:r>
        <w:rPr>
          <w:rFonts w:ascii="Times New Roman" w:eastAsia="Ubuntu" w:hAnsi="Times New Roman" w:cs="Times New Roman"/>
          <w:sz w:val="22"/>
          <w:szCs w:val="22"/>
          <w:lang w:val="en"/>
        </w:rPr>
        <w:t>rido-Oter</w:t>
      </w:r>
      <w:proofErr w:type="spellEnd"/>
      <w:r>
        <w:rPr>
          <w:rFonts w:ascii="Times New Roman" w:eastAsia="Ubuntu" w:hAnsi="Times New Roman" w:cs="Times New Roman"/>
          <w:sz w:val="22"/>
          <w:szCs w:val="22"/>
          <w:lang w:val="en"/>
        </w:rPr>
        <w:t xml:space="preserve"> lab aims to develop a high-throughput </w:t>
      </w:r>
      <w:proofErr w:type="spellStart"/>
      <w:r>
        <w:rPr>
          <w:rFonts w:ascii="Times New Roman" w:eastAsia="Ubuntu" w:hAnsi="Times New Roman" w:cs="Times New Roman"/>
          <w:sz w:val="22"/>
          <w:szCs w:val="22"/>
          <w:lang w:val="en"/>
        </w:rPr>
        <w:t>phycosphere</w:t>
      </w:r>
      <w:proofErr w:type="spellEnd"/>
      <w:r>
        <w:rPr>
          <w:rFonts w:ascii="Times New Roman" w:eastAsia="Ubuntu" w:hAnsi="Times New Roman" w:cs="Times New Roman"/>
          <w:sz w:val="22"/>
          <w:szCs w:val="22"/>
          <w:lang w:val="en"/>
        </w:rPr>
        <w:t xml:space="preserve"> modeling system to study synthetic communities (henceforth, </w:t>
      </w:r>
      <w:proofErr w:type="spellStart"/>
      <w:r>
        <w:rPr>
          <w:rFonts w:ascii="Times New Roman" w:eastAsia="Ubuntu" w:hAnsi="Times New Roman" w:cs="Times New Roman"/>
          <w:sz w:val="22"/>
          <w:szCs w:val="22"/>
          <w:lang w:val="en"/>
        </w:rPr>
        <w:t>SynComs</w:t>
      </w:r>
      <w:proofErr w:type="spellEnd"/>
      <w:r>
        <w:rPr>
          <w:rFonts w:ascii="Times New Roman" w:eastAsia="Ubuntu" w:hAnsi="Times New Roman" w:cs="Times New Roman"/>
          <w:sz w:val="22"/>
          <w:szCs w:val="22"/>
          <w:lang w:val="en"/>
        </w:rPr>
        <w:t>)</w:t>
      </w:r>
      <w:del w:id="2" w:author="Herr, Nora (059)" w:date="2019-11-23T15:51:00Z">
        <w:r w:rsidDel="00D76931">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or rationally designed compositions of microorganisms </w:t>
      </w:r>
      <w:r>
        <w:rPr>
          <w:rFonts w:ascii="Times New Roman" w:eastAsia="Ubuntu" w:hAnsi="Times New Roman" w:cs="Times New Roman"/>
          <w:b/>
          <w:bCs/>
          <w:sz w:val="22"/>
          <w:szCs w:val="22"/>
          <w:lang w:val="en"/>
        </w:rPr>
        <w:t xml:space="preserve">[cite </w:t>
      </w:r>
      <w:proofErr w:type="spellStart"/>
      <w:r>
        <w:rPr>
          <w:rFonts w:ascii="Times New Roman" w:eastAsia="Ubuntu" w:hAnsi="Times New Roman" w:cs="Times New Roman"/>
          <w:b/>
          <w:bCs/>
          <w:sz w:val="22"/>
          <w:szCs w:val="22"/>
          <w:lang w:val="en"/>
        </w:rPr>
        <w:t>syncom</w:t>
      </w:r>
      <w:proofErr w:type="spellEnd"/>
      <w:r>
        <w:rPr>
          <w:rFonts w:ascii="Times New Roman" w:eastAsia="Ubuntu" w:hAnsi="Times New Roman" w:cs="Times New Roman"/>
          <w:b/>
          <w:bCs/>
          <w:sz w:val="22"/>
          <w:szCs w:val="22"/>
          <w:lang w:val="en"/>
        </w:rPr>
        <w:t xml:space="preserve"> paper]</w:t>
      </w:r>
      <w:r>
        <w:rPr>
          <w:rFonts w:ascii="Times New Roman" w:eastAsia="Ubuntu" w:hAnsi="Times New Roman" w:cs="Times New Roman"/>
          <w:sz w:val="22"/>
          <w:szCs w:val="22"/>
          <w:lang w:val="en"/>
        </w:rPr>
        <w:t xml:space="preserve">. The proposed system makes use of the ubiquitous soil algae </w:t>
      </w:r>
      <w:r>
        <w:rPr>
          <w:rFonts w:ascii="Times New Roman" w:eastAsia="Ubuntu" w:hAnsi="Times New Roman" w:cs="Times New Roman"/>
          <w:i/>
          <w:iCs/>
          <w:sz w:val="22"/>
          <w:szCs w:val="22"/>
          <w:lang w:val="en"/>
        </w:rPr>
        <w:t xml:space="preserve">C. </w:t>
      </w:r>
      <w:proofErr w:type="spellStart"/>
      <w:r>
        <w:rPr>
          <w:rFonts w:ascii="Times New Roman" w:eastAsia="Ubuntu" w:hAnsi="Times New Roman" w:cs="Times New Roman"/>
          <w:i/>
          <w:iCs/>
          <w:sz w:val="22"/>
          <w:szCs w:val="22"/>
          <w:lang w:val="en"/>
        </w:rPr>
        <w:t>Rheinhardtii</w:t>
      </w:r>
      <w:proofErr w:type="spellEnd"/>
      <w:r>
        <w:rPr>
          <w:rFonts w:ascii="Times New Roman" w:eastAsia="Ubuntu" w:hAnsi="Times New Roman" w:cs="Times New Roman"/>
          <w:b/>
          <w:bCs/>
          <w:i/>
          <w:iCs/>
          <w:sz w:val="22"/>
          <w:szCs w:val="22"/>
          <w:lang w:val="en"/>
        </w:rPr>
        <w:t xml:space="preserve"> </w:t>
      </w:r>
      <w:r>
        <w:rPr>
          <w:rFonts w:ascii="Times New Roman" w:eastAsia="Ubuntu" w:hAnsi="Times New Roman" w:cs="Times New Roman"/>
          <w:sz w:val="22"/>
          <w:szCs w:val="22"/>
          <w:lang w:val="en"/>
        </w:rPr>
        <w:t>(</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and bacterial strains (henceforth, Strain(s)) from the Indexed </w:t>
      </w:r>
      <w:proofErr w:type="spellStart"/>
      <w:r>
        <w:rPr>
          <w:rFonts w:ascii="Times New Roman" w:eastAsia="Ubuntu" w:hAnsi="Times New Roman" w:cs="Times New Roman"/>
          <w:sz w:val="22"/>
          <w:szCs w:val="22"/>
          <w:lang w:val="en"/>
        </w:rPr>
        <w:t>Chlamydomonas</w:t>
      </w:r>
      <w:proofErr w:type="spellEnd"/>
      <w:r>
        <w:rPr>
          <w:rFonts w:ascii="Times New Roman" w:eastAsia="Ubuntu" w:hAnsi="Times New Roman" w:cs="Times New Roman"/>
          <w:sz w:val="22"/>
          <w:szCs w:val="22"/>
          <w:lang w:val="en"/>
        </w:rPr>
        <w:t>-associated bacterial Library (ICL). Through the successful development of this system</w:t>
      </w:r>
      <w:ins w:id="3" w:author="Herr, Nora (059)" w:date="2019-11-23T15:52:00Z">
        <w:r w:rsidR="00D76931">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 group hopes to uncover fundamental rules and processes</w:t>
      </w:r>
      <w:ins w:id="4" w:author="Herr, Nora (059)" w:date="2019-11-23T15:52:00Z">
        <w:r w:rsidR="00D76931">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which determine community establishment, dynamics and stability</w:t>
      </w:r>
      <w:ins w:id="5" w:author="Herr, Nora (059)" w:date="2019-11-23T15:52:00Z">
        <w:r w:rsidR="00D76931">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w:t>
      </w:r>
      <w:proofErr w:type="spellStart"/>
      <w:r>
        <w:rPr>
          <w:rFonts w:ascii="Times New Roman" w:eastAsia="Ubuntu" w:hAnsi="Times New Roman" w:cs="Times New Roman"/>
          <w:b/>
          <w:bCs/>
          <w:sz w:val="22"/>
          <w:szCs w:val="22"/>
          <w:lang w:val="en"/>
        </w:rPr>
        <w:t>garrido-oter</w:t>
      </w:r>
      <w:proofErr w:type="spellEnd"/>
      <w:r>
        <w:rPr>
          <w:rFonts w:ascii="Times New Roman" w:eastAsia="Ubuntu" w:hAnsi="Times New Roman" w:cs="Times New Roman"/>
          <w:b/>
          <w:bCs/>
          <w:sz w:val="22"/>
          <w:szCs w:val="22"/>
          <w:lang w:val="en"/>
        </w:rPr>
        <w:t>]</w:t>
      </w:r>
      <w:r>
        <w:rPr>
          <w:rFonts w:ascii="Times New Roman" w:eastAsia="Ubuntu" w:hAnsi="Times New Roman" w:cs="Times New Roman"/>
          <w:sz w:val="22"/>
          <w:szCs w:val="22"/>
          <w:lang w:val="en"/>
        </w:rPr>
        <w:t xml:space="preserve">. Absorbance and fluorescence spectroscopy </w:t>
      </w:r>
      <w:proofErr w:type="gramStart"/>
      <w:r>
        <w:rPr>
          <w:rFonts w:ascii="Times New Roman" w:eastAsia="Ubuntu" w:hAnsi="Times New Roman" w:cs="Times New Roman"/>
          <w:sz w:val="22"/>
          <w:szCs w:val="22"/>
          <w:lang w:val="en"/>
        </w:rPr>
        <w:t xml:space="preserve">are </w:t>
      </w:r>
      <w:del w:id="6" w:author="Herr, Nora (059)" w:date="2019-11-23T15:53:00Z">
        <w:r w:rsidDel="00D76931">
          <w:rPr>
            <w:rFonts w:ascii="Times New Roman" w:eastAsia="Ubuntu" w:hAnsi="Times New Roman" w:cs="Times New Roman"/>
            <w:sz w:val="22"/>
            <w:szCs w:val="22"/>
            <w:lang w:val="en"/>
          </w:rPr>
          <w:delText xml:space="preserve">chosen </w:delText>
        </w:r>
      </w:del>
      <w:ins w:id="7" w:author="Herr, Nora (059)" w:date="2019-11-23T15:53:00Z">
        <w:r w:rsidR="00D76931">
          <w:rPr>
            <w:rFonts w:ascii="Times New Roman" w:eastAsia="Ubuntu" w:hAnsi="Times New Roman" w:cs="Times New Roman"/>
            <w:sz w:val="22"/>
            <w:szCs w:val="22"/>
            <w:lang w:val="en"/>
          </w:rPr>
          <w:t>used</w:t>
        </w:r>
        <w:proofErr w:type="gramEnd"/>
        <w:r w:rsidR="00D76931">
          <w:rPr>
            <w:rFonts w:ascii="Times New Roman" w:eastAsia="Ubuntu" w:hAnsi="Times New Roman" w:cs="Times New Roman"/>
            <w:sz w:val="22"/>
            <w:szCs w:val="22"/>
            <w:lang w:val="en"/>
          </w:rPr>
          <w:t xml:space="preserve"> </w:t>
        </w:r>
      </w:ins>
      <w:r>
        <w:rPr>
          <w:rFonts w:ascii="Times New Roman" w:eastAsia="Ubuntu" w:hAnsi="Times New Roman" w:cs="Times New Roman"/>
          <w:sz w:val="22"/>
          <w:szCs w:val="22"/>
          <w:lang w:val="en"/>
        </w:rPr>
        <w:t>to probe the system as an efficient way of quickly iterating over hypotheses and experiments. T</w:t>
      </w:r>
      <w:ins w:id="8" w:author="Herr, Nora (059)" w:date="2019-11-23T15:53:00Z">
        <w:r w:rsidR="00D76931">
          <w:rPr>
            <w:rFonts w:ascii="Times New Roman" w:eastAsia="Ubuntu" w:hAnsi="Times New Roman" w:cs="Times New Roman"/>
            <w:sz w:val="22"/>
            <w:szCs w:val="22"/>
            <w:lang w:val="en"/>
          </w:rPr>
          <w:t>he t</w:t>
        </w:r>
      </w:ins>
      <w:r>
        <w:rPr>
          <w:rFonts w:ascii="Times New Roman" w:eastAsia="Ubuntu" w:hAnsi="Times New Roman" w:cs="Times New Roman"/>
          <w:sz w:val="22"/>
          <w:szCs w:val="22"/>
          <w:lang w:val="en"/>
        </w:rPr>
        <w:t xml:space="preserve">wo main instruments </w:t>
      </w:r>
      <w:del w:id="9" w:author="Herr, Nora (059)" w:date="2019-11-23T15:53:00Z">
        <w:r w:rsidDel="00D76931">
          <w:rPr>
            <w:rFonts w:ascii="Times New Roman" w:eastAsia="Ubuntu" w:hAnsi="Times New Roman" w:cs="Times New Roman"/>
            <w:sz w:val="22"/>
            <w:szCs w:val="22"/>
            <w:lang w:val="en"/>
          </w:rPr>
          <w:delText xml:space="preserve">are </w:delText>
        </w:r>
      </w:del>
      <w:r>
        <w:rPr>
          <w:rFonts w:ascii="Times New Roman" w:eastAsia="Ubuntu" w:hAnsi="Times New Roman" w:cs="Times New Roman"/>
          <w:sz w:val="22"/>
          <w:szCs w:val="22"/>
          <w:lang w:val="en"/>
        </w:rPr>
        <w:t>employed in the generation of the data used in this researc</w:t>
      </w:r>
      <w:ins w:id="10" w:author="Herr, Nora (059)" w:date="2019-11-23T15:53:00Z">
        <w:r w:rsidR="00D76931">
          <w:rPr>
            <w:rFonts w:ascii="Times New Roman" w:eastAsia="Ubuntu" w:hAnsi="Times New Roman" w:cs="Times New Roman"/>
            <w:sz w:val="22"/>
            <w:szCs w:val="22"/>
            <w:lang w:val="en"/>
          </w:rPr>
          <w:t>h are</w:t>
        </w:r>
      </w:ins>
      <w:del w:id="11" w:author="Herr, Nora (059)" w:date="2019-11-23T15:53:00Z">
        <w:r w:rsidDel="00D76931">
          <w:rPr>
            <w:rFonts w:ascii="Times New Roman" w:eastAsia="Ubuntu" w:hAnsi="Times New Roman" w:cs="Times New Roman"/>
            <w:sz w:val="22"/>
            <w:szCs w:val="22"/>
            <w:lang w:val="en"/>
          </w:rPr>
          <w:delText>h,</w:delText>
        </w:r>
      </w:del>
      <w:r>
        <w:rPr>
          <w:rFonts w:ascii="Times New Roman" w:eastAsia="Ubuntu" w:hAnsi="Times New Roman" w:cs="Times New Roman"/>
          <w:sz w:val="22"/>
          <w:szCs w:val="22"/>
          <w:lang w:val="en"/>
        </w:rPr>
        <w:t xml:space="preserve"> the Tecan M200 </w:t>
      </w:r>
      <w:proofErr w:type="spellStart"/>
      <w:r>
        <w:rPr>
          <w:rFonts w:ascii="Times New Roman" w:eastAsia="Ubuntu" w:hAnsi="Times New Roman" w:cs="Times New Roman"/>
          <w:sz w:val="22"/>
          <w:szCs w:val="22"/>
          <w:lang w:val="en"/>
        </w:rPr>
        <w:t>Inifinite</w:t>
      </w:r>
      <w:proofErr w:type="spellEnd"/>
      <w:r>
        <w:rPr>
          <w:rFonts w:ascii="Times New Roman" w:eastAsia="Ubuntu" w:hAnsi="Times New Roman" w:cs="Times New Roman"/>
          <w:sz w:val="22"/>
          <w:szCs w:val="22"/>
          <w:lang w:val="en"/>
        </w:rPr>
        <w:t xml:space="preserve"> Pro and the Photon Systems Instrument Multi-Cultivator 1000-OD (henceforth Tecan and PBR, respectively). A third instrument, the Beckman Coulter Counter </w:t>
      </w:r>
      <w:proofErr w:type="spellStart"/>
      <w:r>
        <w:rPr>
          <w:rFonts w:ascii="Times New Roman" w:eastAsia="Ubuntu" w:hAnsi="Times New Roman" w:cs="Times New Roman"/>
          <w:sz w:val="22"/>
          <w:szCs w:val="22"/>
          <w:lang w:val="en"/>
        </w:rPr>
        <w:t>Multisizer</w:t>
      </w:r>
      <w:proofErr w:type="spellEnd"/>
      <w:r>
        <w:rPr>
          <w:rFonts w:ascii="Times New Roman" w:eastAsia="Ubuntu" w:hAnsi="Times New Roman" w:cs="Times New Roman"/>
          <w:sz w:val="22"/>
          <w:szCs w:val="22"/>
          <w:lang w:val="en"/>
        </w:rPr>
        <w:t xml:space="preserve"> 3 (henceforth, Coulter) is employed to obtain cell count estimates of PBR experiment samples. Two main data sets </w:t>
      </w:r>
      <w:proofErr w:type="gramStart"/>
      <w:r>
        <w:rPr>
          <w:rFonts w:ascii="Times New Roman" w:eastAsia="Ubuntu" w:hAnsi="Times New Roman" w:cs="Times New Roman"/>
          <w:sz w:val="22"/>
          <w:szCs w:val="22"/>
          <w:lang w:val="en"/>
        </w:rPr>
        <w:t>were created</w:t>
      </w:r>
      <w:proofErr w:type="gramEnd"/>
      <w:r>
        <w:rPr>
          <w:rFonts w:ascii="Times New Roman" w:eastAsia="Ubuntu" w:hAnsi="Times New Roman" w:cs="Times New Roman"/>
          <w:sz w:val="22"/>
          <w:szCs w:val="22"/>
          <w:lang w:val="en"/>
        </w:rPr>
        <w:t xml:space="preserve"> for analysis: Screening and PBR absorbance data. </w:t>
      </w:r>
      <w:ins w:id="12" w:author="Herr, Nora (059)" w:date="2019-11-23T15:55:00Z">
        <w:r w:rsidR="00D76931">
          <w:rPr>
            <w:rFonts w:ascii="Times New Roman" w:eastAsia="Ubuntu" w:hAnsi="Times New Roman" w:cs="Times New Roman"/>
            <w:sz w:val="22"/>
            <w:szCs w:val="22"/>
            <w:lang w:val="en"/>
          </w:rPr>
          <w:t>Some p</w:t>
        </w:r>
      </w:ins>
      <w:del w:id="13" w:author="Herr, Nora (059)" w:date="2019-11-23T15:55:00Z">
        <w:r w:rsidDel="00D76931">
          <w:rPr>
            <w:rFonts w:ascii="Times New Roman" w:eastAsia="Ubuntu" w:hAnsi="Times New Roman" w:cs="Times New Roman"/>
            <w:sz w:val="22"/>
            <w:szCs w:val="22"/>
            <w:lang w:val="en"/>
          </w:rPr>
          <w:delText>P</w:delText>
        </w:r>
      </w:del>
      <w:r>
        <w:rPr>
          <w:rFonts w:ascii="Times New Roman" w:eastAsia="Ubuntu" w:hAnsi="Times New Roman" w:cs="Times New Roman"/>
          <w:sz w:val="22"/>
          <w:szCs w:val="22"/>
          <w:lang w:val="en"/>
        </w:rPr>
        <w:t>arts of each kind were generated prior to the commencement of this Thesis</w:t>
      </w:r>
      <w:del w:id="14" w:author="Herr, Nora (059)" w:date="2019-11-23T15:55:00Z">
        <w:r w:rsidDel="00D76931">
          <w:rPr>
            <w:rFonts w:ascii="Times New Roman" w:eastAsia="Ubuntu" w:hAnsi="Times New Roman" w:cs="Times New Roman"/>
            <w:sz w:val="22"/>
            <w:szCs w:val="22"/>
            <w:lang w:val="en"/>
          </w:rPr>
          <w:delText xml:space="preserve"> and</w:delText>
        </w:r>
      </w:del>
      <w:del w:id="15" w:author="Herr, Nora (059)" w:date="2019-11-23T15:54:00Z">
        <w:r w:rsidDel="00D76931">
          <w:rPr>
            <w:rFonts w:ascii="Times New Roman" w:eastAsia="Ubuntu" w:hAnsi="Times New Roman" w:cs="Times New Roman"/>
            <w:sz w:val="22"/>
            <w:szCs w:val="22"/>
            <w:lang w:val="en"/>
          </w:rPr>
          <w:delText xml:space="preserve"> </w:delText>
        </w:r>
      </w:del>
      <w:proofErr w:type="gramStart"/>
      <w:ins w:id="16" w:author="Herr, Nora (059)" w:date="2019-11-23T15:55:00Z">
        <w:r w:rsidR="00D76931">
          <w:rPr>
            <w:rFonts w:ascii="Times New Roman" w:eastAsia="Ubuntu" w:hAnsi="Times New Roman" w:cs="Times New Roman"/>
            <w:sz w:val="22"/>
            <w:szCs w:val="22"/>
            <w:lang w:val="en"/>
          </w:rPr>
          <w:t>,</w:t>
        </w:r>
        <w:proofErr w:type="gramEnd"/>
        <w:r w:rsidR="00D76931">
          <w:rPr>
            <w:rFonts w:ascii="Times New Roman" w:eastAsia="Ubuntu" w:hAnsi="Times New Roman" w:cs="Times New Roman"/>
            <w:sz w:val="22"/>
            <w:szCs w:val="22"/>
            <w:lang w:val="en"/>
          </w:rPr>
          <w:t xml:space="preserve"> other parts </w:t>
        </w:r>
      </w:ins>
      <w:del w:id="17" w:author="Herr, Nora (059)" w:date="2019-11-23T15:55:00Z">
        <w:r w:rsidDel="00D76931">
          <w:rPr>
            <w:rFonts w:ascii="Times New Roman" w:eastAsia="Ubuntu" w:hAnsi="Times New Roman" w:cs="Times New Roman"/>
            <w:sz w:val="22"/>
            <w:szCs w:val="22"/>
            <w:lang w:val="en"/>
          </w:rPr>
          <w:delText>some of it is</w:delText>
        </w:r>
      </w:del>
      <w:ins w:id="18" w:author="Herr, Nora (059)" w:date="2019-11-23T15:55:00Z">
        <w:r w:rsidR="00D76931">
          <w:rPr>
            <w:rFonts w:ascii="Times New Roman" w:eastAsia="Ubuntu" w:hAnsi="Times New Roman" w:cs="Times New Roman"/>
            <w:sz w:val="22"/>
            <w:szCs w:val="22"/>
            <w:lang w:val="en"/>
          </w:rPr>
          <w:t>were</w:t>
        </w:r>
      </w:ins>
      <w:r>
        <w:rPr>
          <w:rFonts w:ascii="Times New Roman" w:eastAsia="Ubuntu" w:hAnsi="Times New Roman" w:cs="Times New Roman"/>
          <w:sz w:val="22"/>
          <w:szCs w:val="22"/>
          <w:lang w:val="en"/>
        </w:rPr>
        <w:t xml:space="preserve"> created specifically for </w:t>
      </w:r>
      <w:del w:id="19" w:author="Herr, Nora (059)" w:date="2019-11-23T15:56:00Z">
        <w:r w:rsidDel="00D76931">
          <w:rPr>
            <w:rFonts w:ascii="Times New Roman" w:eastAsia="Ubuntu" w:hAnsi="Times New Roman" w:cs="Times New Roman"/>
            <w:sz w:val="22"/>
            <w:szCs w:val="22"/>
            <w:lang w:val="en"/>
          </w:rPr>
          <w:delText>this Thesis</w:delText>
        </w:r>
      </w:del>
      <w:ins w:id="20" w:author="Herr, Nora (059)" w:date="2019-11-23T15:56:00Z">
        <w:r w:rsidR="00D76931">
          <w:rPr>
            <w:rFonts w:ascii="Times New Roman" w:eastAsia="Ubuntu" w:hAnsi="Times New Roman" w:cs="Times New Roman"/>
            <w:sz w:val="22"/>
            <w:szCs w:val="22"/>
            <w:lang w:val="en"/>
          </w:rPr>
          <w:t>it</w:t>
        </w:r>
      </w:ins>
      <w:r>
        <w:rPr>
          <w:rFonts w:ascii="Times New Roman" w:eastAsia="Ubuntu" w:hAnsi="Times New Roman" w:cs="Times New Roman"/>
          <w:sz w:val="22"/>
          <w:szCs w:val="22"/>
          <w:lang w:val="en"/>
        </w:rPr>
        <w:t xml:space="preserve"> and are subsequently analyzed through predictive models grounded on the Beer-Lambert law</w:t>
      </w:r>
      <w:ins w:id="21" w:author="Herr, Nora (059)" w:date="2019-11-23T15:56:00Z">
        <w:r w:rsidR="00D76931">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which </w:t>
      </w:r>
      <w:ins w:id="22" w:author="Herr, Nora (059)" w:date="2019-11-23T15:56:00Z">
        <w:r w:rsidR="00D76931">
          <w:rPr>
            <w:rFonts w:ascii="Times New Roman" w:eastAsia="Ubuntu" w:hAnsi="Times New Roman" w:cs="Times New Roman"/>
            <w:sz w:val="22"/>
            <w:szCs w:val="22"/>
            <w:lang w:val="en"/>
          </w:rPr>
          <w:t>is</w:t>
        </w:r>
      </w:ins>
      <w:del w:id="23" w:author="Herr, Nora (059)" w:date="2019-11-23T15:56:00Z">
        <w:r w:rsidDel="00D76931">
          <w:rPr>
            <w:rFonts w:ascii="Times New Roman" w:eastAsia="Ubuntu" w:hAnsi="Times New Roman" w:cs="Times New Roman"/>
            <w:sz w:val="22"/>
            <w:szCs w:val="22"/>
            <w:lang w:val="en"/>
          </w:rPr>
          <w:delText>are</w:delText>
        </w:r>
      </w:del>
      <w:r>
        <w:rPr>
          <w:rFonts w:ascii="Times New Roman" w:eastAsia="Ubuntu" w:hAnsi="Times New Roman" w:cs="Times New Roman"/>
          <w:sz w:val="22"/>
          <w:szCs w:val="22"/>
          <w:lang w:val="en"/>
        </w:rPr>
        <w:t xml:space="preserve"> derived from Tecan-measured calibrations. </w:t>
      </w:r>
    </w:p>
    <w:p w14:paraId="53046F9E" w14:textId="77777777" w:rsidR="00867EBA" w:rsidRDefault="00867EBA">
      <w:pPr>
        <w:spacing w:line="360" w:lineRule="auto"/>
        <w:jc w:val="both"/>
        <w:rPr>
          <w:rFonts w:ascii="Times New Roman" w:eastAsia="Ubuntu" w:hAnsi="Times New Roman" w:cs="Times New Roman"/>
          <w:sz w:val="22"/>
          <w:szCs w:val="22"/>
          <w:lang w:val="en"/>
        </w:rPr>
      </w:pPr>
    </w:p>
    <w:p w14:paraId="6C3ADEF5" w14:textId="77777777" w:rsidR="00867EBA" w:rsidRDefault="00B877A2">
      <w:pPr>
        <w:spacing w:line="300" w:lineRule="auto"/>
        <w:jc w:val="both"/>
        <w:rPr>
          <w:rFonts w:ascii="Ubuntu" w:eastAsia="Ubuntu" w:hAnsi="Ubuntu" w:cs="Ubuntu"/>
          <w:sz w:val="40"/>
          <w:szCs w:val="40"/>
          <w:lang w:val="en"/>
        </w:rPr>
      </w:pPr>
      <w:r>
        <w:rPr>
          <w:rFonts w:ascii="Ubuntu" w:eastAsia="Ubuntu" w:hAnsi="Ubuntu" w:cs="Ubuntu"/>
          <w:sz w:val="40"/>
          <w:szCs w:val="40"/>
          <w:lang w:val="en"/>
        </w:rPr>
        <w:t>3.2</w:t>
      </w:r>
      <w:r>
        <w:rPr>
          <w:rFonts w:ascii="Ubuntu" w:eastAsia="Ubuntu" w:hAnsi="Ubuntu" w:cs="Ubuntu"/>
          <w:sz w:val="40"/>
          <w:szCs w:val="40"/>
          <w:lang w:val="en"/>
        </w:rPr>
        <w:tab/>
        <w:t xml:space="preserve">Growing </w:t>
      </w:r>
      <w:proofErr w:type="spellStart"/>
      <w:r>
        <w:rPr>
          <w:rFonts w:ascii="Ubuntu" w:eastAsia="Ubuntu" w:hAnsi="Ubuntu" w:cs="Ubuntu"/>
          <w:sz w:val="40"/>
          <w:szCs w:val="40"/>
          <w:lang w:val="en"/>
        </w:rPr>
        <w:t>Chlamy</w:t>
      </w:r>
      <w:proofErr w:type="spellEnd"/>
      <w:r>
        <w:rPr>
          <w:rFonts w:ascii="Ubuntu" w:eastAsia="Ubuntu" w:hAnsi="Ubuntu" w:cs="Ubuntu"/>
          <w:sz w:val="40"/>
          <w:szCs w:val="40"/>
          <w:lang w:val="en"/>
        </w:rPr>
        <w:t xml:space="preserve"> &amp; Strains</w:t>
      </w:r>
    </w:p>
    <w:p w14:paraId="29883FB0" w14:textId="77777777" w:rsidR="00867EBA" w:rsidDel="00357CBE" w:rsidRDefault="00B877A2">
      <w:pPr>
        <w:spacing w:line="360" w:lineRule="auto"/>
        <w:jc w:val="both"/>
        <w:rPr>
          <w:del w:id="24" w:author="Herr, Nora (059)" w:date="2019-11-24T11:05:00Z"/>
          <w:rFonts w:ascii="Times New Roman" w:eastAsia="Ubuntu" w:hAnsi="Times New Roman" w:cs="Times New Roman"/>
          <w:sz w:val="22"/>
          <w:szCs w:val="22"/>
          <w:lang w:val="en"/>
        </w:rPr>
      </w:pPr>
      <w:r>
        <w:rPr>
          <w:rFonts w:ascii="Times New Roman" w:eastAsia="Ubuntu" w:hAnsi="Times New Roman" w:cs="Times New Roman"/>
          <w:sz w:val="22"/>
          <w:szCs w:val="22"/>
          <w:lang w:val="en"/>
        </w:rPr>
        <w:t>Before any experiment c</w:t>
      </w:r>
      <w:ins w:id="25" w:author="Herr, Nora (059)" w:date="2019-11-23T16:02:00Z">
        <w:r w:rsidR="008268CA">
          <w:rPr>
            <w:rFonts w:ascii="Times New Roman" w:eastAsia="Ubuntu" w:hAnsi="Times New Roman" w:cs="Times New Roman"/>
            <w:sz w:val="22"/>
            <w:szCs w:val="22"/>
            <w:lang w:val="en"/>
          </w:rPr>
          <w:t>an</w:t>
        </w:r>
      </w:ins>
      <w:del w:id="26" w:author="Herr, Nora (059)" w:date="2019-11-23T16:02:00Z">
        <w:r w:rsidDel="008268CA">
          <w:rPr>
            <w:rFonts w:ascii="Times New Roman" w:eastAsia="Ubuntu" w:hAnsi="Times New Roman" w:cs="Times New Roman"/>
            <w:sz w:val="22"/>
            <w:szCs w:val="22"/>
            <w:lang w:val="en"/>
          </w:rPr>
          <w:delText>ould</w:delText>
        </w:r>
      </w:del>
      <w:r>
        <w:rPr>
          <w:rFonts w:ascii="Times New Roman" w:eastAsia="Ubuntu" w:hAnsi="Times New Roman" w:cs="Times New Roman"/>
          <w:sz w:val="22"/>
          <w:szCs w:val="22"/>
          <w:lang w:val="en"/>
        </w:rPr>
        <w:t xml:space="preserve"> be conducted</w:t>
      </w:r>
      <w:ins w:id="27" w:author="Herr, Nora (059)" w:date="2019-11-23T15:57:00Z">
        <w:r w:rsidR="006C190E">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Strains and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w:t>
      </w:r>
      <w:del w:id="28" w:author="Herr, Nora (059)" w:date="2019-11-23T15:57:00Z">
        <w:r w:rsidDel="006C190E">
          <w:rPr>
            <w:rFonts w:ascii="Times New Roman" w:eastAsia="Ubuntu" w:hAnsi="Times New Roman" w:cs="Times New Roman"/>
            <w:sz w:val="22"/>
            <w:szCs w:val="22"/>
            <w:lang w:val="en"/>
          </w:rPr>
          <w:delText xml:space="preserve">are </w:delText>
        </w:r>
      </w:del>
      <w:ins w:id="29" w:author="Herr, Nora (059)" w:date="2019-11-23T15:57:00Z">
        <w:r w:rsidR="008268CA">
          <w:rPr>
            <w:rFonts w:ascii="Times New Roman" w:eastAsia="Ubuntu" w:hAnsi="Times New Roman" w:cs="Times New Roman"/>
            <w:sz w:val="22"/>
            <w:szCs w:val="22"/>
            <w:lang w:val="en"/>
          </w:rPr>
          <w:t>are</w:t>
        </w:r>
        <w:r w:rsidR="006C190E">
          <w:rPr>
            <w:rFonts w:ascii="Times New Roman" w:eastAsia="Ubuntu" w:hAnsi="Times New Roman" w:cs="Times New Roman"/>
            <w:sz w:val="22"/>
            <w:szCs w:val="22"/>
            <w:lang w:val="en"/>
          </w:rPr>
          <w:t xml:space="preserve"> </w:t>
        </w:r>
      </w:ins>
      <w:r>
        <w:rPr>
          <w:rFonts w:ascii="Times New Roman" w:eastAsia="Ubuntu" w:hAnsi="Times New Roman" w:cs="Times New Roman"/>
          <w:sz w:val="22"/>
          <w:szCs w:val="22"/>
          <w:lang w:val="en"/>
        </w:rPr>
        <w:t xml:space="preserve">grown to quantities </w:t>
      </w:r>
      <w:del w:id="30" w:author="Herr, Nora (059)" w:date="2019-11-23T15:57:00Z">
        <w:r w:rsidDel="006C190E">
          <w:rPr>
            <w:rFonts w:ascii="Times New Roman" w:eastAsia="Ubuntu" w:hAnsi="Times New Roman" w:cs="Times New Roman"/>
            <w:sz w:val="22"/>
            <w:szCs w:val="22"/>
            <w:lang w:val="en"/>
          </w:rPr>
          <w:delText>that allow</w:delText>
        </w:r>
      </w:del>
      <w:ins w:id="31" w:author="Herr, Nora (059)" w:date="2019-11-23T15:57:00Z">
        <w:r w:rsidR="006C190E">
          <w:rPr>
            <w:rFonts w:ascii="Times New Roman" w:eastAsia="Ubuntu" w:hAnsi="Times New Roman" w:cs="Times New Roman"/>
            <w:sz w:val="22"/>
            <w:szCs w:val="22"/>
            <w:lang w:val="en"/>
          </w:rPr>
          <w:t>allowing</w:t>
        </w:r>
      </w:ins>
      <w:r>
        <w:rPr>
          <w:rFonts w:ascii="Times New Roman" w:eastAsia="Ubuntu" w:hAnsi="Times New Roman" w:cs="Times New Roman"/>
          <w:sz w:val="22"/>
          <w:szCs w:val="22"/>
          <w:lang w:val="en"/>
        </w:rPr>
        <w:t xml:space="preserve"> experimentation</w:t>
      </w:r>
      <w:ins w:id="32" w:author="Herr, Nora (059)" w:date="2019-11-23T15:57:00Z">
        <w:r w:rsidR="006C190E">
          <w:rPr>
            <w:rFonts w:ascii="Times New Roman" w:eastAsia="Ubuntu" w:hAnsi="Times New Roman" w:cs="Times New Roman"/>
            <w:sz w:val="22"/>
            <w:szCs w:val="22"/>
            <w:lang w:val="en"/>
          </w:rPr>
          <w:t>; this</w:t>
        </w:r>
      </w:ins>
      <w:del w:id="33" w:author="Herr, Nora (059)" w:date="2019-11-23T15:57:00Z">
        <w:r w:rsidDel="006C190E">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typically </w:t>
      </w:r>
      <w:del w:id="34" w:author="Herr, Nora (059)" w:date="2019-11-23T15:57:00Z">
        <w:r w:rsidDel="006C190E">
          <w:rPr>
            <w:rFonts w:ascii="Times New Roman" w:eastAsia="Ubuntu" w:hAnsi="Times New Roman" w:cs="Times New Roman"/>
            <w:sz w:val="22"/>
            <w:szCs w:val="22"/>
            <w:lang w:val="en"/>
          </w:rPr>
          <w:delText xml:space="preserve">this </w:delText>
        </w:r>
      </w:del>
      <w:r>
        <w:rPr>
          <w:rFonts w:ascii="Times New Roman" w:eastAsia="Ubuntu" w:hAnsi="Times New Roman" w:cs="Times New Roman"/>
          <w:sz w:val="22"/>
          <w:szCs w:val="22"/>
          <w:lang w:val="en"/>
        </w:rPr>
        <w:t xml:space="preserve">means stocks of optical densities between 0.1 &gt; OD &gt; 1.0.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and Strains </w:t>
      </w:r>
      <w:proofErr w:type="gramStart"/>
      <w:ins w:id="35" w:author="Herr, Nora (059)" w:date="2019-11-23T16:02:00Z">
        <w:r w:rsidR="008268CA">
          <w:rPr>
            <w:rFonts w:ascii="Times New Roman" w:eastAsia="Ubuntu" w:hAnsi="Times New Roman" w:cs="Times New Roman"/>
            <w:sz w:val="22"/>
            <w:szCs w:val="22"/>
            <w:lang w:val="en"/>
          </w:rPr>
          <w:t xml:space="preserve">are </w:t>
        </w:r>
      </w:ins>
      <w:del w:id="36" w:author="Herr, Nora (059)" w:date="2019-11-23T15:58:00Z">
        <w:r w:rsidDel="006C190E">
          <w:rPr>
            <w:rFonts w:ascii="Times New Roman" w:eastAsia="Ubuntu" w:hAnsi="Times New Roman" w:cs="Times New Roman"/>
            <w:sz w:val="22"/>
            <w:szCs w:val="22"/>
            <w:lang w:val="en"/>
          </w:rPr>
          <w:delText xml:space="preserve">are </w:delText>
        </w:r>
      </w:del>
      <w:r>
        <w:rPr>
          <w:rFonts w:ascii="Times New Roman" w:eastAsia="Ubuntu" w:hAnsi="Times New Roman" w:cs="Times New Roman"/>
          <w:sz w:val="22"/>
          <w:szCs w:val="22"/>
          <w:lang w:val="en"/>
        </w:rPr>
        <w:t>individually obtained</w:t>
      </w:r>
      <w:proofErr w:type="gramEnd"/>
      <w:r>
        <w:rPr>
          <w:rFonts w:ascii="Times New Roman" w:eastAsia="Ubuntu" w:hAnsi="Times New Roman" w:cs="Times New Roman"/>
          <w:sz w:val="22"/>
          <w:szCs w:val="22"/>
          <w:lang w:val="en"/>
        </w:rPr>
        <w:t xml:space="preserve"> from stored samples in the ICL or other bacterial collections housed at the MPIPZ. After thawing, the microorganism are placed in respective pre-growing vessels for 2-5 days or until a desired </w:t>
      </w:r>
      <w:proofErr w:type="gramStart"/>
      <w:r>
        <w:rPr>
          <w:rFonts w:ascii="Times New Roman" w:eastAsia="Ubuntu" w:hAnsi="Times New Roman" w:cs="Times New Roman"/>
          <w:sz w:val="22"/>
          <w:szCs w:val="22"/>
          <w:lang w:val="en"/>
        </w:rPr>
        <w:t>cell</w:t>
      </w:r>
      <w:proofErr w:type="gramEnd"/>
      <w:r>
        <w:rPr>
          <w:rFonts w:ascii="Times New Roman" w:eastAsia="Ubuntu" w:hAnsi="Times New Roman" w:cs="Times New Roman"/>
          <w:sz w:val="22"/>
          <w:szCs w:val="22"/>
          <w:lang w:val="en"/>
        </w:rPr>
        <w:t xml:space="preserve"> density has been achieved. The</w:t>
      </w:r>
      <w:del w:id="37" w:author="Herr, Nora (059)" w:date="2019-11-23T16:01:00Z">
        <w:r w:rsidDel="006C190E">
          <w:rPr>
            <w:rFonts w:ascii="Times New Roman" w:eastAsia="Ubuntu" w:hAnsi="Times New Roman" w:cs="Times New Roman"/>
            <w:sz w:val="22"/>
            <w:szCs w:val="22"/>
            <w:lang w:val="en"/>
          </w:rPr>
          <w:delText xml:space="preserve">se are then </w:delText>
        </w:r>
      </w:del>
      <w:ins w:id="38" w:author="Herr, Nora (059)" w:date="2019-11-23T16:01:00Z">
        <w:r w:rsidR="006C190E">
          <w:rPr>
            <w:rFonts w:ascii="Times New Roman" w:eastAsia="Ubuntu" w:hAnsi="Times New Roman" w:cs="Times New Roman"/>
            <w:sz w:val="22"/>
            <w:szCs w:val="22"/>
            <w:lang w:val="en"/>
          </w:rPr>
          <w:t xml:space="preserve">y </w:t>
        </w:r>
        <w:proofErr w:type="gramStart"/>
        <w:r w:rsidR="006C190E">
          <w:rPr>
            <w:rFonts w:ascii="Times New Roman" w:eastAsia="Ubuntu" w:hAnsi="Times New Roman" w:cs="Times New Roman"/>
            <w:sz w:val="22"/>
            <w:szCs w:val="22"/>
            <w:lang w:val="en"/>
          </w:rPr>
          <w:t xml:space="preserve">are </w:t>
        </w:r>
      </w:ins>
      <w:r>
        <w:rPr>
          <w:rFonts w:ascii="Times New Roman" w:eastAsia="Ubuntu" w:hAnsi="Times New Roman" w:cs="Times New Roman"/>
          <w:sz w:val="22"/>
          <w:szCs w:val="22"/>
          <w:lang w:val="en"/>
        </w:rPr>
        <w:t>co-inoculated</w:t>
      </w:r>
      <w:proofErr w:type="gramEnd"/>
      <w:r>
        <w:rPr>
          <w:rFonts w:ascii="Times New Roman" w:eastAsia="Ubuntu" w:hAnsi="Times New Roman" w:cs="Times New Roman"/>
          <w:sz w:val="22"/>
          <w:szCs w:val="22"/>
          <w:lang w:val="en"/>
        </w:rPr>
        <w:t xml:space="preserve"> with respect to individual experimental designs. Pre-growing vessels are </w:t>
      </w:r>
      <w:proofErr w:type="gramStart"/>
      <w:r>
        <w:rPr>
          <w:rFonts w:ascii="Times New Roman" w:eastAsia="Ubuntu" w:hAnsi="Times New Roman" w:cs="Times New Roman"/>
          <w:sz w:val="22"/>
          <w:szCs w:val="22"/>
          <w:lang w:val="en"/>
        </w:rPr>
        <w:t>either tryptic soy agar (50%) plates</w:t>
      </w:r>
      <w:proofErr w:type="gramEnd"/>
      <w:r>
        <w:rPr>
          <w:rFonts w:ascii="Times New Roman" w:eastAsia="Ubuntu" w:hAnsi="Times New Roman" w:cs="Times New Roman"/>
          <w:sz w:val="22"/>
          <w:szCs w:val="22"/>
          <w:lang w:val="en"/>
        </w:rPr>
        <w:t xml:space="preserve"> for Strains or TAP medium for </w:t>
      </w:r>
      <w:proofErr w:type="spellStart"/>
      <w:r>
        <w:rPr>
          <w:rFonts w:ascii="Times New Roman" w:eastAsia="Ubuntu" w:hAnsi="Times New Roman" w:cs="Times New Roman"/>
          <w:sz w:val="22"/>
          <w:szCs w:val="22"/>
          <w:lang w:val="en"/>
        </w:rPr>
        <w:lastRenderedPageBreak/>
        <w:t>Chlamy</w:t>
      </w:r>
      <w:proofErr w:type="spellEnd"/>
      <w:r>
        <w:rPr>
          <w:rFonts w:ascii="Times New Roman" w:eastAsia="Ubuntu" w:hAnsi="Times New Roman" w:cs="Times New Roman"/>
          <w:sz w:val="22"/>
          <w:szCs w:val="22"/>
          <w:lang w:val="en"/>
        </w:rPr>
        <w:t xml:space="preserve">. Once </w:t>
      </w:r>
      <w:proofErr w:type="spellStart"/>
      <w:r>
        <w:rPr>
          <w:rFonts w:ascii="Times New Roman" w:eastAsia="Ubuntu" w:hAnsi="Times New Roman" w:cs="Times New Roman"/>
          <w:sz w:val="22"/>
          <w:szCs w:val="22"/>
          <w:lang w:val="en"/>
        </w:rPr>
        <w:t>SynComs</w:t>
      </w:r>
      <w:proofErr w:type="spellEnd"/>
      <w:r>
        <w:rPr>
          <w:rFonts w:ascii="Times New Roman" w:eastAsia="Ubuntu" w:hAnsi="Times New Roman" w:cs="Times New Roman"/>
          <w:sz w:val="22"/>
          <w:szCs w:val="22"/>
          <w:lang w:val="en"/>
        </w:rPr>
        <w:t xml:space="preserve"> </w:t>
      </w:r>
      <w:proofErr w:type="gramStart"/>
      <w:r>
        <w:rPr>
          <w:rFonts w:ascii="Times New Roman" w:eastAsia="Ubuntu" w:hAnsi="Times New Roman" w:cs="Times New Roman"/>
          <w:sz w:val="22"/>
          <w:szCs w:val="22"/>
          <w:lang w:val="en"/>
        </w:rPr>
        <w:t>have been designed</w:t>
      </w:r>
      <w:proofErr w:type="gramEnd"/>
      <w:r>
        <w:rPr>
          <w:rFonts w:ascii="Times New Roman" w:eastAsia="Ubuntu" w:hAnsi="Times New Roman" w:cs="Times New Roman"/>
          <w:sz w:val="22"/>
          <w:szCs w:val="22"/>
          <w:lang w:val="en"/>
        </w:rPr>
        <w:t xml:space="preserve"> and their strains pre-grown, individual members are left to grow continuously whenever possible.</w:t>
      </w:r>
    </w:p>
    <w:p w14:paraId="6AFFFEF4" w14:textId="77777777" w:rsidR="00867EBA" w:rsidDel="00357CBE" w:rsidRDefault="00867EBA">
      <w:pPr>
        <w:spacing w:line="360" w:lineRule="auto"/>
        <w:jc w:val="both"/>
        <w:rPr>
          <w:del w:id="39" w:author="Herr, Nora (059)" w:date="2019-11-24T11:05:00Z"/>
          <w:rFonts w:ascii="Times New Roman" w:eastAsia="Ubuntu" w:hAnsi="Times New Roman" w:cs="Times New Roman"/>
          <w:sz w:val="22"/>
          <w:szCs w:val="22"/>
          <w:lang w:val="en"/>
        </w:rPr>
      </w:pPr>
    </w:p>
    <w:p w14:paraId="79E4C36F" w14:textId="77777777" w:rsidR="00867EBA" w:rsidRDefault="00867EBA">
      <w:pPr>
        <w:spacing w:line="360" w:lineRule="auto"/>
        <w:jc w:val="both"/>
        <w:rPr>
          <w:rFonts w:ascii="Times New Roman" w:eastAsia="Ubuntu" w:hAnsi="Times New Roman" w:cs="Times New Roman"/>
          <w:sz w:val="22"/>
          <w:szCs w:val="22"/>
          <w:lang w:val="en"/>
        </w:rPr>
      </w:pPr>
    </w:p>
    <w:p w14:paraId="582A6FA3" w14:textId="77777777" w:rsidR="00867EBA" w:rsidRDefault="00B877A2">
      <w:pPr>
        <w:spacing w:line="360" w:lineRule="auto"/>
        <w:jc w:val="both"/>
        <w:rPr>
          <w:rFonts w:ascii="Ubuntu" w:eastAsia="Ubuntu" w:hAnsi="Ubuntu" w:cs="Ubuntu"/>
          <w:sz w:val="30"/>
          <w:szCs w:val="30"/>
          <w:lang w:val="en"/>
        </w:rPr>
      </w:pPr>
      <w:r>
        <w:rPr>
          <w:rFonts w:ascii="Ubuntu" w:eastAsia="Ubuntu" w:hAnsi="Ubuntu" w:cs="Ubuntu"/>
          <w:sz w:val="30"/>
          <w:szCs w:val="30"/>
          <w:lang w:val="en"/>
        </w:rPr>
        <w:t>3.2.1</w:t>
      </w:r>
      <w:r>
        <w:rPr>
          <w:rFonts w:ascii="Ubuntu" w:eastAsia="Ubuntu" w:hAnsi="Ubuntu" w:cs="Ubuntu"/>
          <w:sz w:val="30"/>
          <w:szCs w:val="30"/>
          <w:lang w:val="en"/>
        </w:rPr>
        <w:tab/>
        <w:t>Media</w:t>
      </w:r>
    </w:p>
    <w:p w14:paraId="6F0992DC" w14:textId="77777777"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Several growing media </w:t>
      </w:r>
      <w:proofErr w:type="gramStart"/>
      <w:r>
        <w:rPr>
          <w:rFonts w:ascii="Times New Roman" w:eastAsia="Ubuntu" w:hAnsi="Times New Roman" w:cs="Times New Roman"/>
          <w:sz w:val="22"/>
          <w:szCs w:val="22"/>
          <w:lang w:val="en"/>
        </w:rPr>
        <w:t>are used</w:t>
      </w:r>
      <w:proofErr w:type="gramEnd"/>
      <w:r>
        <w:rPr>
          <w:rFonts w:ascii="Times New Roman" w:eastAsia="Ubuntu" w:hAnsi="Times New Roman" w:cs="Times New Roman"/>
          <w:sz w:val="22"/>
          <w:szCs w:val="22"/>
          <w:lang w:val="en"/>
        </w:rPr>
        <w:t xml:space="preserve"> during Tecan experimentation. </w:t>
      </w:r>
      <w:proofErr w:type="spellStart"/>
      <w:r>
        <w:rPr>
          <w:rFonts w:ascii="Times New Roman" w:eastAsia="Ubuntu" w:hAnsi="Times New Roman" w:cs="Times New Roman"/>
          <w:sz w:val="22"/>
          <w:szCs w:val="22"/>
          <w:lang w:val="en"/>
        </w:rPr>
        <w:t>Tris</w:t>
      </w:r>
      <w:proofErr w:type="spellEnd"/>
      <w:r>
        <w:rPr>
          <w:rFonts w:ascii="Times New Roman" w:eastAsia="Ubuntu" w:hAnsi="Times New Roman" w:cs="Times New Roman"/>
          <w:sz w:val="22"/>
          <w:szCs w:val="22"/>
          <w:lang w:val="en"/>
        </w:rPr>
        <w:t xml:space="preserve">-acetate-phosphate (TAP) medium is the standard (full) growing solution for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Acetate and ammonium serve as Carbon and Nitrogen sources, respectively, and </w:t>
      </w:r>
      <w:proofErr w:type="spellStart"/>
      <w:r>
        <w:rPr>
          <w:rFonts w:ascii="Times New Roman" w:eastAsia="Ubuntu" w:hAnsi="Times New Roman" w:cs="Times New Roman"/>
          <w:sz w:val="22"/>
          <w:szCs w:val="22"/>
          <w:lang w:val="en"/>
        </w:rPr>
        <w:t>Tris</w:t>
      </w:r>
      <w:proofErr w:type="spellEnd"/>
      <w:r>
        <w:rPr>
          <w:rFonts w:ascii="Times New Roman" w:eastAsia="Ubuntu" w:hAnsi="Times New Roman" w:cs="Times New Roman"/>
          <w:sz w:val="22"/>
          <w:szCs w:val="22"/>
          <w:lang w:val="en"/>
        </w:rPr>
        <w:t xml:space="preserve"> helps buffer the pH </w:t>
      </w:r>
      <w:r>
        <w:rPr>
          <w:rFonts w:ascii="Times New Roman" w:eastAsia="Ubuntu" w:hAnsi="Times New Roman" w:cs="Times New Roman"/>
          <w:b/>
          <w:bCs/>
          <w:sz w:val="22"/>
          <w:szCs w:val="22"/>
          <w:lang w:val="en"/>
        </w:rPr>
        <w:t>[Harris, 1989]</w:t>
      </w:r>
      <w:r>
        <w:rPr>
          <w:rFonts w:ascii="Times New Roman" w:eastAsia="Ubuntu" w:hAnsi="Times New Roman" w:cs="Times New Roman"/>
          <w:sz w:val="22"/>
          <w:szCs w:val="22"/>
          <w:lang w:val="en"/>
        </w:rPr>
        <w:t xml:space="preserve">.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is a </w:t>
      </w:r>
      <w:proofErr w:type="spellStart"/>
      <w:proofErr w:type="gramStart"/>
      <w:r>
        <w:rPr>
          <w:rFonts w:ascii="Times New Roman" w:eastAsia="Ubuntu" w:hAnsi="Times New Roman" w:cs="Times New Roman"/>
          <w:sz w:val="22"/>
          <w:szCs w:val="22"/>
          <w:lang w:val="en"/>
        </w:rPr>
        <w:t>heteroautotroph</w:t>
      </w:r>
      <w:proofErr w:type="spellEnd"/>
      <w:ins w:id="40" w:author="Herr, Nora (059)" w:date="2019-11-23T16:03:00Z">
        <w:r w:rsidR="008268CA">
          <w:rPr>
            <w:rFonts w:ascii="Times New Roman" w:eastAsia="Ubuntu" w:hAnsi="Times New Roman" w:cs="Times New Roman"/>
            <w:sz w:val="22"/>
            <w:szCs w:val="22"/>
            <w:lang w:val="en"/>
          </w:rPr>
          <w:t>,</w:t>
        </w:r>
        <w:proofErr w:type="gramEnd"/>
        <w:r w:rsidR="008268CA">
          <w:rPr>
            <w:rFonts w:ascii="Times New Roman" w:eastAsia="Ubuntu" w:hAnsi="Times New Roman" w:cs="Times New Roman"/>
            <w:sz w:val="22"/>
            <w:szCs w:val="22"/>
            <w:lang w:val="en"/>
          </w:rPr>
          <w:t xml:space="preserve"> </w:t>
        </w:r>
        <w:proofErr w:type="spellStart"/>
        <w:r w:rsidR="008268CA">
          <w:rPr>
            <w:rFonts w:ascii="Times New Roman" w:eastAsia="Ubuntu" w:hAnsi="Times New Roman" w:cs="Times New Roman"/>
            <w:sz w:val="22"/>
            <w:szCs w:val="22"/>
            <w:lang w:val="en"/>
          </w:rPr>
          <w:t>hence</w:t>
        </w:r>
      </w:ins>
      <w:del w:id="41" w:author="Herr, Nora (059)" w:date="2019-11-23T16:03:00Z">
        <w:r w:rsidDel="008268CA">
          <w:rPr>
            <w:rFonts w:ascii="Times New Roman" w:eastAsia="Ubuntu" w:hAnsi="Times New Roman" w:cs="Times New Roman"/>
            <w:sz w:val="22"/>
            <w:szCs w:val="22"/>
            <w:lang w:val="en"/>
          </w:rPr>
          <w:delText xml:space="preserve"> and thus </w:delText>
        </w:r>
      </w:del>
      <w:r>
        <w:rPr>
          <w:rFonts w:ascii="Times New Roman" w:eastAsia="Ubuntu" w:hAnsi="Times New Roman" w:cs="Times New Roman"/>
          <w:sz w:val="22"/>
          <w:szCs w:val="22"/>
          <w:lang w:val="en"/>
        </w:rPr>
        <w:t>it</w:t>
      </w:r>
      <w:proofErr w:type="spellEnd"/>
      <w:r>
        <w:rPr>
          <w:rFonts w:ascii="Times New Roman" w:eastAsia="Ubuntu" w:hAnsi="Times New Roman" w:cs="Times New Roman"/>
          <w:sz w:val="22"/>
          <w:szCs w:val="22"/>
          <w:lang w:val="en"/>
        </w:rPr>
        <w:t xml:space="preserve"> can grow via photosynthesis or </w:t>
      </w:r>
      <w:del w:id="42" w:author="Herr, Nora (059)" w:date="2019-11-23T16:03:00Z">
        <w:r w:rsidDel="008268CA">
          <w:rPr>
            <w:rFonts w:ascii="Times New Roman" w:eastAsia="Ubuntu" w:hAnsi="Times New Roman" w:cs="Times New Roman"/>
            <w:sz w:val="22"/>
            <w:szCs w:val="22"/>
            <w:lang w:val="en"/>
          </w:rPr>
          <w:delText xml:space="preserve">it can </w:delText>
        </w:r>
      </w:del>
      <w:r>
        <w:rPr>
          <w:rFonts w:ascii="Times New Roman" w:eastAsia="Ubuntu" w:hAnsi="Times New Roman" w:cs="Times New Roman"/>
          <w:sz w:val="22"/>
          <w:szCs w:val="22"/>
          <w:lang w:val="en"/>
        </w:rPr>
        <w:t xml:space="preserve">use external organic carbon sources. </w:t>
      </w:r>
      <w:ins w:id="43" w:author="Herr, Nora (059)" w:date="2019-11-23T16:03:00Z">
        <w:r w:rsidR="008268CA">
          <w:rPr>
            <w:rFonts w:ascii="Times New Roman" w:eastAsia="Ubuntu" w:hAnsi="Times New Roman" w:cs="Times New Roman"/>
            <w:sz w:val="22"/>
            <w:szCs w:val="22"/>
            <w:lang w:val="en"/>
          </w:rPr>
          <w:t>In order to</w:t>
        </w:r>
      </w:ins>
      <w:del w:id="44" w:author="Herr, Nora (059)" w:date="2019-11-23T16:03:00Z">
        <w:r w:rsidDel="008268CA">
          <w:rPr>
            <w:rFonts w:ascii="Times New Roman" w:eastAsia="Ubuntu" w:hAnsi="Times New Roman" w:cs="Times New Roman"/>
            <w:sz w:val="22"/>
            <w:szCs w:val="22"/>
            <w:lang w:val="en"/>
          </w:rPr>
          <w:delText>To</w:delText>
        </w:r>
      </w:del>
      <w:r>
        <w:rPr>
          <w:rFonts w:ascii="Times New Roman" w:eastAsia="Ubuntu" w:hAnsi="Times New Roman" w:cs="Times New Roman"/>
          <w:sz w:val="22"/>
          <w:szCs w:val="22"/>
          <w:lang w:val="en"/>
        </w:rPr>
        <w:t xml:space="preserve"> force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to photosynthesize</w:t>
      </w:r>
      <w:ins w:id="45" w:author="Herr, Nora (059)" w:date="2019-11-23T16:03:00Z">
        <w:r w:rsidR="008268CA">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TP Medium (TAP without acetate) is used</w:t>
      </w:r>
      <w:ins w:id="46" w:author="Herr, Nora (059)" w:date="2019-11-23T16:03:00Z">
        <w:r w:rsidR="008268CA">
          <w:rPr>
            <w:rFonts w:ascii="Times New Roman" w:eastAsia="Ubuntu" w:hAnsi="Times New Roman" w:cs="Times New Roman"/>
            <w:sz w:val="22"/>
            <w:szCs w:val="22"/>
            <w:lang w:val="en"/>
          </w:rPr>
          <w:t>;</w:t>
        </w:r>
      </w:ins>
      <w:del w:id="47" w:author="Herr, Nora (059)" w:date="2019-11-23T16:03:00Z">
        <w:r w:rsidDel="008268CA">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however, this requires CO</w:t>
      </w:r>
      <w:r>
        <w:rPr>
          <w:rFonts w:ascii="Times New Roman" w:eastAsia="Ubuntu" w:hAnsi="Times New Roman" w:cs="Times New Roman"/>
          <w:sz w:val="22"/>
          <w:szCs w:val="22"/>
          <w:vertAlign w:val="subscript"/>
          <w:lang w:val="en"/>
        </w:rPr>
        <w:t>2</w:t>
      </w:r>
      <w:r>
        <w:rPr>
          <w:rFonts w:ascii="Times New Roman" w:eastAsia="Ubuntu" w:hAnsi="Times New Roman" w:cs="Times New Roman"/>
          <w:sz w:val="22"/>
          <w:szCs w:val="22"/>
          <w:lang w:val="en"/>
        </w:rPr>
        <w:t xml:space="preserve"> to </w:t>
      </w:r>
      <w:proofErr w:type="gramStart"/>
      <w:r>
        <w:rPr>
          <w:rFonts w:ascii="Times New Roman" w:eastAsia="Ubuntu" w:hAnsi="Times New Roman" w:cs="Times New Roman"/>
          <w:sz w:val="22"/>
          <w:szCs w:val="22"/>
          <w:lang w:val="en"/>
        </w:rPr>
        <w:t>be introduced</w:t>
      </w:r>
      <w:proofErr w:type="gramEnd"/>
      <w:r>
        <w:rPr>
          <w:rFonts w:ascii="Times New Roman" w:eastAsia="Ubuntu" w:hAnsi="Times New Roman" w:cs="Times New Roman"/>
          <w:sz w:val="22"/>
          <w:szCs w:val="22"/>
          <w:lang w:val="en"/>
        </w:rPr>
        <w:t xml:space="preserve"> into the system. TAP-</w:t>
      </w:r>
      <w:proofErr w:type="gramStart"/>
      <w:r>
        <w:rPr>
          <w:rFonts w:ascii="Times New Roman" w:eastAsia="Ubuntu" w:hAnsi="Times New Roman" w:cs="Times New Roman"/>
          <w:sz w:val="22"/>
          <w:szCs w:val="22"/>
          <w:lang w:val="en"/>
        </w:rPr>
        <w:t>N,</w:t>
      </w:r>
      <w:proofErr w:type="gramEnd"/>
      <w:r>
        <w:rPr>
          <w:rFonts w:ascii="Times New Roman" w:eastAsia="Ubuntu" w:hAnsi="Times New Roman" w:cs="Times New Roman"/>
          <w:sz w:val="22"/>
          <w:szCs w:val="22"/>
          <w:lang w:val="en"/>
        </w:rPr>
        <w:t xml:space="preserve"> is TAP medium without Nitrogen and TP-N has no acetate or Nitrogen.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is unable to grow in any of the -N media </w:t>
      </w:r>
      <w:commentRangeStart w:id="48"/>
      <w:r>
        <w:rPr>
          <w:rFonts w:ascii="Times New Roman" w:eastAsia="Ubuntu" w:hAnsi="Times New Roman" w:cs="Times New Roman"/>
          <w:sz w:val="22"/>
          <w:szCs w:val="22"/>
          <w:lang w:val="en"/>
        </w:rPr>
        <w:t>and are used as controls</w:t>
      </w:r>
      <w:commentRangeEnd w:id="48"/>
      <w:r w:rsidR="008268CA">
        <w:rPr>
          <w:rStyle w:val="Kommentarzeichen"/>
        </w:rPr>
        <w:commentReference w:id="48"/>
      </w:r>
      <w:ins w:id="49" w:author="Herr, Nora (059)" w:date="2019-11-23T16:04:00Z">
        <w:r w:rsidR="008268CA">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[Figure X</w:t>
      </w:r>
      <w:del w:id="50" w:author="Herr, Nora (059)" w:date="2019-11-23T16:04:00Z">
        <w:r w:rsidDel="008268CA">
          <w:rPr>
            <w:rFonts w:ascii="Times New Roman" w:eastAsia="Ubuntu" w:hAnsi="Times New Roman" w:cs="Times New Roman"/>
            <w:b/>
            <w:bCs/>
            <w:sz w:val="22"/>
            <w:szCs w:val="22"/>
            <w:lang w:val="en"/>
          </w:rPr>
          <w:delText xml:space="preserve"> at end of section</w:delText>
        </w:r>
      </w:del>
      <w:r>
        <w:rPr>
          <w:rFonts w:ascii="Times New Roman" w:eastAsia="Ubuntu" w:hAnsi="Times New Roman" w:cs="Times New Roman"/>
          <w:b/>
          <w:bCs/>
          <w:sz w:val="22"/>
          <w:szCs w:val="22"/>
          <w:lang w:val="en"/>
        </w:rPr>
        <w:t>]</w:t>
      </w:r>
      <w:r>
        <w:rPr>
          <w:rFonts w:ascii="Times New Roman" w:eastAsia="Ubuntu" w:hAnsi="Times New Roman" w:cs="Times New Roman"/>
          <w:sz w:val="22"/>
          <w:szCs w:val="22"/>
          <w:lang w:val="en"/>
        </w:rPr>
        <w:t>. Previous work has determined which Strains grew in TAP medium. The</w:t>
      </w:r>
      <w:del w:id="51" w:author="Herr, Nora (059)" w:date="2019-11-23T16:05:00Z">
        <w:r w:rsidDel="008268CA">
          <w:rPr>
            <w:rFonts w:ascii="Times New Roman" w:eastAsia="Ubuntu" w:hAnsi="Times New Roman" w:cs="Times New Roman"/>
            <w:sz w:val="22"/>
            <w:szCs w:val="22"/>
            <w:lang w:val="en"/>
          </w:rPr>
          <w:delText>se</w:delText>
        </w:r>
      </w:del>
      <w:r>
        <w:rPr>
          <w:rFonts w:ascii="Times New Roman" w:eastAsia="Ubuntu" w:hAnsi="Times New Roman" w:cs="Times New Roman"/>
          <w:sz w:val="22"/>
          <w:szCs w:val="22"/>
          <w:lang w:val="en"/>
        </w:rPr>
        <w:t xml:space="preserve"> </w:t>
      </w:r>
      <w:ins w:id="52" w:author="Herr, Nora (059)" w:date="2019-11-23T16:05:00Z">
        <w:r w:rsidR="008268CA">
          <w:rPr>
            <w:rFonts w:ascii="Times New Roman" w:eastAsia="Ubuntu" w:hAnsi="Times New Roman" w:cs="Times New Roman"/>
            <w:sz w:val="22"/>
            <w:szCs w:val="22"/>
            <w:lang w:val="en"/>
          </w:rPr>
          <w:t xml:space="preserve">produced </w:t>
        </w:r>
      </w:ins>
      <w:r>
        <w:rPr>
          <w:rFonts w:ascii="Times New Roman" w:eastAsia="Ubuntu" w:hAnsi="Times New Roman" w:cs="Times New Roman"/>
          <w:sz w:val="22"/>
          <w:szCs w:val="22"/>
          <w:lang w:val="en"/>
        </w:rPr>
        <w:t xml:space="preserve">results </w:t>
      </w:r>
      <w:del w:id="53" w:author="Herr, Nora (059)" w:date="2019-11-23T16:05:00Z">
        <w:r w:rsidDel="008268CA">
          <w:rPr>
            <w:rFonts w:ascii="Times New Roman" w:eastAsia="Ubuntu" w:hAnsi="Times New Roman" w:cs="Times New Roman"/>
            <w:sz w:val="22"/>
            <w:szCs w:val="22"/>
            <w:lang w:val="en"/>
          </w:rPr>
          <w:delText xml:space="preserve">produced </w:delText>
        </w:r>
      </w:del>
      <w:r>
        <w:rPr>
          <w:rFonts w:ascii="Times New Roman" w:eastAsia="Ubuntu" w:hAnsi="Times New Roman" w:cs="Times New Roman"/>
          <w:sz w:val="22"/>
          <w:szCs w:val="22"/>
          <w:lang w:val="en"/>
        </w:rPr>
        <w:t>clarified which Strains cannot grow in full media,</w:t>
      </w:r>
      <w:ins w:id="54" w:author="Herr, Nora (059)" w:date="2019-11-23T16:05:00Z">
        <w:r w:rsidR="008268CA">
          <w:rPr>
            <w:rFonts w:ascii="Times New Roman" w:eastAsia="Ubuntu" w:hAnsi="Times New Roman" w:cs="Times New Roman"/>
            <w:sz w:val="22"/>
            <w:szCs w:val="22"/>
            <w:lang w:val="en"/>
          </w:rPr>
          <w:t xml:space="preserve"> as</w:t>
        </w:r>
      </w:ins>
      <w:r>
        <w:rPr>
          <w:rFonts w:ascii="Times New Roman" w:eastAsia="Ubuntu" w:hAnsi="Times New Roman" w:cs="Times New Roman"/>
          <w:sz w:val="22"/>
          <w:szCs w:val="22"/>
          <w:lang w:val="en"/>
        </w:rPr>
        <w:t xml:space="preserve"> shown in </w:t>
      </w:r>
      <w:proofErr w:type="spellStart"/>
      <w:r>
        <w:rPr>
          <w:rFonts w:ascii="Times New Roman" w:eastAsia="Ubuntu" w:hAnsi="Times New Roman" w:cs="Times New Roman"/>
          <w:b/>
          <w:bCs/>
          <w:sz w:val="22"/>
          <w:szCs w:val="22"/>
          <w:lang w:val="en"/>
        </w:rPr>
        <w:t>FigureX</w:t>
      </w:r>
      <w:proofErr w:type="spellEnd"/>
      <w:r>
        <w:rPr>
          <w:rFonts w:ascii="Times New Roman" w:eastAsia="Ubuntu" w:hAnsi="Times New Roman" w:cs="Times New Roman"/>
          <w:sz w:val="22"/>
          <w:szCs w:val="22"/>
          <w:lang w:val="en"/>
        </w:rPr>
        <w:t xml:space="preserve"> as flat lines, and th</w:t>
      </w:r>
      <w:ins w:id="55" w:author="Herr, Nora (059)" w:date="2019-11-23T16:05:00Z">
        <w:r w:rsidR="008268CA">
          <w:rPr>
            <w:rFonts w:ascii="Times New Roman" w:eastAsia="Ubuntu" w:hAnsi="Times New Roman" w:cs="Times New Roman"/>
            <w:sz w:val="22"/>
            <w:szCs w:val="22"/>
            <w:lang w:val="en"/>
          </w:rPr>
          <w:t>e</w:t>
        </w:r>
      </w:ins>
      <w:del w:id="56" w:author="Herr, Nora (059)" w:date="2019-11-23T16:05:00Z">
        <w:r w:rsidDel="008268CA">
          <w:rPr>
            <w:rFonts w:ascii="Times New Roman" w:eastAsia="Ubuntu" w:hAnsi="Times New Roman" w:cs="Times New Roman"/>
            <w:sz w:val="22"/>
            <w:szCs w:val="22"/>
            <w:lang w:val="en"/>
          </w:rPr>
          <w:delText>is</w:delText>
        </w:r>
      </w:del>
      <w:r>
        <w:rPr>
          <w:rFonts w:ascii="Times New Roman" w:eastAsia="Ubuntu" w:hAnsi="Times New Roman" w:cs="Times New Roman"/>
          <w:sz w:val="22"/>
          <w:szCs w:val="22"/>
          <w:lang w:val="en"/>
        </w:rPr>
        <w:t xml:space="preserve"> list </w:t>
      </w:r>
      <w:proofErr w:type="gramStart"/>
      <w:r>
        <w:rPr>
          <w:rFonts w:ascii="Times New Roman" w:eastAsia="Ubuntu" w:hAnsi="Times New Roman" w:cs="Times New Roman"/>
          <w:sz w:val="22"/>
          <w:szCs w:val="22"/>
          <w:lang w:val="en"/>
        </w:rPr>
        <w:t>i</w:t>
      </w:r>
      <w:ins w:id="57" w:author="Herr, Nora (059)" w:date="2019-11-23T16:06:00Z">
        <w:r w:rsidR="008268CA">
          <w:rPr>
            <w:rFonts w:ascii="Times New Roman" w:eastAsia="Ubuntu" w:hAnsi="Times New Roman" w:cs="Times New Roman"/>
            <w:sz w:val="22"/>
            <w:szCs w:val="22"/>
            <w:lang w:val="en"/>
          </w:rPr>
          <w:t>s</w:t>
        </w:r>
      </w:ins>
      <w:del w:id="58" w:author="Herr, Nora (059)" w:date="2019-11-23T16:06:00Z">
        <w:r w:rsidDel="008268CA">
          <w:rPr>
            <w:rFonts w:ascii="Times New Roman" w:eastAsia="Ubuntu" w:hAnsi="Times New Roman" w:cs="Times New Roman"/>
            <w:sz w:val="22"/>
            <w:szCs w:val="22"/>
            <w:lang w:val="en"/>
          </w:rPr>
          <w:delText>n</w:delText>
        </w:r>
      </w:del>
      <w:r>
        <w:rPr>
          <w:rFonts w:ascii="Times New Roman" w:eastAsia="Ubuntu" w:hAnsi="Times New Roman" w:cs="Times New Roman"/>
          <w:sz w:val="22"/>
          <w:szCs w:val="22"/>
          <w:lang w:val="en"/>
        </w:rPr>
        <w:t xml:space="preserve"> provided</w:t>
      </w:r>
      <w:proofErr w:type="gramEnd"/>
      <w:r>
        <w:rPr>
          <w:rFonts w:ascii="Times New Roman" w:eastAsia="Ubuntu" w:hAnsi="Times New Roman" w:cs="Times New Roman"/>
          <w:sz w:val="22"/>
          <w:szCs w:val="22"/>
          <w:lang w:val="en"/>
        </w:rPr>
        <w:t xml:space="preserve"> in Supplementary Data. </w:t>
      </w:r>
      <w:commentRangeStart w:id="59"/>
      <w:r>
        <w:rPr>
          <w:rFonts w:ascii="Times New Roman" w:eastAsia="Ubuntu" w:hAnsi="Times New Roman" w:cs="Times New Roman"/>
          <w:sz w:val="22"/>
          <w:szCs w:val="22"/>
          <w:lang w:val="en"/>
        </w:rPr>
        <w:t>Recall</w:t>
      </w:r>
      <w:commentRangeEnd w:id="59"/>
      <w:r w:rsidR="008268CA">
        <w:rPr>
          <w:rStyle w:val="Kommentarzeichen"/>
        </w:rPr>
        <w:commentReference w:id="59"/>
      </w:r>
      <w:r>
        <w:rPr>
          <w:rFonts w:ascii="Times New Roman" w:eastAsia="Ubuntu" w:hAnsi="Times New Roman" w:cs="Times New Roman"/>
          <w:sz w:val="22"/>
          <w:szCs w:val="22"/>
          <w:lang w:val="en"/>
        </w:rPr>
        <w:t xml:space="preserve"> that the ICL </w:t>
      </w:r>
      <w:proofErr w:type="gramStart"/>
      <w:r>
        <w:rPr>
          <w:rFonts w:ascii="Times New Roman" w:eastAsia="Ubuntu" w:hAnsi="Times New Roman" w:cs="Times New Roman"/>
          <w:sz w:val="22"/>
          <w:szCs w:val="22"/>
          <w:lang w:val="en"/>
        </w:rPr>
        <w:t>was generated</w:t>
      </w:r>
      <w:proofErr w:type="gramEnd"/>
      <w:r>
        <w:rPr>
          <w:rFonts w:ascii="Times New Roman" w:eastAsia="Ubuntu" w:hAnsi="Times New Roman" w:cs="Times New Roman"/>
          <w:sz w:val="22"/>
          <w:szCs w:val="22"/>
          <w:lang w:val="en"/>
        </w:rPr>
        <w:t xml:space="preserve"> from harvested Strains</w:t>
      </w:r>
      <w:ins w:id="60" w:author="Herr, Nora (059)" w:date="2019-11-23T16:06:00Z">
        <w:r w:rsidR="008268CA">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which were co-inoculated alongside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during growth</w:t>
      </w:r>
      <w:ins w:id="61" w:author="Herr, Nora (059)" w:date="2019-11-23T16:06:00Z">
        <w:r w:rsidR="008268CA">
          <w:rPr>
            <w:rFonts w:ascii="Times New Roman" w:eastAsia="Ubuntu" w:hAnsi="Times New Roman" w:cs="Times New Roman"/>
            <w:sz w:val="22"/>
            <w:szCs w:val="22"/>
            <w:lang w:val="en"/>
          </w:rPr>
          <w:t>.</w:t>
        </w:r>
      </w:ins>
      <w:del w:id="62" w:author="Herr, Nora (059)" w:date="2019-11-23T16:06:00Z">
        <w:r w:rsidDel="008268CA">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w:t>
      </w:r>
      <w:ins w:id="63" w:author="Herr, Nora (059)" w:date="2019-11-23T16:06:00Z">
        <w:r w:rsidR="008268CA">
          <w:rPr>
            <w:rFonts w:ascii="Times New Roman" w:eastAsia="Ubuntu" w:hAnsi="Times New Roman" w:cs="Times New Roman"/>
            <w:sz w:val="22"/>
            <w:szCs w:val="22"/>
            <w:lang w:val="en"/>
          </w:rPr>
          <w:t xml:space="preserve">It thus </w:t>
        </w:r>
      </w:ins>
      <w:ins w:id="64" w:author="Herr, Nora (059)" w:date="2019-11-23T16:07:00Z">
        <w:r w:rsidR="008268CA">
          <w:rPr>
            <w:rFonts w:ascii="Times New Roman" w:eastAsia="Ubuntu" w:hAnsi="Times New Roman" w:cs="Times New Roman"/>
            <w:sz w:val="22"/>
            <w:szCs w:val="22"/>
            <w:lang w:val="en"/>
          </w:rPr>
          <w:t>e</w:t>
        </w:r>
      </w:ins>
      <w:del w:id="65" w:author="Herr, Nora (059)" w:date="2019-11-23T16:06:00Z">
        <w:r w:rsidDel="008268CA">
          <w:rPr>
            <w:rFonts w:ascii="Times New Roman" w:eastAsia="Ubuntu" w:hAnsi="Times New Roman" w:cs="Times New Roman"/>
            <w:sz w:val="22"/>
            <w:szCs w:val="22"/>
            <w:lang w:val="en"/>
          </w:rPr>
          <w:delText>thus it</w:delText>
        </w:r>
      </w:del>
      <w:r>
        <w:rPr>
          <w:rFonts w:ascii="Times New Roman" w:eastAsia="Ubuntu" w:hAnsi="Times New Roman" w:cs="Times New Roman"/>
          <w:sz w:val="22"/>
          <w:szCs w:val="22"/>
          <w:lang w:val="en"/>
        </w:rPr>
        <w:t xml:space="preserve"> </w:t>
      </w:r>
      <w:proofErr w:type="gramStart"/>
      <w:r>
        <w:rPr>
          <w:rFonts w:ascii="Times New Roman" w:eastAsia="Ubuntu" w:hAnsi="Times New Roman" w:cs="Times New Roman"/>
          <w:sz w:val="22"/>
          <w:szCs w:val="22"/>
          <w:lang w:val="en"/>
        </w:rPr>
        <w:t>stands to reason</w:t>
      </w:r>
      <w:proofErr w:type="gramEnd"/>
      <w:r>
        <w:rPr>
          <w:rFonts w:ascii="Times New Roman" w:eastAsia="Ubuntu" w:hAnsi="Times New Roman" w:cs="Times New Roman"/>
          <w:sz w:val="22"/>
          <w:szCs w:val="22"/>
          <w:lang w:val="en"/>
        </w:rPr>
        <w:t xml:space="preserve"> that those which cannot grow in TAP by themselves must receive some nutrition </w:t>
      </w:r>
      <w:ins w:id="66" w:author="Herr, Nora (059)" w:date="2019-11-23T16:07:00Z">
        <w:r w:rsidR="008268CA">
          <w:rPr>
            <w:rFonts w:ascii="Times New Roman" w:eastAsia="Ubuntu" w:hAnsi="Times New Roman" w:cs="Times New Roman"/>
            <w:sz w:val="22"/>
            <w:szCs w:val="22"/>
            <w:lang w:val="en"/>
          </w:rPr>
          <w:t xml:space="preserve">either </w:t>
        </w:r>
      </w:ins>
      <w:r>
        <w:rPr>
          <w:rFonts w:ascii="Times New Roman" w:eastAsia="Ubuntu" w:hAnsi="Times New Roman" w:cs="Times New Roman"/>
          <w:sz w:val="22"/>
          <w:szCs w:val="22"/>
          <w:lang w:val="en"/>
        </w:rPr>
        <w:t xml:space="preserve">from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or through other favorable metabolic exchanges with other community members. This notion helps guide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 design and experimentation.</w:t>
      </w:r>
    </w:p>
    <w:p w14:paraId="5D53E92C"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8522"/>
      </w:tblGrid>
      <w:tr w:rsidR="00867EBA" w14:paraId="66A9DA26" w14:textId="77777777">
        <w:tc>
          <w:tcPr>
            <w:tcW w:w="8522" w:type="dxa"/>
          </w:tcPr>
          <w:p w14:paraId="77252282" w14:textId="77777777" w:rsidR="00867EBA" w:rsidRDefault="00B877A2">
            <w:pPr>
              <w:widowControl/>
              <w:spacing w:line="360" w:lineRule="auto"/>
              <w:rPr>
                <w:rFonts w:ascii="Times New Roman" w:eastAsia="Ubuntu" w:hAnsi="Times New Roman" w:cs="Times New Roman"/>
                <w:sz w:val="22"/>
                <w:szCs w:val="22"/>
                <w:lang w:val="en"/>
              </w:rPr>
            </w:pPr>
            <w:r>
              <w:rPr>
                <w:noProof/>
                <w:lang w:val="de-DE" w:eastAsia="de-DE"/>
              </w:rPr>
              <w:drawing>
                <wp:inline distT="0" distB="0" distL="114300" distR="114300" wp14:anchorId="13C08EFE" wp14:editId="5D3A680F">
                  <wp:extent cx="4995545" cy="2336800"/>
                  <wp:effectExtent l="0" t="0" r="1270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995545" cy="2336800"/>
                          </a:xfrm>
                          <a:prstGeom prst="rect">
                            <a:avLst/>
                          </a:prstGeom>
                          <a:noFill/>
                          <a:ln>
                            <a:noFill/>
                          </a:ln>
                        </pic:spPr>
                      </pic:pic>
                    </a:graphicData>
                  </a:graphic>
                </wp:inline>
              </w:drawing>
            </w:r>
          </w:p>
        </w:tc>
      </w:tr>
      <w:tr w:rsidR="00867EBA" w14:paraId="5A2B2518" w14:textId="77777777">
        <w:tc>
          <w:tcPr>
            <w:tcW w:w="8522" w:type="dxa"/>
          </w:tcPr>
          <w:p w14:paraId="1D22C6A3" w14:textId="77777777" w:rsidR="00867EBA" w:rsidRDefault="00B877A2">
            <w:pPr>
              <w:widowControl/>
              <w:spacing w:line="360" w:lineRule="auto"/>
              <w:rPr>
                <w:rFonts w:ascii="Times New Roman" w:eastAsia="Ubuntu" w:hAnsi="Times New Roman" w:cs="Times New Roman"/>
                <w:sz w:val="22"/>
                <w:szCs w:val="22"/>
                <w:lang w:val="en"/>
              </w:rPr>
            </w:pPr>
            <w:proofErr w:type="spellStart"/>
            <w:r>
              <w:rPr>
                <w:rFonts w:ascii="Times New Roman" w:eastAsia="Ubuntu" w:hAnsi="Times New Roman" w:cs="Times New Roman"/>
                <w:b/>
                <w:bCs/>
                <w:sz w:val="16"/>
                <w:szCs w:val="16"/>
                <w:lang w:val="en"/>
              </w:rPr>
              <w:lastRenderedPageBreak/>
              <w:t>FigureX</w:t>
            </w:r>
            <w:proofErr w:type="spellEnd"/>
            <w:r>
              <w:rPr>
                <w:rFonts w:ascii="Times New Roman" w:eastAsia="Ubuntu" w:hAnsi="Times New Roman" w:cs="Times New Roman"/>
                <w:sz w:val="16"/>
                <w:szCs w:val="16"/>
                <w:lang w:val="en"/>
              </w:rPr>
              <w:t xml:space="preserve">. Pilot experiment determining which bacterial strains from the ICL grow in TAP medium. </w:t>
            </w:r>
          </w:p>
        </w:tc>
      </w:tr>
    </w:tbl>
    <w:p w14:paraId="443AE74E" w14:textId="77777777" w:rsidR="00867EBA" w:rsidRDefault="00867EBA">
      <w:pPr>
        <w:spacing w:line="360" w:lineRule="auto"/>
        <w:jc w:val="both"/>
        <w:rPr>
          <w:rFonts w:ascii="Times New Roman" w:eastAsia="Ubuntu" w:hAnsi="Times New Roman" w:cs="Times New Roman"/>
          <w:sz w:val="22"/>
          <w:szCs w:val="22"/>
          <w:lang w:val="en"/>
        </w:rPr>
      </w:pPr>
    </w:p>
    <w:p w14:paraId="22C87028" w14:textId="77777777" w:rsidR="00867EBA" w:rsidRDefault="00B877A2">
      <w:pPr>
        <w:spacing w:line="300" w:lineRule="auto"/>
        <w:jc w:val="both"/>
        <w:rPr>
          <w:rFonts w:ascii="Ubuntu" w:eastAsia="Ubuntu" w:hAnsi="Ubuntu" w:cs="Ubuntu"/>
          <w:sz w:val="40"/>
          <w:szCs w:val="40"/>
          <w:lang w:val="en"/>
        </w:rPr>
      </w:pPr>
      <w:r>
        <w:rPr>
          <w:rFonts w:ascii="Ubuntu" w:eastAsia="Ubuntu" w:hAnsi="Ubuntu" w:cs="Ubuntu"/>
          <w:sz w:val="40"/>
          <w:szCs w:val="40"/>
          <w:lang w:val="en"/>
        </w:rPr>
        <w:t>3.3</w:t>
      </w:r>
      <w:r>
        <w:rPr>
          <w:rFonts w:ascii="Ubuntu" w:eastAsia="Ubuntu" w:hAnsi="Ubuntu" w:cs="Ubuntu"/>
          <w:sz w:val="40"/>
          <w:szCs w:val="40"/>
          <w:lang w:val="en"/>
        </w:rPr>
        <w:tab/>
        <w:t>Experiments &amp; Data</w:t>
      </w:r>
    </w:p>
    <w:p w14:paraId="7E8379AE" w14:textId="6CC8832C" w:rsidR="00867EBA" w:rsidRDefault="00B877A2">
      <w:pPr>
        <w:spacing w:line="360" w:lineRule="auto"/>
        <w:jc w:val="both"/>
        <w:rPr>
          <w:rFonts w:ascii="Times New Roman" w:eastAsia="Ubuntu" w:hAnsi="Times New Roman" w:cs="Times New Roman"/>
          <w:sz w:val="22"/>
          <w:szCs w:val="22"/>
          <w:lang w:val="en"/>
        </w:rPr>
      </w:pPr>
      <w:commentRangeStart w:id="67"/>
      <w:r>
        <w:rPr>
          <w:rFonts w:ascii="Times New Roman" w:eastAsia="Ubuntu" w:hAnsi="Times New Roman" w:cs="Times New Roman"/>
          <w:sz w:val="22"/>
          <w:szCs w:val="22"/>
          <w:lang w:val="en"/>
        </w:rPr>
        <w:t>T</w:t>
      </w:r>
      <w:del w:id="68" w:author="Herr, Nora (059)" w:date="2019-11-23T16:09:00Z">
        <w:r w:rsidDel="007C7D6F">
          <w:rPr>
            <w:rFonts w:ascii="Times New Roman" w:eastAsia="Ubuntu" w:hAnsi="Times New Roman" w:cs="Times New Roman"/>
            <w:sz w:val="22"/>
            <w:szCs w:val="22"/>
            <w:lang w:val="en"/>
          </w:rPr>
          <w:delText>here were t</w:delText>
        </w:r>
      </w:del>
      <w:r>
        <w:rPr>
          <w:rFonts w:ascii="Times New Roman" w:eastAsia="Ubuntu" w:hAnsi="Times New Roman" w:cs="Times New Roman"/>
          <w:sz w:val="22"/>
          <w:szCs w:val="22"/>
          <w:lang w:val="en"/>
        </w:rPr>
        <w:t xml:space="preserve">wo general data sets </w:t>
      </w:r>
      <w:ins w:id="69" w:author="Herr, Nora (059)" w:date="2019-11-23T16:09:00Z">
        <w:r w:rsidR="007C7D6F">
          <w:rPr>
            <w:rFonts w:ascii="Times New Roman" w:eastAsia="Ubuntu" w:hAnsi="Times New Roman" w:cs="Times New Roman"/>
            <w:sz w:val="22"/>
            <w:szCs w:val="22"/>
            <w:lang w:val="en"/>
          </w:rPr>
          <w:t xml:space="preserve">were </w:t>
        </w:r>
      </w:ins>
      <w:r>
        <w:rPr>
          <w:rFonts w:ascii="Times New Roman" w:eastAsia="Ubuntu" w:hAnsi="Times New Roman" w:cs="Times New Roman"/>
          <w:sz w:val="22"/>
          <w:szCs w:val="22"/>
          <w:lang w:val="en"/>
        </w:rPr>
        <w:t xml:space="preserve">obtained for this Thesis: screening experiments absorbance and fluorescence data, and </w:t>
      </w:r>
      <w:del w:id="70" w:author="Herr, Nora (059)" w:date="2019-11-23T20:19:00Z">
        <w:r w:rsidDel="002D4025">
          <w:rPr>
            <w:rFonts w:ascii="Times New Roman" w:eastAsia="Ubuntu" w:hAnsi="Times New Roman" w:cs="Times New Roman"/>
            <w:sz w:val="22"/>
            <w:szCs w:val="22"/>
            <w:lang w:val="en"/>
          </w:rPr>
          <w:delText>photobioreactor</w:delText>
        </w:r>
      </w:del>
      <w:ins w:id="71" w:author="Herr, Nora (059)" w:date="2019-11-23T20:19:00Z">
        <w:r w:rsidR="002D4025">
          <w:rPr>
            <w:rFonts w:ascii="Times New Roman" w:eastAsia="Ubuntu" w:hAnsi="Times New Roman" w:cs="Times New Roman"/>
            <w:sz w:val="22"/>
            <w:szCs w:val="22"/>
            <w:lang w:val="en"/>
          </w:rPr>
          <w:t>photo bioreactor</w:t>
        </w:r>
      </w:ins>
      <w:r>
        <w:rPr>
          <w:rFonts w:ascii="Times New Roman" w:eastAsia="Ubuntu" w:hAnsi="Times New Roman" w:cs="Times New Roman"/>
          <w:sz w:val="22"/>
          <w:szCs w:val="22"/>
          <w:lang w:val="en"/>
        </w:rPr>
        <w:t xml:space="preserve"> experiments absorbance data </w:t>
      </w:r>
      <w:ins w:id="72" w:author="Herr, Nora (059)" w:date="2019-11-23T20:19:00Z">
        <w:r w:rsidR="002D4025">
          <w:rPr>
            <w:rFonts w:ascii="Times New Roman" w:eastAsia="Ubuntu" w:hAnsi="Times New Roman" w:cs="Times New Roman"/>
            <w:sz w:val="22"/>
            <w:szCs w:val="22"/>
            <w:lang w:val="en"/>
          </w:rPr>
          <w:t>with</w:t>
        </w:r>
      </w:ins>
      <w:del w:id="73" w:author="Herr, Nora (059)" w:date="2019-11-23T20:19:00Z">
        <w:r w:rsidDel="002D4025">
          <w:rPr>
            <w:rFonts w:ascii="Times New Roman" w:eastAsia="Ubuntu" w:hAnsi="Times New Roman" w:cs="Times New Roman"/>
            <w:sz w:val="22"/>
            <w:szCs w:val="22"/>
            <w:lang w:val="en"/>
          </w:rPr>
          <w:delText>and</w:delText>
        </w:r>
      </w:del>
      <w:r>
        <w:rPr>
          <w:rFonts w:ascii="Times New Roman" w:eastAsia="Ubuntu" w:hAnsi="Times New Roman" w:cs="Times New Roman"/>
          <w:sz w:val="22"/>
          <w:szCs w:val="22"/>
          <w:lang w:val="en"/>
        </w:rPr>
        <w:t xml:space="preserve"> its sample’s Tecan measurements, cell count estimations and 16S profiles. Tecan data are generated as excel files while PBR data is continuously measured and stored in CSV files. Processing of this data </w:t>
      </w:r>
      <w:proofErr w:type="gramStart"/>
      <w:r>
        <w:rPr>
          <w:rFonts w:ascii="Times New Roman" w:eastAsia="Ubuntu" w:hAnsi="Times New Roman" w:cs="Times New Roman"/>
          <w:sz w:val="22"/>
          <w:szCs w:val="22"/>
          <w:lang w:val="en"/>
        </w:rPr>
        <w:t>is discussed</w:t>
      </w:r>
      <w:proofErr w:type="gramEnd"/>
      <w:r>
        <w:rPr>
          <w:rFonts w:ascii="Times New Roman" w:eastAsia="Ubuntu" w:hAnsi="Times New Roman" w:cs="Times New Roman"/>
          <w:sz w:val="22"/>
          <w:szCs w:val="22"/>
          <w:lang w:val="en"/>
        </w:rPr>
        <w:t xml:space="preserve"> </w:t>
      </w:r>
      <w:commentRangeStart w:id="74"/>
      <w:r>
        <w:rPr>
          <w:rFonts w:ascii="Times New Roman" w:eastAsia="Ubuntu" w:hAnsi="Times New Roman" w:cs="Times New Roman"/>
          <w:sz w:val="22"/>
          <w:szCs w:val="22"/>
          <w:lang w:val="en"/>
        </w:rPr>
        <w:t>in another section</w:t>
      </w:r>
      <w:commentRangeEnd w:id="74"/>
      <w:r w:rsidR="002D4025">
        <w:rPr>
          <w:rStyle w:val="Kommentarzeichen"/>
        </w:rPr>
        <w:commentReference w:id="74"/>
      </w:r>
      <w:r>
        <w:rPr>
          <w:rFonts w:ascii="Times New Roman" w:eastAsia="Ubuntu" w:hAnsi="Times New Roman" w:cs="Times New Roman"/>
          <w:sz w:val="22"/>
          <w:szCs w:val="22"/>
          <w:lang w:val="en"/>
        </w:rPr>
        <w:t xml:space="preserve">. The screening experiments </w:t>
      </w:r>
      <w:proofErr w:type="gramStart"/>
      <w:r>
        <w:rPr>
          <w:rFonts w:ascii="Times New Roman" w:eastAsia="Ubuntu" w:hAnsi="Times New Roman" w:cs="Times New Roman"/>
          <w:sz w:val="22"/>
          <w:szCs w:val="22"/>
          <w:lang w:val="en"/>
        </w:rPr>
        <w:t>were conducted</w:t>
      </w:r>
      <w:proofErr w:type="gramEnd"/>
      <w:r>
        <w:rPr>
          <w:rFonts w:ascii="Times New Roman" w:eastAsia="Ubuntu" w:hAnsi="Times New Roman" w:cs="Times New Roman"/>
          <w:sz w:val="22"/>
          <w:szCs w:val="22"/>
          <w:lang w:val="en"/>
        </w:rPr>
        <w:t xml:space="preserve"> to obtain Strain-specific or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-specific interaction information as well as to test parameters for </w:t>
      </w:r>
      <w:proofErr w:type="spellStart"/>
      <w:r>
        <w:rPr>
          <w:rFonts w:ascii="Times New Roman" w:eastAsia="Ubuntu" w:hAnsi="Times New Roman" w:cs="Times New Roman"/>
          <w:sz w:val="22"/>
          <w:szCs w:val="22"/>
          <w:lang w:val="en"/>
        </w:rPr>
        <w:t>phycosphere</w:t>
      </w:r>
      <w:proofErr w:type="spellEnd"/>
      <w:r>
        <w:rPr>
          <w:rFonts w:ascii="Times New Roman" w:eastAsia="Ubuntu" w:hAnsi="Times New Roman" w:cs="Times New Roman"/>
          <w:sz w:val="22"/>
          <w:szCs w:val="22"/>
          <w:lang w:val="en"/>
        </w:rPr>
        <w:t xml:space="preserve"> modeling. PBR experiments </w:t>
      </w:r>
      <w:del w:id="75" w:author="Herr, Nora (059)" w:date="2019-11-23T20:22:00Z">
        <w:r w:rsidDel="002D4025">
          <w:rPr>
            <w:rFonts w:ascii="Times New Roman" w:eastAsia="Ubuntu" w:hAnsi="Times New Roman" w:cs="Times New Roman"/>
            <w:sz w:val="22"/>
            <w:szCs w:val="22"/>
            <w:lang w:val="en"/>
          </w:rPr>
          <w:delText xml:space="preserve">are </w:delText>
        </w:r>
      </w:del>
      <w:proofErr w:type="gramStart"/>
      <w:ins w:id="76" w:author="Herr, Nora (059)" w:date="2019-11-23T20:22:00Z">
        <w:r w:rsidR="002D4025">
          <w:rPr>
            <w:rFonts w:ascii="Times New Roman" w:eastAsia="Ubuntu" w:hAnsi="Times New Roman" w:cs="Times New Roman"/>
            <w:sz w:val="22"/>
            <w:szCs w:val="22"/>
            <w:lang w:val="en"/>
          </w:rPr>
          <w:t xml:space="preserve">were </w:t>
        </w:r>
      </w:ins>
      <w:r>
        <w:rPr>
          <w:rFonts w:ascii="Times New Roman" w:eastAsia="Ubuntu" w:hAnsi="Times New Roman" w:cs="Times New Roman"/>
          <w:sz w:val="22"/>
          <w:szCs w:val="22"/>
          <w:lang w:val="en"/>
        </w:rPr>
        <w:t>conducted</w:t>
      </w:r>
      <w:proofErr w:type="gramEnd"/>
      <w:r>
        <w:rPr>
          <w:rFonts w:ascii="Times New Roman" w:eastAsia="Ubuntu" w:hAnsi="Times New Roman" w:cs="Times New Roman"/>
          <w:sz w:val="22"/>
          <w:szCs w:val="22"/>
          <w:lang w:val="en"/>
        </w:rPr>
        <w:t xml:space="preserve"> to study the structure and dynamics of the specific </w:t>
      </w:r>
      <w:proofErr w:type="spellStart"/>
      <w:r>
        <w:rPr>
          <w:rFonts w:ascii="Times New Roman" w:eastAsia="Ubuntu" w:hAnsi="Times New Roman" w:cs="Times New Roman"/>
          <w:sz w:val="22"/>
          <w:szCs w:val="22"/>
          <w:lang w:val="en"/>
        </w:rPr>
        <w:t>SynComs</w:t>
      </w:r>
      <w:proofErr w:type="spellEnd"/>
      <w:r>
        <w:rPr>
          <w:rFonts w:ascii="Times New Roman" w:eastAsia="Ubuntu" w:hAnsi="Times New Roman" w:cs="Times New Roman"/>
          <w:sz w:val="22"/>
          <w:szCs w:val="22"/>
          <w:lang w:val="en"/>
        </w:rPr>
        <w:t xml:space="preserve"> themselves across longer time spans. </w:t>
      </w:r>
      <w:del w:id="77" w:author="Herr, Nora (059)" w:date="2019-11-23T20:22:00Z">
        <w:r w:rsidDel="002D4025">
          <w:rPr>
            <w:rFonts w:ascii="Times New Roman" w:eastAsia="Ubuntu" w:hAnsi="Times New Roman" w:cs="Times New Roman"/>
            <w:sz w:val="22"/>
            <w:szCs w:val="22"/>
            <w:lang w:val="en"/>
          </w:rPr>
          <w:delText>These data</w:delText>
        </w:r>
      </w:del>
      <w:ins w:id="78" w:author="Herr, Nora (059)" w:date="2019-11-23T20:22:00Z">
        <w:r w:rsidR="002D4025">
          <w:rPr>
            <w:rFonts w:ascii="Times New Roman" w:eastAsia="Ubuntu" w:hAnsi="Times New Roman" w:cs="Times New Roman"/>
            <w:sz w:val="22"/>
            <w:szCs w:val="22"/>
            <w:lang w:val="en"/>
          </w:rPr>
          <w:t xml:space="preserve">This data </w:t>
        </w:r>
        <w:proofErr w:type="gramStart"/>
        <w:r w:rsidR="002D4025">
          <w:rPr>
            <w:rFonts w:ascii="Times New Roman" w:eastAsia="Ubuntu" w:hAnsi="Times New Roman" w:cs="Times New Roman"/>
            <w:sz w:val="22"/>
            <w:szCs w:val="22"/>
            <w:lang w:val="en"/>
          </w:rPr>
          <w:t>is</w:t>
        </w:r>
      </w:ins>
      <w:del w:id="79" w:author="Herr, Nora (059)" w:date="2019-11-23T20:23:00Z">
        <w:r w:rsidDel="002D4025">
          <w:rPr>
            <w:rFonts w:ascii="Times New Roman" w:eastAsia="Ubuntu" w:hAnsi="Times New Roman" w:cs="Times New Roman"/>
            <w:sz w:val="22"/>
            <w:szCs w:val="22"/>
            <w:lang w:val="en"/>
          </w:rPr>
          <w:delText xml:space="preserve"> are</w:delText>
        </w:r>
      </w:del>
      <w:r>
        <w:rPr>
          <w:rFonts w:ascii="Times New Roman" w:eastAsia="Ubuntu" w:hAnsi="Times New Roman" w:cs="Times New Roman"/>
          <w:sz w:val="22"/>
          <w:szCs w:val="22"/>
          <w:lang w:val="en"/>
        </w:rPr>
        <w:t xml:space="preserve"> provided</w:t>
      </w:r>
      <w:proofErr w:type="gramEnd"/>
      <w:r>
        <w:rPr>
          <w:rFonts w:ascii="Times New Roman" w:eastAsia="Ubuntu" w:hAnsi="Times New Roman" w:cs="Times New Roman"/>
          <w:sz w:val="22"/>
          <w:szCs w:val="22"/>
          <w:lang w:val="en"/>
        </w:rPr>
        <w:t xml:space="preserve"> in Supplementary Data.</w:t>
      </w:r>
      <w:commentRangeEnd w:id="67"/>
      <w:r w:rsidR="002D4025">
        <w:rPr>
          <w:rStyle w:val="Kommentarzeichen"/>
        </w:rPr>
        <w:commentReference w:id="67"/>
      </w:r>
    </w:p>
    <w:p w14:paraId="14E00F89" w14:textId="77777777" w:rsidR="00867EBA" w:rsidRDefault="00867EBA">
      <w:pPr>
        <w:spacing w:line="360" w:lineRule="auto"/>
        <w:jc w:val="both"/>
        <w:rPr>
          <w:rFonts w:ascii="Times New Roman" w:eastAsia="Ubuntu" w:hAnsi="Times New Roman" w:cs="Times New Roman"/>
          <w:sz w:val="22"/>
          <w:szCs w:val="22"/>
          <w:lang w:val="en"/>
        </w:rPr>
      </w:pPr>
    </w:p>
    <w:p w14:paraId="72C0B00A" w14:textId="77777777" w:rsidR="00867EBA" w:rsidRDefault="00B877A2">
      <w:pPr>
        <w:spacing w:line="360" w:lineRule="auto"/>
        <w:jc w:val="both"/>
        <w:rPr>
          <w:rFonts w:ascii="Ubuntu" w:eastAsia="Ubuntu" w:hAnsi="Ubuntu" w:cs="Ubuntu"/>
          <w:sz w:val="30"/>
          <w:szCs w:val="30"/>
          <w:lang w:val="en"/>
        </w:rPr>
      </w:pPr>
      <w:r>
        <w:rPr>
          <w:rFonts w:ascii="Ubuntu" w:eastAsia="Ubuntu" w:hAnsi="Ubuntu" w:cs="Ubuntu"/>
          <w:sz w:val="30"/>
          <w:szCs w:val="30"/>
          <w:lang w:val="en"/>
        </w:rPr>
        <w:t>3.3.1</w:t>
      </w:r>
      <w:r>
        <w:rPr>
          <w:rFonts w:ascii="Ubuntu" w:eastAsia="Ubuntu" w:hAnsi="Ubuntu" w:cs="Ubuntu"/>
          <w:sz w:val="30"/>
          <w:szCs w:val="30"/>
          <w:lang w:val="en"/>
        </w:rPr>
        <w:tab/>
        <w:t>Data Generators: the Tecan &amp; Multi-Cultivator</w:t>
      </w:r>
    </w:p>
    <w:p w14:paraId="652E7574" w14:textId="29E33726" w:rsidR="00867EBA" w:rsidRDefault="00B877A2">
      <w:pPr>
        <w:spacing w:line="360" w:lineRule="auto"/>
        <w:jc w:val="both"/>
        <w:rPr>
          <w:rFonts w:ascii="Times New Roman" w:eastAsia="Ubuntu" w:hAnsi="Times New Roman" w:cs="Times New Roman"/>
          <w:b/>
          <w:bCs/>
          <w:sz w:val="22"/>
          <w:szCs w:val="22"/>
          <w:lang w:val="en"/>
        </w:rPr>
      </w:pPr>
      <w:r>
        <w:rPr>
          <w:rFonts w:ascii="Times New Roman" w:eastAsia="Ubuntu" w:hAnsi="Times New Roman" w:cs="Times New Roman"/>
          <w:sz w:val="22"/>
          <w:szCs w:val="22"/>
          <w:lang w:val="en"/>
        </w:rPr>
        <w:t xml:space="preserve">The Tecan and PBR instruments employ the same fundamental physics properties to measure absorbance values and </w:t>
      </w:r>
      <w:ins w:id="80" w:author="Herr, Nora (059)" w:date="2019-11-23T20:40:00Z">
        <w:r w:rsidR="00F7686B">
          <w:rPr>
            <w:rFonts w:ascii="Times New Roman" w:eastAsia="Ubuntu" w:hAnsi="Times New Roman" w:cs="Times New Roman"/>
            <w:sz w:val="22"/>
            <w:szCs w:val="22"/>
            <w:lang w:val="en"/>
          </w:rPr>
          <w:t>by doing so</w:t>
        </w:r>
      </w:ins>
      <w:del w:id="81" w:author="Herr, Nora (059)" w:date="2019-11-23T20:40:00Z">
        <w:r w:rsidDel="00F7686B">
          <w:rPr>
            <w:rFonts w:ascii="Times New Roman" w:eastAsia="Ubuntu" w:hAnsi="Times New Roman" w:cs="Times New Roman"/>
            <w:sz w:val="22"/>
            <w:szCs w:val="22"/>
            <w:lang w:val="en"/>
          </w:rPr>
          <w:delText>thus</w:delText>
        </w:r>
      </w:del>
      <w:r>
        <w:rPr>
          <w:rFonts w:ascii="Times New Roman" w:eastAsia="Ubuntu" w:hAnsi="Times New Roman" w:cs="Times New Roman"/>
          <w:sz w:val="22"/>
          <w:szCs w:val="22"/>
          <w:lang w:val="en"/>
        </w:rPr>
        <w:t xml:space="preserve"> allow the Beer-Lambert law to </w:t>
      </w:r>
      <w:proofErr w:type="gramStart"/>
      <w:r>
        <w:rPr>
          <w:rFonts w:ascii="Times New Roman" w:eastAsia="Ubuntu" w:hAnsi="Times New Roman" w:cs="Times New Roman"/>
          <w:sz w:val="22"/>
          <w:szCs w:val="22"/>
          <w:lang w:val="en"/>
        </w:rPr>
        <w:t>be leveraged</w:t>
      </w:r>
      <w:proofErr w:type="gramEnd"/>
      <w:r>
        <w:rPr>
          <w:rFonts w:ascii="Times New Roman" w:eastAsia="Ubuntu" w:hAnsi="Times New Roman" w:cs="Times New Roman"/>
          <w:sz w:val="22"/>
          <w:szCs w:val="22"/>
          <w:lang w:val="en"/>
        </w:rPr>
        <w:t xml:space="preserve"> on their data. While the PBR </w:t>
      </w:r>
      <w:proofErr w:type="gramStart"/>
      <w:r>
        <w:rPr>
          <w:rFonts w:ascii="Times New Roman" w:eastAsia="Ubuntu" w:hAnsi="Times New Roman" w:cs="Times New Roman"/>
          <w:sz w:val="22"/>
          <w:szCs w:val="22"/>
          <w:lang w:val="en"/>
        </w:rPr>
        <w:t>is sold</w:t>
      </w:r>
      <w:proofErr w:type="gramEnd"/>
      <w:r>
        <w:rPr>
          <w:rFonts w:ascii="Times New Roman" w:eastAsia="Ubuntu" w:hAnsi="Times New Roman" w:cs="Times New Roman"/>
          <w:sz w:val="22"/>
          <w:szCs w:val="22"/>
          <w:lang w:val="en"/>
        </w:rPr>
        <w:t xml:space="preserve"> for the purpose</w:t>
      </w:r>
      <w:del w:id="82" w:author="Herr, Nora (059)" w:date="2019-11-23T20:40:00Z">
        <w:r w:rsidDel="00F7686B">
          <w:rPr>
            <w:rFonts w:ascii="Times New Roman" w:eastAsia="Ubuntu" w:hAnsi="Times New Roman" w:cs="Times New Roman"/>
            <w:sz w:val="22"/>
            <w:szCs w:val="22"/>
            <w:lang w:val="en"/>
          </w:rPr>
          <w:delText>s</w:delText>
        </w:r>
      </w:del>
      <w:r>
        <w:rPr>
          <w:rFonts w:ascii="Times New Roman" w:eastAsia="Ubuntu" w:hAnsi="Times New Roman" w:cs="Times New Roman"/>
          <w:sz w:val="22"/>
          <w:szCs w:val="22"/>
          <w:lang w:val="en"/>
        </w:rPr>
        <w:t xml:space="preserve"> of continuous production</w:t>
      </w:r>
      <w:del w:id="83" w:author="Herr, Nora (059)" w:date="2019-11-23T20:40:00Z">
        <w:r w:rsidDel="00F7686B">
          <w:rPr>
            <w:rFonts w:ascii="Times New Roman" w:eastAsia="Ubuntu" w:hAnsi="Times New Roman" w:cs="Times New Roman"/>
            <w:sz w:val="22"/>
            <w:szCs w:val="22"/>
            <w:lang w:val="en"/>
          </w:rPr>
          <w:delText>s</w:delText>
        </w:r>
      </w:del>
      <w:r>
        <w:rPr>
          <w:rFonts w:ascii="Times New Roman" w:eastAsia="Ubuntu" w:hAnsi="Times New Roman" w:cs="Times New Roman"/>
          <w:sz w:val="22"/>
          <w:szCs w:val="22"/>
          <w:lang w:val="en"/>
        </w:rPr>
        <w:t xml:space="preserve"> of microorganism under fixed parameters, in the lab </w:t>
      </w:r>
      <w:ins w:id="84" w:author="Herr, Nora (059)" w:date="2019-11-23T20:40:00Z">
        <w:r w:rsidR="00F7686B">
          <w:rPr>
            <w:rFonts w:ascii="Times New Roman" w:eastAsia="Ubuntu" w:hAnsi="Times New Roman" w:cs="Times New Roman"/>
            <w:sz w:val="22"/>
            <w:szCs w:val="22"/>
            <w:lang w:val="en"/>
          </w:rPr>
          <w:t>PBR</w:t>
        </w:r>
      </w:ins>
      <w:del w:id="85" w:author="Herr, Nora (059)" w:date="2019-11-23T20:40:00Z">
        <w:r w:rsidDel="00F7686B">
          <w:rPr>
            <w:rFonts w:ascii="Times New Roman" w:eastAsia="Ubuntu" w:hAnsi="Times New Roman" w:cs="Times New Roman"/>
            <w:sz w:val="22"/>
            <w:szCs w:val="22"/>
            <w:lang w:val="en"/>
          </w:rPr>
          <w:delText>it</w:delText>
        </w:r>
      </w:del>
      <w:r>
        <w:rPr>
          <w:rFonts w:ascii="Times New Roman" w:eastAsia="Ubuntu" w:hAnsi="Times New Roman" w:cs="Times New Roman"/>
          <w:sz w:val="22"/>
          <w:szCs w:val="22"/>
          <w:lang w:val="en"/>
        </w:rPr>
        <w:t xml:space="preserve"> serves to </w:t>
      </w:r>
      <w:commentRangeStart w:id="86"/>
      <w:r>
        <w:rPr>
          <w:rFonts w:ascii="Times New Roman" w:eastAsia="Ubuntu" w:hAnsi="Times New Roman" w:cs="Times New Roman"/>
          <w:sz w:val="22"/>
          <w:szCs w:val="22"/>
          <w:lang w:val="en"/>
        </w:rPr>
        <w:t xml:space="preserve">model test </w:t>
      </w:r>
      <w:commentRangeEnd w:id="86"/>
      <w:r w:rsidR="00F7686B">
        <w:rPr>
          <w:rStyle w:val="Kommentarzeichen"/>
        </w:rPr>
        <w:commentReference w:id="86"/>
      </w:r>
      <w:r>
        <w:rPr>
          <w:rFonts w:ascii="Times New Roman" w:eastAsia="Ubuntu" w:hAnsi="Times New Roman" w:cs="Times New Roman"/>
          <w:sz w:val="22"/>
          <w:szCs w:val="22"/>
          <w:lang w:val="en"/>
        </w:rPr>
        <w:t xml:space="preserve">and </w:t>
      </w:r>
      <w:ins w:id="87" w:author="Herr, Nora (059)" w:date="2019-11-23T20:41:00Z">
        <w:r w:rsidR="00F7686B">
          <w:rPr>
            <w:rFonts w:ascii="Times New Roman" w:eastAsia="Ubuntu" w:hAnsi="Times New Roman" w:cs="Times New Roman"/>
            <w:sz w:val="22"/>
            <w:szCs w:val="22"/>
            <w:lang w:val="en"/>
          </w:rPr>
          <w:t xml:space="preserve">to </w:t>
        </w:r>
      </w:ins>
      <w:r>
        <w:rPr>
          <w:rFonts w:ascii="Times New Roman" w:eastAsia="Ubuntu" w:hAnsi="Times New Roman" w:cs="Times New Roman"/>
          <w:sz w:val="22"/>
          <w:szCs w:val="22"/>
          <w:lang w:val="en"/>
        </w:rPr>
        <w:t xml:space="preserve">model the </w:t>
      </w:r>
      <w:proofErr w:type="spellStart"/>
      <w:r>
        <w:rPr>
          <w:rFonts w:ascii="Times New Roman" w:eastAsia="Ubuntu" w:hAnsi="Times New Roman" w:cs="Times New Roman"/>
          <w:sz w:val="22"/>
          <w:szCs w:val="22"/>
          <w:lang w:val="en"/>
        </w:rPr>
        <w:t>phycospheres</w:t>
      </w:r>
      <w:proofErr w:type="spellEnd"/>
      <w:r>
        <w:rPr>
          <w:rFonts w:ascii="Times New Roman" w:eastAsia="Ubuntu" w:hAnsi="Times New Roman" w:cs="Times New Roman"/>
          <w:sz w:val="22"/>
          <w:szCs w:val="22"/>
          <w:lang w:val="en"/>
        </w:rPr>
        <w:t xml:space="preserve"> over long </w:t>
      </w:r>
      <w:del w:id="88" w:author="Herr, Nora (059)" w:date="2019-11-23T20:42:00Z">
        <w:r w:rsidDel="00F7686B">
          <w:rPr>
            <w:rFonts w:ascii="Times New Roman" w:eastAsia="Ubuntu" w:hAnsi="Times New Roman" w:cs="Times New Roman"/>
            <w:sz w:val="22"/>
            <w:szCs w:val="22"/>
            <w:lang w:val="en"/>
          </w:rPr>
          <w:delText>periods time</w:delText>
        </w:r>
      </w:del>
      <w:ins w:id="89" w:author="Herr, Nora (059)" w:date="2019-11-23T20:42:00Z">
        <w:r w:rsidR="00F7686B">
          <w:rPr>
            <w:rFonts w:ascii="Times New Roman" w:eastAsia="Ubuntu" w:hAnsi="Times New Roman" w:cs="Times New Roman"/>
            <w:sz w:val="22"/>
            <w:szCs w:val="22"/>
            <w:lang w:val="en"/>
          </w:rPr>
          <w:t>periods</w:t>
        </w:r>
      </w:ins>
      <w:r>
        <w:rPr>
          <w:rFonts w:ascii="Times New Roman" w:eastAsia="Ubuntu" w:hAnsi="Times New Roman" w:cs="Times New Roman"/>
          <w:sz w:val="22"/>
          <w:szCs w:val="22"/>
          <w:lang w:val="en"/>
        </w:rPr>
        <w:t xml:space="preserve">. Conversely, the Tecan serves to prototype and test inoculation mixtures and their stability, as well as to iterate over and test hypotheses without the time overhead that is required to prepare and set-up PBR experiments. The </w:t>
      </w:r>
      <w:proofErr w:type="spellStart"/>
      <w:r>
        <w:rPr>
          <w:rFonts w:ascii="Times New Roman" w:eastAsia="Ubuntu" w:hAnsi="Times New Roman" w:cs="Times New Roman"/>
          <w:sz w:val="22"/>
          <w:szCs w:val="22"/>
          <w:lang w:val="en"/>
        </w:rPr>
        <w:t>Tecan’s</w:t>
      </w:r>
      <w:proofErr w:type="spellEnd"/>
      <w:r>
        <w:rPr>
          <w:rFonts w:ascii="Times New Roman" w:eastAsia="Ubuntu" w:hAnsi="Times New Roman" w:cs="Times New Roman"/>
          <w:sz w:val="22"/>
          <w:szCs w:val="22"/>
          <w:lang w:val="en"/>
        </w:rPr>
        <w:t xml:space="preserve"> measurements are made over standard flat-bottomed Greiner</w:t>
      </w:r>
      <w:r>
        <w:rPr>
          <w:rFonts w:ascii="Times New Roman" w:eastAsia="Ubuntu" w:hAnsi="Times New Roman" w:cs="Times New Roman"/>
          <w:b/>
          <w:bCs/>
          <w:sz w:val="22"/>
          <w:szCs w:val="22"/>
          <w:lang w:val="en"/>
        </w:rPr>
        <w:t xml:space="preserve"> </w:t>
      </w:r>
      <w:r>
        <w:rPr>
          <w:rFonts w:ascii="Times New Roman" w:eastAsia="Ubuntu" w:hAnsi="Times New Roman" w:cs="Times New Roman"/>
          <w:sz w:val="22"/>
          <w:szCs w:val="22"/>
          <w:lang w:val="en"/>
        </w:rPr>
        <w:t>96-well plates (he</w:t>
      </w:r>
      <w:ins w:id="90" w:author="Herr, Nora (059)" w:date="2019-11-23T20:42:00Z">
        <w:r w:rsidR="00F7686B">
          <w:rPr>
            <w:rFonts w:ascii="Times New Roman" w:eastAsia="Ubuntu" w:hAnsi="Times New Roman" w:cs="Times New Roman"/>
            <w:sz w:val="22"/>
            <w:szCs w:val="22"/>
            <w:lang w:val="en"/>
          </w:rPr>
          <w:t>n</w:t>
        </w:r>
      </w:ins>
      <w:r>
        <w:rPr>
          <w:rFonts w:ascii="Times New Roman" w:eastAsia="Ubuntu" w:hAnsi="Times New Roman" w:cs="Times New Roman"/>
          <w:sz w:val="22"/>
          <w:szCs w:val="22"/>
          <w:lang w:val="en"/>
        </w:rPr>
        <w:t xml:space="preserve">ceforward, microplates) which hold up to 300 </w:t>
      </w:r>
      <w:proofErr w:type="spellStart"/>
      <w:r>
        <w:rPr>
          <w:rFonts w:ascii="Times New Roman" w:eastAsia="Ubuntu" w:hAnsi="Times New Roman" w:cs="Times New Roman"/>
          <w:sz w:val="22"/>
          <w:szCs w:val="22"/>
          <w:lang w:val="en"/>
        </w:rPr>
        <w:t>μL</w:t>
      </w:r>
      <w:proofErr w:type="spellEnd"/>
      <w:r>
        <w:rPr>
          <w:rFonts w:ascii="Times New Roman" w:eastAsia="Ubuntu" w:hAnsi="Times New Roman" w:cs="Times New Roman"/>
          <w:sz w:val="22"/>
          <w:szCs w:val="22"/>
          <w:lang w:val="en"/>
        </w:rPr>
        <w:t xml:space="preserve"> of sample per well. Tecan </w:t>
      </w:r>
      <w:del w:id="91" w:author="Herr, Nora (059)" w:date="2019-11-23T20:43:00Z">
        <w:r w:rsidDel="00F7686B">
          <w:rPr>
            <w:rFonts w:ascii="Times New Roman" w:eastAsia="Ubuntu" w:hAnsi="Times New Roman" w:cs="Times New Roman"/>
            <w:sz w:val="22"/>
            <w:szCs w:val="22"/>
            <w:lang w:val="en"/>
          </w:rPr>
          <w:delText>experiements</w:delText>
        </w:r>
      </w:del>
      <w:ins w:id="92" w:author="Herr, Nora (059)" w:date="2019-11-23T20:43:00Z">
        <w:r w:rsidR="00F7686B">
          <w:rPr>
            <w:rFonts w:ascii="Times New Roman" w:eastAsia="Ubuntu" w:hAnsi="Times New Roman" w:cs="Times New Roman"/>
            <w:sz w:val="22"/>
            <w:szCs w:val="22"/>
            <w:lang w:val="en"/>
          </w:rPr>
          <w:t>experiments</w:t>
        </w:r>
      </w:ins>
      <w:r>
        <w:rPr>
          <w:rFonts w:ascii="Times New Roman" w:eastAsia="Ubuntu" w:hAnsi="Times New Roman" w:cs="Times New Roman"/>
          <w:sz w:val="22"/>
          <w:szCs w:val="22"/>
          <w:lang w:val="en"/>
        </w:rPr>
        <w:t xml:space="preserve"> last no longer than two weeks and measurements are </w:t>
      </w:r>
      <w:del w:id="93" w:author="Herr, Nora (059)" w:date="2019-11-23T20:43:00Z">
        <w:r w:rsidDel="00F7686B">
          <w:rPr>
            <w:rFonts w:ascii="Times New Roman" w:eastAsia="Ubuntu" w:hAnsi="Times New Roman" w:cs="Times New Roman"/>
            <w:sz w:val="22"/>
            <w:szCs w:val="22"/>
            <w:lang w:val="en"/>
          </w:rPr>
          <w:delText xml:space="preserve">made </w:delText>
        </w:r>
      </w:del>
      <w:ins w:id="94" w:author="Herr, Nora (059)" w:date="2019-11-23T20:43:00Z">
        <w:r w:rsidR="00F7686B">
          <w:rPr>
            <w:rFonts w:ascii="Times New Roman" w:eastAsia="Ubuntu" w:hAnsi="Times New Roman" w:cs="Times New Roman"/>
            <w:sz w:val="22"/>
            <w:szCs w:val="22"/>
            <w:lang w:val="en"/>
          </w:rPr>
          <w:t xml:space="preserve">conducted </w:t>
        </w:r>
      </w:ins>
      <w:r>
        <w:rPr>
          <w:rFonts w:ascii="Times New Roman" w:eastAsia="Ubuntu" w:hAnsi="Times New Roman" w:cs="Times New Roman"/>
          <w:sz w:val="22"/>
          <w:szCs w:val="22"/>
          <w:lang w:val="en"/>
        </w:rPr>
        <w:t xml:space="preserve">daily. </w:t>
      </w:r>
      <w:del w:id="95" w:author="Herr, Nora (059)" w:date="2019-11-23T20:48:00Z">
        <w:r w:rsidDel="00DE3C3A">
          <w:rPr>
            <w:rFonts w:ascii="Times New Roman" w:eastAsia="Ubuntu" w:hAnsi="Times New Roman" w:cs="Times New Roman"/>
            <w:sz w:val="22"/>
            <w:szCs w:val="22"/>
            <w:lang w:val="en"/>
          </w:rPr>
          <w:delText>Conversely</w:delText>
        </w:r>
      </w:del>
      <w:ins w:id="96" w:author="Herr, Nora (059)" w:date="2019-11-23T20:48:00Z">
        <w:r w:rsidR="00DE3C3A">
          <w:rPr>
            <w:rFonts w:ascii="Times New Roman" w:eastAsia="Ubuntu" w:hAnsi="Times New Roman" w:cs="Times New Roman"/>
            <w:sz w:val="22"/>
            <w:szCs w:val="22"/>
            <w:lang w:val="en"/>
          </w:rPr>
          <w:t>In comparison</w:t>
        </w:r>
      </w:ins>
      <w:r>
        <w:rPr>
          <w:rFonts w:ascii="Times New Roman" w:eastAsia="Ubuntu" w:hAnsi="Times New Roman" w:cs="Times New Roman"/>
          <w:sz w:val="22"/>
          <w:szCs w:val="22"/>
          <w:lang w:val="en"/>
        </w:rPr>
        <w:t xml:space="preserve">, the PBR hosts </w:t>
      </w:r>
      <w:ins w:id="97" w:author="Herr, Nora (059)" w:date="2019-11-23T20:48:00Z">
        <w:r w:rsidR="00DE3C3A">
          <w:rPr>
            <w:rFonts w:ascii="Times New Roman" w:eastAsia="Ubuntu" w:hAnsi="Times New Roman" w:cs="Times New Roman"/>
            <w:sz w:val="22"/>
            <w:szCs w:val="22"/>
            <w:lang w:val="en"/>
          </w:rPr>
          <w:t>eight</w:t>
        </w:r>
      </w:ins>
      <w:del w:id="98" w:author="Herr, Nora (059)" w:date="2019-11-23T20:48:00Z">
        <w:r w:rsidDel="00DE3C3A">
          <w:rPr>
            <w:rFonts w:ascii="Times New Roman" w:eastAsia="Ubuntu" w:hAnsi="Times New Roman" w:cs="Times New Roman"/>
            <w:sz w:val="22"/>
            <w:szCs w:val="22"/>
            <w:lang w:val="en"/>
          </w:rPr>
          <w:delText>8</w:delText>
        </w:r>
      </w:del>
      <w:r>
        <w:rPr>
          <w:rFonts w:ascii="Times New Roman" w:eastAsia="Ubuntu" w:hAnsi="Times New Roman" w:cs="Times New Roman"/>
          <w:sz w:val="22"/>
          <w:szCs w:val="22"/>
          <w:lang w:val="en"/>
        </w:rPr>
        <w:t xml:space="preserve"> tubular vessels</w:t>
      </w:r>
      <w:ins w:id="99" w:author="Herr, Nora (059)" w:date="2019-11-23T20:48:00Z">
        <w:r w:rsidR="00DE3C3A">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each capable of housing 80 mL samples; measurements </w:t>
      </w:r>
      <w:proofErr w:type="gramStart"/>
      <w:r>
        <w:rPr>
          <w:rFonts w:ascii="Times New Roman" w:eastAsia="Ubuntu" w:hAnsi="Times New Roman" w:cs="Times New Roman"/>
          <w:sz w:val="22"/>
          <w:szCs w:val="22"/>
          <w:lang w:val="en"/>
        </w:rPr>
        <w:t>are taken</w:t>
      </w:r>
      <w:proofErr w:type="gramEnd"/>
      <w:r>
        <w:rPr>
          <w:rFonts w:ascii="Times New Roman" w:eastAsia="Ubuntu" w:hAnsi="Times New Roman" w:cs="Times New Roman"/>
          <w:sz w:val="22"/>
          <w:szCs w:val="22"/>
          <w:lang w:val="en"/>
        </w:rPr>
        <w:t xml:space="preserve"> continuously over user-specified time intervals across several weeks to months: the latest experiment PBR4 is still on</w:t>
      </w:r>
      <w:del w:id="100" w:author="Herr, Nora (059)" w:date="2019-11-23T20:48:00Z">
        <w:r w:rsidDel="00DE3C3A">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going </w:t>
      </w:r>
      <w:del w:id="101" w:author="Herr, Nora (059)" w:date="2019-11-23T20:50:00Z">
        <w:r w:rsidDel="001E6E1F">
          <w:rPr>
            <w:rFonts w:ascii="Times New Roman" w:eastAsia="Ubuntu" w:hAnsi="Times New Roman" w:cs="Times New Roman"/>
            <w:sz w:val="22"/>
            <w:szCs w:val="22"/>
            <w:lang w:val="en"/>
          </w:rPr>
          <w:delText>a full</w:delText>
        </w:r>
      </w:del>
      <w:r>
        <w:rPr>
          <w:rFonts w:ascii="Times New Roman" w:eastAsia="Ubuntu" w:hAnsi="Times New Roman" w:cs="Times New Roman"/>
          <w:sz w:val="22"/>
          <w:szCs w:val="22"/>
          <w:lang w:val="en"/>
        </w:rPr>
        <w:t xml:space="preserve"> </w:t>
      </w:r>
      <w:commentRangeStart w:id="102"/>
      <w:r>
        <w:rPr>
          <w:rFonts w:ascii="Times New Roman" w:eastAsia="Ubuntu" w:hAnsi="Times New Roman" w:cs="Times New Roman"/>
          <w:b/>
          <w:bCs/>
          <w:sz w:val="22"/>
          <w:szCs w:val="22"/>
          <w:lang w:val="en"/>
        </w:rPr>
        <w:t>X MANY Days LATER</w:t>
      </w:r>
      <w:commentRangeEnd w:id="102"/>
      <w:r w:rsidR="00DE3C3A">
        <w:rPr>
          <w:rStyle w:val="Kommentarzeichen"/>
        </w:rPr>
        <w:commentReference w:id="102"/>
      </w:r>
      <w:r>
        <w:rPr>
          <w:rFonts w:ascii="Times New Roman" w:eastAsia="Ubuntu" w:hAnsi="Times New Roman" w:cs="Times New Roman"/>
          <w:sz w:val="22"/>
          <w:szCs w:val="22"/>
          <w:lang w:val="en"/>
        </w:rPr>
        <w:t xml:space="preserve">. </w:t>
      </w:r>
      <w:commentRangeStart w:id="103"/>
      <w:r>
        <w:rPr>
          <w:rFonts w:ascii="Times New Roman" w:eastAsia="Ubuntu" w:hAnsi="Times New Roman" w:cs="Times New Roman"/>
          <w:sz w:val="22"/>
          <w:szCs w:val="22"/>
          <w:lang w:val="en"/>
        </w:rPr>
        <w:t>The Tecan served to generate the screening data as well as the calibration data that allow</w:t>
      </w:r>
      <w:ins w:id="104" w:author="Herr, Nora (059)" w:date="2019-11-23T20:50:00Z">
        <w:r w:rsidR="001E6E1F">
          <w:rPr>
            <w:rFonts w:ascii="Times New Roman" w:eastAsia="Ubuntu" w:hAnsi="Times New Roman" w:cs="Times New Roman"/>
            <w:sz w:val="22"/>
            <w:szCs w:val="22"/>
            <w:lang w:val="en"/>
          </w:rPr>
          <w:t>ed</w:t>
        </w:r>
      </w:ins>
      <w:r>
        <w:rPr>
          <w:rFonts w:ascii="Times New Roman" w:eastAsia="Ubuntu" w:hAnsi="Times New Roman" w:cs="Times New Roman"/>
          <w:sz w:val="22"/>
          <w:szCs w:val="22"/>
          <w:lang w:val="en"/>
        </w:rPr>
        <w:t xml:space="preserve"> for the derivation of Beer-Lambert law based models. Samples collected from some of the PBR experiments are also measured with the </w:t>
      </w:r>
      <w:proofErr w:type="gramStart"/>
      <w:r>
        <w:rPr>
          <w:rFonts w:ascii="Times New Roman" w:eastAsia="Ubuntu" w:hAnsi="Times New Roman" w:cs="Times New Roman"/>
          <w:sz w:val="22"/>
          <w:szCs w:val="22"/>
          <w:lang w:val="en"/>
        </w:rPr>
        <w:t>Tecan which</w:t>
      </w:r>
      <w:proofErr w:type="gramEnd"/>
      <w:r>
        <w:rPr>
          <w:rFonts w:ascii="Times New Roman" w:eastAsia="Ubuntu" w:hAnsi="Times New Roman" w:cs="Times New Roman"/>
          <w:sz w:val="22"/>
          <w:szCs w:val="22"/>
          <w:lang w:val="en"/>
        </w:rPr>
        <w:t xml:space="preserve"> allows testing the model’s transferability across these two systems. </w:t>
      </w:r>
      <w:commentRangeEnd w:id="103"/>
      <w:r w:rsidR="001E6E1F">
        <w:rPr>
          <w:rStyle w:val="Kommentarzeichen"/>
        </w:rPr>
        <w:commentReference w:id="103"/>
      </w:r>
      <w:r>
        <w:rPr>
          <w:rFonts w:ascii="Times New Roman" w:eastAsia="Ubuntu" w:hAnsi="Times New Roman" w:cs="Times New Roman"/>
          <w:sz w:val="22"/>
          <w:szCs w:val="22"/>
          <w:lang w:val="en"/>
        </w:rPr>
        <w:t>While it is possible to generate models using the PBR</w:t>
      </w:r>
      <w:ins w:id="105" w:author="Herr, Nora (059)" w:date="2019-11-23T20:51:00Z">
        <w:r w:rsidR="001E6E1F">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t>
      </w:r>
      <w:proofErr w:type="spellStart"/>
      <w:ins w:id="106" w:author="Herr, Nora (059)" w:date="2019-11-23T20:51:00Z">
        <w:r w:rsidR="001E6E1F">
          <w:rPr>
            <w:rFonts w:ascii="Times New Roman" w:eastAsia="Ubuntu" w:hAnsi="Times New Roman" w:cs="Times New Roman"/>
            <w:sz w:val="22"/>
            <w:szCs w:val="22"/>
            <w:lang w:val="en"/>
          </w:rPr>
          <w:t>this</w:t>
        </w:r>
      </w:ins>
      <w:del w:id="107" w:author="Herr, Nora (059)" w:date="2019-11-23T20:51:00Z">
        <w:r w:rsidDel="001E6E1F">
          <w:rPr>
            <w:rFonts w:ascii="Times New Roman" w:eastAsia="Ubuntu" w:hAnsi="Times New Roman" w:cs="Times New Roman"/>
            <w:sz w:val="22"/>
            <w:szCs w:val="22"/>
            <w:lang w:val="en"/>
          </w:rPr>
          <w:delText xml:space="preserve">it </w:delText>
        </w:r>
      </w:del>
      <w:r>
        <w:rPr>
          <w:rFonts w:ascii="Times New Roman" w:eastAsia="Ubuntu" w:hAnsi="Times New Roman" w:cs="Times New Roman"/>
          <w:sz w:val="22"/>
          <w:szCs w:val="22"/>
          <w:lang w:val="en"/>
        </w:rPr>
        <w:t>would</w:t>
      </w:r>
      <w:proofErr w:type="spellEnd"/>
      <w:r>
        <w:rPr>
          <w:rFonts w:ascii="Times New Roman" w:eastAsia="Ubuntu" w:hAnsi="Times New Roman" w:cs="Times New Roman"/>
          <w:sz w:val="22"/>
          <w:szCs w:val="22"/>
          <w:lang w:val="en"/>
        </w:rPr>
        <w:t xml:space="preserve"> </w:t>
      </w:r>
      <w:ins w:id="108" w:author="Herr, Nora (059)" w:date="2019-11-23T20:51:00Z">
        <w:r w:rsidR="001E6E1F">
          <w:rPr>
            <w:rFonts w:ascii="Times New Roman" w:eastAsia="Ubuntu" w:hAnsi="Times New Roman" w:cs="Times New Roman"/>
            <w:sz w:val="22"/>
            <w:szCs w:val="22"/>
            <w:lang w:val="en"/>
          </w:rPr>
          <w:t xml:space="preserve">not only </w:t>
        </w:r>
      </w:ins>
      <w:r>
        <w:rPr>
          <w:rFonts w:ascii="Times New Roman" w:eastAsia="Ubuntu" w:hAnsi="Times New Roman" w:cs="Times New Roman"/>
          <w:sz w:val="22"/>
          <w:szCs w:val="22"/>
          <w:lang w:val="en"/>
        </w:rPr>
        <w:t xml:space="preserve">require greater quantities of growing media, Strains, and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but </w:t>
      </w:r>
      <w:ins w:id="109" w:author="Herr, Nora (059)" w:date="2019-11-23T20:51:00Z">
        <w:r w:rsidR="001E6E1F">
          <w:rPr>
            <w:rFonts w:ascii="Times New Roman" w:eastAsia="Ubuntu" w:hAnsi="Times New Roman" w:cs="Times New Roman"/>
            <w:sz w:val="22"/>
            <w:szCs w:val="22"/>
            <w:lang w:val="en"/>
          </w:rPr>
          <w:t xml:space="preserve">also </w:t>
        </w:r>
      </w:ins>
      <w:del w:id="110" w:author="Herr, Nora (059)" w:date="2019-11-23T20:51:00Z">
        <w:r w:rsidDel="001E6E1F">
          <w:rPr>
            <w:rFonts w:ascii="Times New Roman" w:eastAsia="Ubuntu" w:hAnsi="Times New Roman" w:cs="Times New Roman"/>
            <w:sz w:val="22"/>
            <w:szCs w:val="22"/>
            <w:lang w:val="en"/>
          </w:rPr>
          <w:delText xml:space="preserve">especially </w:delText>
        </w:r>
      </w:del>
      <w:proofErr w:type="gramStart"/>
      <w:r>
        <w:rPr>
          <w:rFonts w:ascii="Times New Roman" w:eastAsia="Ubuntu" w:hAnsi="Times New Roman" w:cs="Times New Roman"/>
          <w:sz w:val="22"/>
          <w:szCs w:val="22"/>
          <w:lang w:val="en"/>
        </w:rPr>
        <w:t>time:</w:t>
      </w:r>
      <w:proofErr w:type="gramEnd"/>
      <w:r>
        <w:rPr>
          <w:rFonts w:ascii="Times New Roman" w:eastAsia="Ubuntu" w:hAnsi="Times New Roman" w:cs="Times New Roman"/>
          <w:sz w:val="22"/>
          <w:szCs w:val="22"/>
          <w:lang w:val="en"/>
        </w:rPr>
        <w:t xml:space="preserve"> the Beer-Lambert law and the </w:t>
      </w:r>
      <w:r>
        <w:rPr>
          <w:rFonts w:ascii="Times New Roman" w:eastAsia="Ubuntu" w:hAnsi="Times New Roman" w:cs="Times New Roman"/>
          <w:sz w:val="22"/>
          <w:szCs w:val="22"/>
          <w:lang w:val="en"/>
        </w:rPr>
        <w:lastRenderedPageBreak/>
        <w:t xml:space="preserve">Tecan help avoid this </w:t>
      </w:r>
      <w:commentRangeStart w:id="111"/>
      <w:r>
        <w:rPr>
          <w:rFonts w:ascii="Times New Roman" w:eastAsia="Ubuntu" w:hAnsi="Times New Roman" w:cs="Times New Roman"/>
          <w:sz w:val="22"/>
          <w:szCs w:val="22"/>
          <w:lang w:val="en"/>
        </w:rPr>
        <w:t>waste</w:t>
      </w:r>
      <w:commentRangeEnd w:id="111"/>
      <w:r w:rsidR="001E6E1F">
        <w:rPr>
          <w:rStyle w:val="Kommentarzeichen"/>
        </w:rPr>
        <w:commentReference w:id="111"/>
      </w:r>
      <w:r>
        <w:rPr>
          <w:rFonts w:ascii="Times New Roman" w:eastAsia="Ubuntu" w:hAnsi="Times New Roman" w:cs="Times New Roman"/>
          <w:sz w:val="22"/>
          <w:szCs w:val="22"/>
          <w:lang w:val="en"/>
        </w:rPr>
        <w:t xml:space="preserve">. Fluorescence is measured during some of the Tecan </w:t>
      </w:r>
      <w:del w:id="112" w:author="Herr, Nora (059)" w:date="2019-11-23T20:52:00Z">
        <w:r w:rsidDel="001E6E1F">
          <w:rPr>
            <w:rFonts w:ascii="Times New Roman" w:eastAsia="Ubuntu" w:hAnsi="Times New Roman" w:cs="Times New Roman"/>
            <w:sz w:val="22"/>
            <w:szCs w:val="22"/>
            <w:lang w:val="en"/>
          </w:rPr>
          <w:delText>experiements</w:delText>
        </w:r>
      </w:del>
      <w:ins w:id="113" w:author="Herr, Nora (059)" w:date="2019-11-23T20:52:00Z">
        <w:r w:rsidR="001E6E1F">
          <w:rPr>
            <w:rFonts w:ascii="Times New Roman" w:eastAsia="Ubuntu" w:hAnsi="Times New Roman" w:cs="Times New Roman"/>
            <w:sz w:val="22"/>
            <w:szCs w:val="22"/>
            <w:lang w:val="en"/>
          </w:rPr>
          <w:t>experiments</w:t>
        </w:r>
      </w:ins>
      <w:r>
        <w:rPr>
          <w:rFonts w:ascii="Times New Roman" w:eastAsia="Ubuntu" w:hAnsi="Times New Roman" w:cs="Times New Roman"/>
          <w:sz w:val="22"/>
          <w:szCs w:val="22"/>
          <w:lang w:val="en"/>
        </w:rPr>
        <w:t xml:space="preserve"> (the PBR is unable to measure this), </w:t>
      </w:r>
      <w:commentRangeStart w:id="114"/>
      <w:r>
        <w:rPr>
          <w:rFonts w:ascii="Times New Roman" w:eastAsia="Ubuntu" w:hAnsi="Times New Roman" w:cs="Times New Roman"/>
          <w:sz w:val="22"/>
          <w:szCs w:val="22"/>
          <w:lang w:val="en"/>
        </w:rPr>
        <w:t xml:space="preserve">but </w:t>
      </w:r>
      <w:ins w:id="115" w:author="Herr, Nora (059)" w:date="2019-11-23T20:52:00Z">
        <w:r w:rsidR="001E6E1F">
          <w:rPr>
            <w:rFonts w:ascii="Times New Roman" w:eastAsia="Ubuntu" w:hAnsi="Times New Roman" w:cs="Times New Roman"/>
            <w:sz w:val="22"/>
            <w:szCs w:val="22"/>
            <w:lang w:val="en"/>
          </w:rPr>
          <w:t xml:space="preserve">these values </w:t>
        </w:r>
        <w:commentRangeEnd w:id="114"/>
        <w:r w:rsidR="001E6E1F">
          <w:rPr>
            <w:rStyle w:val="Kommentarzeichen"/>
          </w:rPr>
          <w:commentReference w:id="114"/>
        </w:r>
      </w:ins>
      <w:r>
        <w:rPr>
          <w:rFonts w:ascii="Times New Roman" w:eastAsia="Ubuntu" w:hAnsi="Times New Roman" w:cs="Times New Roman"/>
          <w:sz w:val="22"/>
          <w:szCs w:val="22"/>
          <w:lang w:val="en"/>
        </w:rPr>
        <w:t xml:space="preserve">are discarded for reasons discussed </w:t>
      </w:r>
      <w:commentRangeStart w:id="116"/>
      <w:r>
        <w:rPr>
          <w:rFonts w:ascii="Times New Roman" w:eastAsia="Ubuntu" w:hAnsi="Times New Roman" w:cs="Times New Roman"/>
          <w:sz w:val="22"/>
          <w:szCs w:val="22"/>
          <w:lang w:val="en"/>
        </w:rPr>
        <w:t>later</w:t>
      </w:r>
      <w:commentRangeEnd w:id="116"/>
      <w:r w:rsidR="001E6E1F">
        <w:rPr>
          <w:rStyle w:val="Kommentarzeichen"/>
        </w:rPr>
        <w:commentReference w:id="116"/>
      </w:r>
      <w:r>
        <w:rPr>
          <w:rFonts w:ascii="Times New Roman" w:eastAsia="Ubuntu" w:hAnsi="Times New Roman" w:cs="Times New Roman"/>
          <w:sz w:val="22"/>
          <w:szCs w:val="22"/>
          <w:lang w:val="en"/>
        </w:rPr>
        <w:t>. [</w:t>
      </w:r>
      <w:proofErr w:type="gramStart"/>
      <w:r>
        <w:rPr>
          <w:rFonts w:ascii="Times New Roman" w:eastAsia="Ubuntu" w:hAnsi="Times New Roman" w:cs="Times New Roman"/>
          <w:b/>
          <w:bCs/>
          <w:sz w:val="22"/>
          <w:szCs w:val="22"/>
          <w:lang w:val="en"/>
        </w:rPr>
        <w:t>cite</w:t>
      </w:r>
      <w:proofErr w:type="gramEnd"/>
      <w:r>
        <w:rPr>
          <w:rFonts w:ascii="Times New Roman" w:eastAsia="Ubuntu" w:hAnsi="Times New Roman" w:cs="Times New Roman"/>
          <w:b/>
          <w:bCs/>
          <w:sz w:val="22"/>
          <w:szCs w:val="22"/>
          <w:lang w:val="en"/>
        </w:rPr>
        <w:t xml:space="preserve"> manuals]</w:t>
      </w:r>
    </w:p>
    <w:p w14:paraId="425CCCDD" w14:textId="77777777" w:rsidR="00867EBA" w:rsidRDefault="00867EBA">
      <w:pPr>
        <w:spacing w:line="360" w:lineRule="auto"/>
        <w:jc w:val="both"/>
        <w:rPr>
          <w:rFonts w:ascii="Times New Roman" w:eastAsia="Ubuntu" w:hAnsi="Times New Roman" w:cs="Times New Roman"/>
          <w:b/>
          <w:bCs/>
          <w:sz w:val="22"/>
          <w:szCs w:val="22"/>
          <w:lang w:val="en"/>
        </w:rPr>
      </w:pPr>
    </w:p>
    <w:p w14:paraId="7D2C1F6F" w14:textId="77777777" w:rsidR="00867EBA" w:rsidRDefault="00B877A2">
      <w:pPr>
        <w:spacing w:line="300" w:lineRule="auto"/>
        <w:jc w:val="both"/>
        <w:rPr>
          <w:rFonts w:ascii="Ubuntu" w:eastAsia="Ubuntu" w:hAnsi="Ubuntu" w:cs="Ubuntu"/>
          <w:sz w:val="30"/>
          <w:szCs w:val="30"/>
          <w:lang w:val="en"/>
        </w:rPr>
      </w:pPr>
      <w:r>
        <w:rPr>
          <w:rFonts w:ascii="Ubuntu" w:eastAsia="Ubuntu" w:hAnsi="Ubuntu" w:cs="Ubuntu"/>
          <w:sz w:val="30"/>
          <w:szCs w:val="30"/>
          <w:lang w:val="en"/>
        </w:rPr>
        <w:t>3.3.2</w:t>
      </w:r>
      <w:r>
        <w:rPr>
          <w:rFonts w:ascii="Ubuntu" w:eastAsia="Ubuntu" w:hAnsi="Ubuntu" w:cs="Ubuntu"/>
          <w:sz w:val="30"/>
          <w:szCs w:val="30"/>
          <w:lang w:val="en"/>
        </w:rPr>
        <w:tab/>
        <w:t>Screening Experiments</w:t>
      </w:r>
    </w:p>
    <w:p w14:paraId="20BEEDC5" w14:textId="51FCB6F3" w:rsidR="00867EBA" w:rsidRDefault="00B877A2">
      <w:pPr>
        <w:spacing w:line="360" w:lineRule="auto"/>
        <w:jc w:val="both"/>
        <w:rPr>
          <w:rFonts w:ascii="Ubuntu" w:eastAsia="Ubuntu" w:hAnsi="Ubuntu" w:cs="Ubuntu"/>
          <w:sz w:val="30"/>
          <w:szCs w:val="30"/>
          <w:lang w:val="en"/>
        </w:rPr>
      </w:pPr>
      <w:commentRangeStart w:id="117"/>
      <w:r>
        <w:rPr>
          <w:rFonts w:ascii="Times New Roman" w:eastAsia="Ubuntu" w:hAnsi="Times New Roman" w:cs="Times New Roman"/>
          <w:sz w:val="22"/>
          <w:szCs w:val="22"/>
          <w:lang w:val="en"/>
        </w:rPr>
        <w:t>S1</w:t>
      </w:r>
      <w:commentRangeEnd w:id="117"/>
      <w:r w:rsidR="00FA7471">
        <w:rPr>
          <w:rStyle w:val="Kommentarzeichen"/>
        </w:rPr>
        <w:commentReference w:id="117"/>
      </w:r>
      <w:r>
        <w:rPr>
          <w:rFonts w:ascii="Times New Roman" w:eastAsia="Ubuntu" w:hAnsi="Times New Roman" w:cs="Times New Roman"/>
          <w:sz w:val="22"/>
          <w:szCs w:val="22"/>
          <w:lang w:val="en"/>
        </w:rPr>
        <w:t xml:space="preserve"> </w:t>
      </w:r>
      <w:proofErr w:type="gramStart"/>
      <w:r>
        <w:rPr>
          <w:rFonts w:ascii="Times New Roman" w:eastAsia="Ubuntu" w:hAnsi="Times New Roman" w:cs="Times New Roman"/>
          <w:sz w:val="22"/>
          <w:szCs w:val="22"/>
          <w:lang w:val="en"/>
        </w:rPr>
        <w:t>is conducted</w:t>
      </w:r>
      <w:proofErr w:type="gramEnd"/>
      <w:r>
        <w:rPr>
          <w:rFonts w:ascii="Times New Roman" w:eastAsia="Ubuntu" w:hAnsi="Times New Roman" w:cs="Times New Roman"/>
          <w:sz w:val="22"/>
          <w:szCs w:val="22"/>
          <w:lang w:val="en"/>
        </w:rPr>
        <w:t xml:space="preserve"> to obtain information on binary interactions between specific Strains and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in the four growing media previously mentioned. Strain-only wells serve as controls in this and subsequent screenings as do the -N media. Previous analysis of S1 concluded that nothing grew in -N media (as is expected) thus subsequent screens no longer made use of these media. The specific strains used in each screening experiment </w:t>
      </w:r>
      <w:proofErr w:type="spellStart"/>
      <w:proofErr w:type="gramStart"/>
      <w:r>
        <w:rPr>
          <w:rFonts w:ascii="Times New Roman" w:eastAsia="Ubuntu" w:hAnsi="Times New Roman" w:cs="Times New Roman"/>
          <w:sz w:val="22"/>
          <w:szCs w:val="22"/>
          <w:lang w:val="en"/>
        </w:rPr>
        <w:t>are</w:t>
      </w:r>
      <w:del w:id="118" w:author="Herr, Nora (059)" w:date="2019-11-23T20:58:00Z">
        <w:r w:rsidDel="00FA7471">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provided</w:t>
      </w:r>
      <w:proofErr w:type="spellEnd"/>
      <w:proofErr w:type="gramEnd"/>
      <w:r>
        <w:rPr>
          <w:rFonts w:ascii="Times New Roman" w:eastAsia="Ubuntu" w:hAnsi="Times New Roman" w:cs="Times New Roman"/>
          <w:sz w:val="22"/>
          <w:szCs w:val="22"/>
          <w:lang w:val="en"/>
        </w:rPr>
        <w:t xml:space="preserve"> in the Supplementary Data. Absorbance measurements were collected at 600 and 750 nm wavelengths (A</w:t>
      </w:r>
      <w:r>
        <w:rPr>
          <w:rFonts w:ascii="Times New Roman" w:eastAsia="Ubuntu" w:hAnsi="Times New Roman" w:cs="Times New Roman"/>
          <w:sz w:val="22"/>
          <w:szCs w:val="22"/>
          <w:vertAlign w:val="subscript"/>
          <w:lang w:val="en"/>
        </w:rPr>
        <w:t>600</w:t>
      </w:r>
      <w:r>
        <w:rPr>
          <w:rFonts w:ascii="Times New Roman" w:eastAsia="Ubuntu" w:hAnsi="Times New Roman" w:cs="Times New Roman"/>
          <w:sz w:val="22"/>
          <w:szCs w:val="22"/>
          <w:lang w:val="en"/>
        </w:rPr>
        <w:t xml:space="preserve"> and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respectively), and fluorescence was measured at 680 nm wavelength after 480 nm excitation (henceforward F</w:t>
      </w:r>
      <w:r>
        <w:rPr>
          <w:rFonts w:ascii="Times New Roman" w:eastAsia="Ubuntu" w:hAnsi="Times New Roman" w:cs="Times New Roman"/>
          <w:sz w:val="22"/>
          <w:szCs w:val="22"/>
          <w:vertAlign w:val="subscript"/>
          <w:lang w:val="en"/>
        </w:rPr>
        <w:t>680</w:t>
      </w:r>
      <w:commentRangeStart w:id="119"/>
      <w:r>
        <w:rPr>
          <w:rFonts w:ascii="Times New Roman" w:eastAsia="Ubuntu" w:hAnsi="Times New Roman" w:cs="Times New Roman"/>
          <w:sz w:val="22"/>
          <w:szCs w:val="22"/>
          <w:lang w:val="en"/>
        </w:rPr>
        <w:t xml:space="preserve">). S2 </w:t>
      </w:r>
      <w:proofErr w:type="gramStart"/>
      <w:r>
        <w:rPr>
          <w:rFonts w:ascii="Times New Roman" w:eastAsia="Ubuntu" w:hAnsi="Times New Roman" w:cs="Times New Roman"/>
          <w:sz w:val="22"/>
          <w:szCs w:val="22"/>
          <w:lang w:val="en"/>
        </w:rPr>
        <w:t>was conducted</w:t>
      </w:r>
      <w:proofErr w:type="gramEnd"/>
      <w:r>
        <w:rPr>
          <w:rFonts w:ascii="Times New Roman" w:eastAsia="Ubuntu" w:hAnsi="Times New Roman" w:cs="Times New Roman"/>
          <w:sz w:val="22"/>
          <w:szCs w:val="22"/>
          <w:lang w:val="en"/>
        </w:rPr>
        <w:t xml:space="preserve"> </w:t>
      </w:r>
      <w:commentRangeEnd w:id="119"/>
      <w:r w:rsidR="00317E57">
        <w:rPr>
          <w:rStyle w:val="Kommentarzeichen"/>
        </w:rPr>
        <w:commentReference w:id="119"/>
      </w:r>
      <w:r>
        <w:rPr>
          <w:rFonts w:ascii="Times New Roman" w:eastAsia="Ubuntu" w:hAnsi="Times New Roman" w:cs="Times New Roman"/>
          <w:sz w:val="22"/>
          <w:szCs w:val="22"/>
          <w:lang w:val="en"/>
        </w:rPr>
        <w:t xml:space="preserve">over three conditions in TP media: Strain-only controls, Strain and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binary interactions, and Strain and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in the context of a defined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 (denoted as B, B+C, SC+C, respectively). Absorbance measurements were taken at A</w:t>
      </w:r>
      <w:r>
        <w:rPr>
          <w:rFonts w:ascii="Times New Roman" w:eastAsia="Ubuntu" w:hAnsi="Times New Roman" w:cs="Times New Roman"/>
          <w:sz w:val="22"/>
          <w:szCs w:val="22"/>
          <w:vertAlign w:val="subscript"/>
          <w:lang w:val="en"/>
        </w:rPr>
        <w:t>750</w:t>
      </w:r>
      <w:del w:id="120" w:author="Herr, Nora (059)" w:date="2019-11-23T21:02:00Z">
        <w:r w:rsidDel="00317E57">
          <w:rPr>
            <w:rFonts w:ascii="Times New Roman" w:eastAsia="Ubuntu" w:hAnsi="Times New Roman" w:cs="Times New Roman"/>
            <w:sz w:val="22"/>
            <w:szCs w:val="22"/>
            <w:lang w:val="en"/>
          </w:rPr>
          <w:delText xml:space="preserve"> only</w:delText>
        </w:r>
      </w:del>
      <w:r>
        <w:rPr>
          <w:rFonts w:ascii="Times New Roman" w:eastAsia="Ubuntu" w:hAnsi="Times New Roman" w:cs="Times New Roman"/>
          <w:sz w:val="22"/>
          <w:szCs w:val="22"/>
          <w:lang w:val="en"/>
        </w:rPr>
        <w:t>, and fluorescence at F</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S3 </w:t>
      </w:r>
      <w:proofErr w:type="gramStart"/>
      <w:r>
        <w:rPr>
          <w:rFonts w:ascii="Times New Roman" w:eastAsia="Ubuntu" w:hAnsi="Times New Roman" w:cs="Times New Roman"/>
          <w:sz w:val="22"/>
          <w:szCs w:val="22"/>
          <w:lang w:val="en"/>
        </w:rPr>
        <w:t>was conducted</w:t>
      </w:r>
      <w:proofErr w:type="gramEnd"/>
      <w:r>
        <w:rPr>
          <w:rFonts w:ascii="Times New Roman" w:eastAsia="Ubuntu" w:hAnsi="Times New Roman" w:cs="Times New Roman"/>
          <w:sz w:val="22"/>
          <w:szCs w:val="22"/>
          <w:lang w:val="en"/>
        </w:rPr>
        <w:t xml:space="preserve"> to obtain information on whether the </w:t>
      </w:r>
      <w:ins w:id="121" w:author="Herr, Nora (059)" w:date="2019-11-23T21:03:00Z">
        <w:r w:rsidR="00317E57">
          <w:rPr>
            <w:rFonts w:ascii="Times New Roman" w:eastAsia="Ubuntu" w:hAnsi="Times New Roman" w:cs="Times New Roman"/>
            <w:sz w:val="22"/>
            <w:szCs w:val="22"/>
            <w:lang w:val="en"/>
          </w:rPr>
          <w:t xml:space="preserve">initial </w:t>
        </w:r>
      </w:ins>
      <w:del w:id="122" w:author="Herr, Nora (059)" w:date="2019-11-23T21:03:00Z">
        <w:r w:rsidDel="00317E57">
          <w:rPr>
            <w:rFonts w:ascii="Times New Roman" w:eastAsia="Ubuntu" w:hAnsi="Times New Roman" w:cs="Times New Roman"/>
            <w:sz w:val="22"/>
            <w:szCs w:val="22"/>
            <w:lang w:val="en"/>
          </w:rPr>
          <w:delText>start</w:delText>
        </w:r>
      </w:del>
      <w:r>
        <w:rPr>
          <w:rFonts w:ascii="Times New Roman" w:eastAsia="Ubuntu" w:hAnsi="Times New Roman" w:cs="Times New Roman"/>
          <w:sz w:val="22"/>
          <w:szCs w:val="22"/>
          <w:lang w:val="en"/>
        </w:rPr>
        <w:t xml:space="preserve"> inoculum ratios of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-to-Strain in TP media make an impact on the </w:t>
      </w:r>
      <w:del w:id="123" w:author="Herr, Nora (059)" w:date="2019-11-23T21:03:00Z">
        <w:r w:rsidDel="00317E57">
          <w:rPr>
            <w:rFonts w:ascii="Times New Roman" w:eastAsia="Ubuntu" w:hAnsi="Times New Roman" w:cs="Times New Roman"/>
            <w:sz w:val="22"/>
            <w:szCs w:val="22"/>
            <w:lang w:val="en"/>
          </w:rPr>
          <w:delText>the</w:delText>
        </w:r>
      </w:del>
      <w:r>
        <w:rPr>
          <w:rFonts w:ascii="Times New Roman" w:eastAsia="Ubuntu" w:hAnsi="Times New Roman" w:cs="Times New Roman"/>
          <w:sz w:val="22"/>
          <w:szCs w:val="22"/>
          <w:lang w:val="en"/>
        </w:rPr>
        <w:t xml:space="preserve"> overall growth. These ratios were 1:1.6, 1:16, </w:t>
      </w:r>
      <w:commentRangeStart w:id="124"/>
      <w:proofErr w:type="gramStart"/>
      <w:r>
        <w:rPr>
          <w:rFonts w:ascii="Times New Roman" w:eastAsia="Ubuntu" w:hAnsi="Times New Roman" w:cs="Times New Roman"/>
          <w:sz w:val="22"/>
          <w:szCs w:val="22"/>
          <w:lang w:val="en"/>
        </w:rPr>
        <w:t xml:space="preserve">1:160 </w:t>
      </w:r>
      <w:commentRangeEnd w:id="124"/>
      <w:r w:rsidR="00317E57">
        <w:rPr>
          <w:rStyle w:val="Kommentarzeichen"/>
        </w:rPr>
        <w:commentReference w:id="124"/>
      </w:r>
      <w:r>
        <w:rPr>
          <w:rFonts w:ascii="Times New Roman" w:eastAsia="Ubuntu" w:hAnsi="Times New Roman" w:cs="Times New Roman"/>
          <w:sz w:val="22"/>
          <w:szCs w:val="22"/>
          <w:lang w:val="en"/>
        </w:rPr>
        <w:t>as</w:t>
      </w:r>
      <w:proofErr w:type="gramEnd"/>
      <w:r>
        <w:rPr>
          <w:rFonts w:ascii="Times New Roman" w:eastAsia="Ubuntu" w:hAnsi="Times New Roman" w:cs="Times New Roman"/>
          <w:sz w:val="22"/>
          <w:szCs w:val="22"/>
          <w:lang w:val="en"/>
        </w:rPr>
        <w:t xml:space="preserve"> measured by </w:t>
      </w:r>
      <w:commentRangeStart w:id="125"/>
      <w:r>
        <w:rPr>
          <w:rFonts w:ascii="Times New Roman" w:eastAsia="Ubuntu" w:hAnsi="Times New Roman" w:cs="Times New Roman"/>
          <w:sz w:val="22"/>
          <w:szCs w:val="22"/>
          <w:lang w:val="en"/>
        </w:rPr>
        <w:t>OD</w:t>
      </w:r>
      <w:commentRangeEnd w:id="125"/>
      <w:r w:rsidR="00317E57">
        <w:rPr>
          <w:rStyle w:val="Kommentarzeichen"/>
        </w:rPr>
        <w:commentReference w:id="125"/>
      </w:r>
      <w:r>
        <w:rPr>
          <w:rFonts w:ascii="Times New Roman" w:eastAsia="Ubuntu" w:hAnsi="Times New Roman" w:cs="Times New Roman"/>
          <w:sz w:val="22"/>
          <w:szCs w:val="22"/>
          <w:lang w:val="en"/>
        </w:rPr>
        <w:t>. Absorbances A</w:t>
      </w:r>
      <w:r>
        <w:rPr>
          <w:rFonts w:ascii="Times New Roman" w:eastAsia="Ubuntu" w:hAnsi="Times New Roman" w:cs="Times New Roman"/>
          <w:sz w:val="22"/>
          <w:szCs w:val="22"/>
          <w:vertAlign w:val="subscript"/>
          <w:lang w:val="en"/>
        </w:rPr>
        <w:t>600</w:t>
      </w:r>
      <w:r>
        <w:rPr>
          <w:rFonts w:ascii="Times New Roman" w:eastAsia="Ubuntu" w:hAnsi="Times New Roman" w:cs="Times New Roman"/>
          <w:sz w:val="22"/>
          <w:szCs w:val="22"/>
          <w:lang w:val="en"/>
        </w:rPr>
        <w:t xml:space="preserve"> and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xml:space="preserve"> were measured as well as F</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S4 is conducted to determine if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 growth necessitated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or if </w:t>
      </w:r>
      <w:proofErr w:type="spellStart"/>
      <w:r>
        <w:rPr>
          <w:rFonts w:ascii="Times New Roman" w:eastAsia="Ubuntu" w:hAnsi="Times New Roman" w:cs="Times New Roman"/>
          <w:sz w:val="22"/>
          <w:szCs w:val="22"/>
          <w:lang w:val="en"/>
        </w:rPr>
        <w:t>Ch</w:t>
      </w:r>
      <w:ins w:id="126" w:author="Herr, Nora (059)" w:date="2019-11-23T21:04:00Z">
        <w:r w:rsidR="00317E57">
          <w:rPr>
            <w:rFonts w:ascii="Times New Roman" w:eastAsia="Ubuntu" w:hAnsi="Times New Roman" w:cs="Times New Roman"/>
            <w:sz w:val="22"/>
            <w:szCs w:val="22"/>
            <w:lang w:val="en"/>
          </w:rPr>
          <w:t>la</w:t>
        </w:r>
      </w:ins>
      <w:del w:id="127" w:author="Herr, Nora (059)" w:date="2019-11-23T21:04:00Z">
        <w:r w:rsidDel="00317E57">
          <w:rPr>
            <w:rFonts w:ascii="Times New Roman" w:eastAsia="Ubuntu" w:hAnsi="Times New Roman" w:cs="Times New Roman"/>
            <w:sz w:val="22"/>
            <w:szCs w:val="22"/>
            <w:lang w:val="en"/>
          </w:rPr>
          <w:delText>al</w:delText>
        </w:r>
      </w:del>
      <w:r>
        <w:rPr>
          <w:rFonts w:ascii="Times New Roman" w:eastAsia="Ubuntu" w:hAnsi="Times New Roman" w:cs="Times New Roman"/>
          <w:sz w:val="22"/>
          <w:szCs w:val="22"/>
          <w:lang w:val="en"/>
        </w:rPr>
        <w:t>my</w:t>
      </w:r>
      <w:proofErr w:type="spellEnd"/>
      <w:r>
        <w:rPr>
          <w:rFonts w:ascii="Times New Roman" w:eastAsia="Ubuntu" w:hAnsi="Times New Roman" w:cs="Times New Roman"/>
          <w:sz w:val="22"/>
          <w:szCs w:val="22"/>
          <w:lang w:val="en"/>
        </w:rPr>
        <w:t xml:space="preserve"> supernatant was sufficient for their growth and </w:t>
      </w:r>
      <w:ins w:id="128" w:author="Herr, Nora (059)" w:date="2019-11-23T21:05:00Z">
        <w:r w:rsidR="00317E57">
          <w:rPr>
            <w:rFonts w:ascii="Times New Roman" w:eastAsia="Ubuntu" w:hAnsi="Times New Roman" w:cs="Times New Roman"/>
            <w:sz w:val="22"/>
            <w:szCs w:val="22"/>
            <w:lang w:val="en"/>
          </w:rPr>
          <w:t xml:space="preserve">was </w:t>
        </w:r>
      </w:ins>
      <w:del w:id="129" w:author="Herr, Nora (059)" w:date="2019-11-23T21:05:00Z">
        <w:r w:rsidDel="00317E57">
          <w:rPr>
            <w:rFonts w:ascii="Times New Roman" w:eastAsia="Ubuntu" w:hAnsi="Times New Roman" w:cs="Times New Roman"/>
            <w:sz w:val="22"/>
            <w:szCs w:val="22"/>
            <w:lang w:val="en"/>
          </w:rPr>
          <w:delText>its</w:delText>
        </w:r>
      </w:del>
      <w:r>
        <w:rPr>
          <w:rFonts w:ascii="Times New Roman" w:eastAsia="Ubuntu" w:hAnsi="Times New Roman" w:cs="Times New Roman"/>
          <w:sz w:val="22"/>
          <w:szCs w:val="22"/>
          <w:lang w:val="en"/>
        </w:rPr>
        <w:t xml:space="preserve"> meant to provide further evidence for the modulating effect of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Ratios </w:t>
      </w:r>
      <w:proofErr w:type="gramStart"/>
      <w:ins w:id="130" w:author="Herr, Nora (059)" w:date="2019-11-23T21:05:00Z">
        <w:r w:rsidR="00317E57">
          <w:rPr>
            <w:rFonts w:ascii="Times New Roman" w:eastAsia="Ubuntu" w:hAnsi="Times New Roman" w:cs="Times New Roman"/>
            <w:sz w:val="22"/>
            <w:szCs w:val="22"/>
            <w:lang w:val="en"/>
          </w:rPr>
          <w:t>were</w:t>
        </w:r>
      </w:ins>
      <w:del w:id="131" w:author="Herr, Nora (059)" w:date="2019-11-23T21:05:00Z">
        <w:r w:rsidDel="00317E57">
          <w:rPr>
            <w:rFonts w:ascii="Times New Roman" w:eastAsia="Ubuntu" w:hAnsi="Times New Roman" w:cs="Times New Roman"/>
            <w:sz w:val="22"/>
            <w:szCs w:val="22"/>
            <w:lang w:val="en"/>
          </w:rPr>
          <w:delText>are</w:delText>
        </w:r>
      </w:del>
      <w:r>
        <w:rPr>
          <w:rFonts w:ascii="Times New Roman" w:eastAsia="Ubuntu" w:hAnsi="Times New Roman" w:cs="Times New Roman"/>
          <w:sz w:val="22"/>
          <w:szCs w:val="22"/>
          <w:lang w:val="en"/>
        </w:rPr>
        <w:t xml:space="preserve"> used</w:t>
      </w:r>
      <w:proofErr w:type="gramEnd"/>
      <w:r>
        <w:rPr>
          <w:rFonts w:ascii="Times New Roman" w:eastAsia="Ubuntu" w:hAnsi="Times New Roman" w:cs="Times New Roman"/>
          <w:sz w:val="22"/>
          <w:szCs w:val="22"/>
          <w:lang w:val="en"/>
        </w:rPr>
        <w:t xml:space="preserve"> to determine growth impact as in S3. Absorbances were measured at </w:t>
      </w:r>
      <w:proofErr w:type="gramStart"/>
      <w:r>
        <w:rPr>
          <w:rFonts w:ascii="Times New Roman" w:eastAsia="Ubuntu" w:hAnsi="Times New Roman" w:cs="Times New Roman"/>
          <w:sz w:val="22"/>
          <w:szCs w:val="22"/>
          <w:lang w:val="en"/>
        </w:rPr>
        <w:t>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and A</w:t>
      </w:r>
      <w:r>
        <w:rPr>
          <w:rFonts w:ascii="Times New Roman" w:eastAsia="Ubuntu" w:hAnsi="Times New Roman" w:cs="Times New Roman"/>
          <w:sz w:val="22"/>
          <w:szCs w:val="22"/>
          <w:vertAlign w:val="subscript"/>
          <w:lang w:val="en"/>
        </w:rPr>
        <w:t>750</w:t>
      </w:r>
      <w:proofErr w:type="gramEnd"/>
      <w:r>
        <w:rPr>
          <w:rFonts w:ascii="Times New Roman" w:eastAsia="Ubuntu" w:hAnsi="Times New Roman" w:cs="Times New Roman"/>
          <w:sz w:val="22"/>
          <w:szCs w:val="22"/>
          <w:lang w:val="en"/>
        </w:rPr>
        <w:t xml:space="preserve"> and fluorescence at F</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The screening experiments 1-3 (S1-S3) </w:t>
      </w:r>
      <w:proofErr w:type="gramStart"/>
      <w:r>
        <w:rPr>
          <w:rFonts w:ascii="Times New Roman" w:eastAsia="Ubuntu" w:hAnsi="Times New Roman" w:cs="Times New Roman"/>
          <w:sz w:val="22"/>
          <w:szCs w:val="22"/>
          <w:lang w:val="en"/>
        </w:rPr>
        <w:t>were conducted</w:t>
      </w:r>
      <w:proofErr w:type="gramEnd"/>
      <w:r>
        <w:rPr>
          <w:rFonts w:ascii="Times New Roman" w:eastAsia="Ubuntu" w:hAnsi="Times New Roman" w:cs="Times New Roman"/>
          <w:sz w:val="22"/>
          <w:szCs w:val="22"/>
          <w:lang w:val="en"/>
        </w:rPr>
        <w:t xml:space="preserve"> prior to commencement of this Thesis while Screening 4 (S4) was conducted for this thesis. </w:t>
      </w:r>
      <w:commentRangeStart w:id="132"/>
      <w:r>
        <w:rPr>
          <w:rFonts w:ascii="Times New Roman" w:eastAsia="Ubuntu" w:hAnsi="Times New Roman" w:cs="Times New Roman"/>
          <w:sz w:val="22"/>
          <w:szCs w:val="22"/>
          <w:lang w:val="en"/>
        </w:rPr>
        <w:t xml:space="preserve">The S1-S3 well fractions had been </w:t>
      </w:r>
      <w:proofErr w:type="gramStart"/>
      <w:r>
        <w:rPr>
          <w:rFonts w:ascii="Times New Roman" w:eastAsia="Ubuntu" w:hAnsi="Times New Roman" w:cs="Times New Roman"/>
          <w:sz w:val="22"/>
          <w:szCs w:val="22"/>
          <w:lang w:val="en"/>
        </w:rPr>
        <w:t>resolved and thus could had not been interpreted</w:t>
      </w:r>
      <w:proofErr w:type="gramEnd"/>
      <w:r>
        <w:rPr>
          <w:rFonts w:ascii="Times New Roman" w:eastAsia="Ubuntu" w:hAnsi="Times New Roman" w:cs="Times New Roman"/>
          <w:sz w:val="22"/>
          <w:szCs w:val="22"/>
          <w:lang w:val="en"/>
        </w:rPr>
        <w:t xml:space="preserve"> and thus are given to be analyzed along with S4 for this project.</w:t>
      </w:r>
      <w:commentRangeEnd w:id="132"/>
      <w:r w:rsidR="00317E57">
        <w:rPr>
          <w:rStyle w:val="Kommentarzeichen"/>
        </w:rPr>
        <w:commentReference w:id="132"/>
      </w:r>
    </w:p>
    <w:p w14:paraId="57B46F90" w14:textId="77777777" w:rsidR="00867EBA" w:rsidRDefault="00867EBA">
      <w:pPr>
        <w:spacing w:line="360" w:lineRule="auto"/>
        <w:jc w:val="both"/>
        <w:rPr>
          <w:rFonts w:ascii="Times New Roman" w:hAnsi="Times New Roman" w:cs="Times New Roman"/>
          <w:sz w:val="22"/>
          <w:szCs w:val="22"/>
          <w:lang w:val="en"/>
        </w:rPr>
      </w:pPr>
    </w:p>
    <w:p w14:paraId="4028CEB7" w14:textId="77777777" w:rsidR="00867EBA" w:rsidRDefault="00B877A2">
      <w:pPr>
        <w:spacing w:line="300" w:lineRule="auto"/>
        <w:jc w:val="both"/>
        <w:rPr>
          <w:rFonts w:ascii="Ubuntu" w:eastAsia="Ubuntu" w:hAnsi="Ubuntu" w:cs="Ubuntu"/>
          <w:sz w:val="30"/>
          <w:szCs w:val="30"/>
          <w:lang w:val="en"/>
        </w:rPr>
      </w:pPr>
      <w:r>
        <w:rPr>
          <w:rFonts w:ascii="Ubuntu" w:eastAsia="Ubuntu" w:hAnsi="Ubuntu" w:cs="Ubuntu"/>
          <w:sz w:val="30"/>
          <w:szCs w:val="30"/>
          <w:lang w:val="en"/>
        </w:rPr>
        <w:t>3.3.3</w:t>
      </w:r>
      <w:r>
        <w:rPr>
          <w:rFonts w:ascii="Ubuntu" w:eastAsia="Ubuntu" w:hAnsi="Ubuntu" w:cs="Ubuntu"/>
          <w:sz w:val="30"/>
          <w:szCs w:val="30"/>
          <w:lang w:val="en"/>
        </w:rPr>
        <w:tab/>
        <w:t>PBR Experiments</w:t>
      </w:r>
    </w:p>
    <w:p w14:paraId="788F0F6E" w14:textId="1904E799" w:rsidR="00867EBA" w:rsidRDefault="00B877A2">
      <w:pPr>
        <w:spacing w:line="360" w:lineRule="auto"/>
        <w:jc w:val="both"/>
        <w:rPr>
          <w:rFonts w:ascii="Ubuntu" w:eastAsia="Ubuntu" w:hAnsi="Ubuntu" w:cs="Ubuntu"/>
          <w:b/>
          <w:bCs/>
          <w:sz w:val="30"/>
          <w:szCs w:val="30"/>
          <w:lang w:val="en"/>
        </w:rPr>
      </w:pPr>
      <w:r>
        <w:rPr>
          <w:rFonts w:ascii="Times New Roman" w:eastAsia="Ubuntu" w:hAnsi="Times New Roman" w:cs="Times New Roman"/>
          <w:sz w:val="22"/>
          <w:szCs w:val="22"/>
          <w:lang w:val="en"/>
        </w:rPr>
        <w:t xml:space="preserve">Given that the </w:t>
      </w:r>
      <w:proofErr w:type="spellStart"/>
      <w:r>
        <w:rPr>
          <w:rFonts w:ascii="Times New Roman" w:eastAsia="Ubuntu" w:hAnsi="Times New Roman" w:cs="Times New Roman"/>
          <w:sz w:val="22"/>
          <w:szCs w:val="22"/>
          <w:lang w:val="en"/>
        </w:rPr>
        <w:t>phycosphere</w:t>
      </w:r>
      <w:proofErr w:type="spellEnd"/>
      <w:r>
        <w:rPr>
          <w:rFonts w:ascii="Times New Roman" w:eastAsia="Ubuntu" w:hAnsi="Times New Roman" w:cs="Times New Roman"/>
          <w:sz w:val="22"/>
          <w:szCs w:val="22"/>
          <w:lang w:val="en"/>
        </w:rPr>
        <w:t xml:space="preserve"> modeling system is still under development, the PBR generated data does not only serve to elucidate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 properties, it also informs on the conditions that best keep</w:t>
      </w:r>
      <w:del w:id="133" w:author="Herr, Nora (059)" w:date="2019-11-23T21:06:00Z">
        <w:r w:rsidDel="00D67791">
          <w:rPr>
            <w:rFonts w:ascii="Times New Roman" w:eastAsia="Ubuntu" w:hAnsi="Times New Roman" w:cs="Times New Roman"/>
            <w:sz w:val="22"/>
            <w:szCs w:val="22"/>
            <w:lang w:val="en"/>
          </w:rPr>
          <w:delText>s</w:delText>
        </w:r>
      </w:del>
      <w:r>
        <w:rPr>
          <w:rFonts w:ascii="Times New Roman" w:eastAsia="Ubuntu" w:hAnsi="Times New Roman" w:cs="Times New Roman"/>
          <w:sz w:val="22"/>
          <w:szCs w:val="22"/>
          <w:lang w:val="en"/>
        </w:rPr>
        <w:t xml:space="preserve"> the system from crashing. This is especially true for experiments </w:t>
      </w:r>
      <w:ins w:id="134" w:author="Herr, Nora (059)" w:date="2019-11-23T21:06:00Z">
        <w:r w:rsidR="00D67791">
          <w:rPr>
            <w:rFonts w:ascii="Times New Roman" w:eastAsia="Ubuntu" w:hAnsi="Times New Roman" w:cs="Times New Roman"/>
            <w:sz w:val="22"/>
            <w:szCs w:val="22"/>
            <w:lang w:val="en"/>
          </w:rPr>
          <w:t>one</w:t>
        </w:r>
      </w:ins>
      <w:del w:id="135" w:author="Herr, Nora (059)" w:date="2019-11-23T21:06:00Z">
        <w:r w:rsidDel="00D67791">
          <w:rPr>
            <w:rFonts w:ascii="Times New Roman" w:eastAsia="Ubuntu" w:hAnsi="Times New Roman" w:cs="Times New Roman"/>
            <w:sz w:val="22"/>
            <w:szCs w:val="22"/>
            <w:lang w:val="en"/>
          </w:rPr>
          <w:delText>1</w:delText>
        </w:r>
      </w:del>
      <w:r>
        <w:rPr>
          <w:rFonts w:ascii="Times New Roman" w:eastAsia="Ubuntu" w:hAnsi="Times New Roman" w:cs="Times New Roman"/>
          <w:sz w:val="22"/>
          <w:szCs w:val="22"/>
          <w:lang w:val="en"/>
        </w:rPr>
        <w:t xml:space="preserve"> and </w:t>
      </w:r>
      <w:ins w:id="136" w:author="Herr, Nora (059)" w:date="2019-11-23T21:07:00Z">
        <w:r w:rsidR="00D67791">
          <w:rPr>
            <w:rFonts w:ascii="Times New Roman" w:eastAsia="Ubuntu" w:hAnsi="Times New Roman" w:cs="Times New Roman"/>
            <w:sz w:val="22"/>
            <w:szCs w:val="22"/>
            <w:lang w:val="en"/>
          </w:rPr>
          <w:t>two</w:t>
        </w:r>
      </w:ins>
      <w:del w:id="137" w:author="Herr, Nora (059)" w:date="2019-11-23T21:07:00Z">
        <w:r w:rsidDel="00D67791">
          <w:rPr>
            <w:rFonts w:ascii="Times New Roman" w:eastAsia="Ubuntu" w:hAnsi="Times New Roman" w:cs="Times New Roman"/>
            <w:sz w:val="22"/>
            <w:szCs w:val="22"/>
            <w:lang w:val="en"/>
          </w:rPr>
          <w:delText>2</w:delText>
        </w:r>
      </w:del>
      <w:r>
        <w:rPr>
          <w:rFonts w:ascii="Times New Roman" w:eastAsia="Ubuntu" w:hAnsi="Times New Roman" w:cs="Times New Roman"/>
          <w:sz w:val="22"/>
          <w:szCs w:val="22"/>
          <w:lang w:val="en"/>
        </w:rPr>
        <w:t xml:space="preserve"> (PBR1-2). This data was generated before the commencement of this Thesis and helped guide </w:t>
      </w:r>
      <w:r>
        <w:rPr>
          <w:rFonts w:ascii="Times New Roman" w:eastAsia="Ubuntu" w:hAnsi="Times New Roman" w:cs="Times New Roman"/>
          <w:sz w:val="22"/>
          <w:szCs w:val="22"/>
          <w:lang w:val="en"/>
        </w:rPr>
        <w:lastRenderedPageBreak/>
        <w:t>the growing conditions for PBR3</w:t>
      </w:r>
      <w:ins w:id="138" w:author="Herr, Nora (059)" w:date="2019-11-23T21:07:00Z">
        <w:r w:rsidR="00D67791">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which </w:t>
      </w:r>
      <w:proofErr w:type="gramStart"/>
      <w:r>
        <w:rPr>
          <w:rFonts w:ascii="Times New Roman" w:eastAsia="Ubuntu" w:hAnsi="Times New Roman" w:cs="Times New Roman"/>
          <w:sz w:val="22"/>
          <w:szCs w:val="22"/>
          <w:lang w:val="en"/>
        </w:rPr>
        <w:t>was conducted</w:t>
      </w:r>
      <w:proofErr w:type="gramEnd"/>
      <w:r>
        <w:rPr>
          <w:rFonts w:ascii="Times New Roman" w:eastAsia="Ubuntu" w:hAnsi="Times New Roman" w:cs="Times New Roman"/>
          <w:sz w:val="22"/>
          <w:szCs w:val="22"/>
          <w:lang w:val="en"/>
        </w:rPr>
        <w:t xml:space="preserve"> directly for this project. </w:t>
      </w:r>
      <w:del w:id="139" w:author="Herr, Nora (059)" w:date="2019-11-23T21:07:00Z">
        <w:r w:rsidDel="00D67791">
          <w:rPr>
            <w:rFonts w:ascii="Times New Roman" w:eastAsia="Ubuntu" w:hAnsi="Times New Roman" w:cs="Times New Roman"/>
            <w:sz w:val="22"/>
            <w:szCs w:val="22"/>
            <w:lang w:val="en"/>
          </w:rPr>
          <w:delText>Unfortunately</w:delText>
        </w:r>
      </w:del>
      <w:ins w:id="140" w:author="Herr, Nora (059)" w:date="2019-11-23T21:07:00Z">
        <w:r w:rsidR="00D67791">
          <w:rPr>
            <w:rFonts w:ascii="Times New Roman" w:eastAsia="Ubuntu" w:hAnsi="Times New Roman" w:cs="Times New Roman"/>
            <w:sz w:val="22"/>
            <w:szCs w:val="22"/>
            <w:lang w:val="en"/>
          </w:rPr>
          <w:t>Unfortunately,</w:t>
        </w:r>
      </w:ins>
      <w:r>
        <w:rPr>
          <w:rFonts w:ascii="Times New Roman" w:eastAsia="Ubuntu" w:hAnsi="Times New Roman" w:cs="Times New Roman"/>
          <w:sz w:val="22"/>
          <w:szCs w:val="22"/>
          <w:lang w:val="en"/>
        </w:rPr>
        <w:t xml:space="preserve"> </w:t>
      </w:r>
      <w:del w:id="141" w:author="Herr, Nora (059)" w:date="2019-11-23T21:07:00Z">
        <w:r w:rsidDel="00D67791">
          <w:rPr>
            <w:rFonts w:ascii="Times New Roman" w:eastAsia="Ubuntu" w:hAnsi="Times New Roman" w:cs="Times New Roman"/>
            <w:sz w:val="22"/>
            <w:szCs w:val="22"/>
            <w:lang w:val="en"/>
          </w:rPr>
          <w:delText xml:space="preserve">however, </w:delText>
        </w:r>
      </w:del>
      <w:r>
        <w:rPr>
          <w:rFonts w:ascii="Times New Roman" w:eastAsia="Ubuntu" w:hAnsi="Times New Roman" w:cs="Times New Roman"/>
          <w:sz w:val="22"/>
          <w:szCs w:val="22"/>
          <w:lang w:val="en"/>
        </w:rPr>
        <w:t xml:space="preserve">PBR3 failed two weeks post-inoculation: The resulting data </w:t>
      </w:r>
      <w:proofErr w:type="gramStart"/>
      <w:ins w:id="142" w:author="Herr, Nora (059)" w:date="2019-11-23T21:07:00Z">
        <w:r w:rsidR="00D67791">
          <w:rPr>
            <w:rFonts w:ascii="Times New Roman" w:eastAsia="Ubuntu" w:hAnsi="Times New Roman" w:cs="Times New Roman"/>
            <w:sz w:val="22"/>
            <w:szCs w:val="22"/>
            <w:lang w:val="en"/>
          </w:rPr>
          <w:t>was</w:t>
        </w:r>
      </w:ins>
      <w:del w:id="143" w:author="Herr, Nora (059)" w:date="2019-11-23T21:07:00Z">
        <w:r w:rsidDel="00D67791">
          <w:rPr>
            <w:rFonts w:ascii="Times New Roman" w:eastAsia="Ubuntu" w:hAnsi="Times New Roman" w:cs="Times New Roman"/>
            <w:sz w:val="22"/>
            <w:szCs w:val="22"/>
            <w:lang w:val="en"/>
          </w:rPr>
          <w:delText>is</w:delText>
        </w:r>
      </w:del>
      <w:r>
        <w:rPr>
          <w:rFonts w:ascii="Times New Roman" w:eastAsia="Ubuntu" w:hAnsi="Times New Roman" w:cs="Times New Roman"/>
          <w:sz w:val="22"/>
          <w:szCs w:val="22"/>
          <w:lang w:val="en"/>
        </w:rPr>
        <w:t xml:space="preserve"> nevertheless analyzed</w:t>
      </w:r>
      <w:proofErr w:type="gramEnd"/>
      <w:r>
        <w:rPr>
          <w:rFonts w:ascii="Times New Roman" w:eastAsia="Ubuntu" w:hAnsi="Times New Roman" w:cs="Times New Roman"/>
          <w:sz w:val="22"/>
          <w:szCs w:val="22"/>
          <w:lang w:val="en"/>
        </w:rPr>
        <w:t xml:space="preserve">. This particular experiment </w:t>
      </w:r>
      <w:proofErr w:type="gramStart"/>
      <w:r>
        <w:rPr>
          <w:rFonts w:ascii="Times New Roman" w:eastAsia="Ubuntu" w:hAnsi="Times New Roman" w:cs="Times New Roman"/>
          <w:sz w:val="22"/>
          <w:szCs w:val="22"/>
          <w:lang w:val="en"/>
        </w:rPr>
        <w:t>was restarted</w:t>
      </w:r>
      <w:proofErr w:type="gramEnd"/>
      <w:r>
        <w:rPr>
          <w:rFonts w:ascii="Times New Roman" w:eastAsia="Ubuntu" w:hAnsi="Times New Roman" w:cs="Times New Roman"/>
          <w:sz w:val="22"/>
          <w:szCs w:val="22"/>
          <w:lang w:val="en"/>
        </w:rPr>
        <w:t xml:space="preserve"> as PBR4 after modulating growing conditions and has been continuously growing and generating data since. The PBR</w:t>
      </w:r>
      <w:ins w:id="144" w:author="Herr, Nora (059)" w:date="2019-11-23T21:08:00Z">
        <w:r w:rsidR="00D67791">
          <w:rPr>
            <w:rFonts w:ascii="Times New Roman" w:eastAsia="Ubuntu" w:hAnsi="Times New Roman" w:cs="Times New Roman"/>
            <w:sz w:val="22"/>
            <w:szCs w:val="22"/>
            <w:lang w:val="en"/>
          </w:rPr>
          <w:t xml:space="preserve"> is making</w:t>
        </w:r>
      </w:ins>
      <w:del w:id="145" w:author="Herr, Nora (059)" w:date="2019-11-23T21:08:00Z">
        <w:r w:rsidDel="00D67791">
          <w:rPr>
            <w:rFonts w:ascii="Times New Roman" w:eastAsia="Ubuntu" w:hAnsi="Times New Roman" w:cs="Times New Roman"/>
            <w:sz w:val="22"/>
            <w:szCs w:val="22"/>
            <w:lang w:val="en"/>
          </w:rPr>
          <w:delText xml:space="preserve"> makes</w:delText>
        </w:r>
      </w:del>
      <w:r>
        <w:rPr>
          <w:rFonts w:ascii="Times New Roman" w:eastAsia="Ubuntu" w:hAnsi="Times New Roman" w:cs="Times New Roman"/>
          <w:sz w:val="22"/>
          <w:szCs w:val="22"/>
          <w:lang w:val="en"/>
        </w:rPr>
        <w:t xml:space="preserve"> continuous measurements over specified time intervals and stor</w:t>
      </w:r>
      <w:ins w:id="146" w:author="Herr, Nora (059)" w:date="2019-11-23T21:08:00Z">
        <w:r w:rsidR="00D67791">
          <w:rPr>
            <w:rFonts w:ascii="Times New Roman" w:eastAsia="Ubuntu" w:hAnsi="Times New Roman" w:cs="Times New Roman"/>
            <w:sz w:val="22"/>
            <w:szCs w:val="22"/>
            <w:lang w:val="en"/>
          </w:rPr>
          <w:t>ing</w:t>
        </w:r>
      </w:ins>
      <w:del w:id="147" w:author="Herr, Nora (059)" w:date="2019-11-23T21:08:00Z">
        <w:r w:rsidDel="00D67791">
          <w:rPr>
            <w:rFonts w:ascii="Times New Roman" w:eastAsia="Ubuntu" w:hAnsi="Times New Roman" w:cs="Times New Roman"/>
            <w:sz w:val="22"/>
            <w:szCs w:val="22"/>
            <w:lang w:val="en"/>
          </w:rPr>
          <w:delText>es</w:delText>
        </w:r>
      </w:del>
      <w:r>
        <w:rPr>
          <w:rFonts w:ascii="Times New Roman" w:eastAsia="Ubuntu" w:hAnsi="Times New Roman" w:cs="Times New Roman"/>
          <w:sz w:val="22"/>
          <w:szCs w:val="22"/>
          <w:lang w:val="en"/>
        </w:rPr>
        <w:t xml:space="preserve"> the information on a CSV file. Th</w:t>
      </w:r>
      <w:ins w:id="148" w:author="Herr, Nora (059)" w:date="2019-11-23T21:09:00Z">
        <w:r w:rsidR="00D67791">
          <w:rPr>
            <w:rFonts w:ascii="Times New Roman" w:eastAsia="Ubuntu" w:hAnsi="Times New Roman" w:cs="Times New Roman"/>
            <w:sz w:val="22"/>
            <w:szCs w:val="22"/>
            <w:lang w:val="en"/>
          </w:rPr>
          <w:t>e</w:t>
        </w:r>
      </w:ins>
      <w:del w:id="149" w:author="Herr, Nora (059)" w:date="2019-11-23T21:09:00Z">
        <w:r w:rsidDel="00D67791">
          <w:rPr>
            <w:rFonts w:ascii="Times New Roman" w:eastAsia="Ubuntu" w:hAnsi="Times New Roman" w:cs="Times New Roman"/>
            <w:sz w:val="22"/>
            <w:szCs w:val="22"/>
            <w:lang w:val="en"/>
          </w:rPr>
          <w:delText>is</w:delText>
        </w:r>
      </w:del>
      <w:r>
        <w:rPr>
          <w:rFonts w:ascii="Times New Roman" w:eastAsia="Ubuntu" w:hAnsi="Times New Roman" w:cs="Times New Roman"/>
          <w:sz w:val="22"/>
          <w:szCs w:val="22"/>
          <w:lang w:val="en"/>
        </w:rPr>
        <w:t xml:space="preserve"> information can be </w:t>
      </w:r>
      <w:ins w:id="150" w:author="Herr, Nora (059)" w:date="2019-11-23T21:08:00Z">
        <w:r w:rsidR="00D67791">
          <w:rPr>
            <w:rFonts w:ascii="Times New Roman" w:eastAsia="Ubuntu" w:hAnsi="Times New Roman" w:cs="Times New Roman"/>
            <w:sz w:val="22"/>
            <w:szCs w:val="22"/>
            <w:lang w:val="en"/>
          </w:rPr>
          <w:t xml:space="preserve">accessed </w:t>
        </w:r>
      </w:ins>
      <w:del w:id="151" w:author="Herr, Nora (059)" w:date="2019-11-23T21:08:00Z">
        <w:r w:rsidDel="00D67791">
          <w:rPr>
            <w:rFonts w:ascii="Times New Roman" w:eastAsia="Ubuntu" w:hAnsi="Times New Roman" w:cs="Times New Roman"/>
            <w:sz w:val="22"/>
            <w:szCs w:val="22"/>
            <w:lang w:val="en"/>
          </w:rPr>
          <w:delText>viewe</w:delText>
        </w:r>
      </w:del>
      <w:r>
        <w:rPr>
          <w:rFonts w:ascii="Times New Roman" w:eastAsia="Ubuntu" w:hAnsi="Times New Roman" w:cs="Times New Roman"/>
          <w:sz w:val="22"/>
          <w:szCs w:val="22"/>
          <w:lang w:val="en"/>
        </w:rPr>
        <w:t xml:space="preserve">d live via device-specific software or </w:t>
      </w:r>
      <w:del w:id="152" w:author="Herr, Nora (059)" w:date="2019-11-23T21:09:00Z">
        <w:r w:rsidDel="00D4417C">
          <w:rPr>
            <w:rFonts w:ascii="Times New Roman" w:eastAsia="Ubuntu" w:hAnsi="Times New Roman" w:cs="Times New Roman"/>
            <w:sz w:val="22"/>
            <w:szCs w:val="22"/>
            <w:lang w:val="en"/>
          </w:rPr>
          <w:delText>can be</w:delText>
        </w:r>
      </w:del>
      <w:r>
        <w:rPr>
          <w:rFonts w:ascii="Times New Roman" w:eastAsia="Ubuntu" w:hAnsi="Times New Roman" w:cs="Times New Roman"/>
          <w:sz w:val="22"/>
          <w:szCs w:val="22"/>
          <w:lang w:val="en"/>
        </w:rPr>
        <w:t xml:space="preserve"> downloaded</w:t>
      </w:r>
      <w:ins w:id="153" w:author="Herr, Nora (059)" w:date="2019-11-23T21:09:00Z">
        <w:r w:rsidR="00D67791">
          <w:rPr>
            <w:rFonts w:ascii="Times New Roman" w:eastAsia="Ubuntu" w:hAnsi="Times New Roman" w:cs="Times New Roman"/>
            <w:sz w:val="22"/>
            <w:szCs w:val="22"/>
            <w:lang w:val="en"/>
          </w:rPr>
          <w:t xml:space="preserve"> to be</w:t>
        </w:r>
      </w:ins>
      <w:del w:id="154" w:author="Herr, Nora (059)" w:date="2019-11-23T21:09:00Z">
        <w:r w:rsidDel="00D67791">
          <w:rPr>
            <w:rFonts w:ascii="Times New Roman" w:eastAsia="Ubuntu" w:hAnsi="Times New Roman" w:cs="Times New Roman"/>
            <w:sz w:val="22"/>
            <w:szCs w:val="22"/>
            <w:lang w:val="en"/>
          </w:rPr>
          <w:delText xml:space="preserve"> and then</w:delText>
        </w:r>
      </w:del>
      <w:r>
        <w:rPr>
          <w:rFonts w:ascii="Times New Roman" w:eastAsia="Ubuntu" w:hAnsi="Times New Roman" w:cs="Times New Roman"/>
          <w:sz w:val="22"/>
          <w:szCs w:val="22"/>
          <w:lang w:val="en"/>
        </w:rPr>
        <w:t xml:space="preserve"> analyzed. </w:t>
      </w:r>
      <w:r>
        <w:rPr>
          <w:rFonts w:ascii="Times New Roman" w:eastAsia="Ubuntu" w:hAnsi="Times New Roman" w:cs="Times New Roman"/>
          <w:b/>
          <w:bCs/>
          <w:sz w:val="22"/>
          <w:szCs w:val="22"/>
          <w:lang w:val="en"/>
        </w:rPr>
        <w:t>[</w:t>
      </w:r>
      <w:commentRangeStart w:id="155"/>
      <w:proofErr w:type="gramStart"/>
      <w:r>
        <w:rPr>
          <w:rFonts w:ascii="Times New Roman" w:eastAsia="Ubuntu" w:hAnsi="Times New Roman" w:cs="Times New Roman"/>
          <w:b/>
          <w:bCs/>
          <w:sz w:val="22"/>
          <w:szCs w:val="22"/>
          <w:lang w:val="en"/>
        </w:rPr>
        <w:t>show</w:t>
      </w:r>
      <w:proofErr w:type="gramEnd"/>
      <w:r>
        <w:rPr>
          <w:rFonts w:ascii="Times New Roman" w:eastAsia="Ubuntu" w:hAnsi="Times New Roman" w:cs="Times New Roman"/>
          <w:b/>
          <w:bCs/>
          <w:sz w:val="22"/>
          <w:szCs w:val="22"/>
          <w:lang w:val="en"/>
        </w:rPr>
        <w:t xml:space="preserve"> how this data looks like]</w:t>
      </w:r>
      <w:commentRangeEnd w:id="155"/>
      <w:r w:rsidR="00D4417C">
        <w:rPr>
          <w:rStyle w:val="Kommentarzeichen"/>
        </w:rPr>
        <w:commentReference w:id="155"/>
      </w:r>
    </w:p>
    <w:tbl>
      <w:tblPr>
        <w:tblStyle w:val="Tabellenraster"/>
        <w:tblpPr w:leftFromText="180" w:rightFromText="180" w:vertAnchor="text" w:horzAnchor="page" w:tblpX="1876" w:tblpY="65"/>
        <w:tblOverlap w:val="never"/>
        <w:tblW w:w="8522" w:type="dxa"/>
        <w:tblLayout w:type="fixed"/>
        <w:tblLook w:val="04A0" w:firstRow="1" w:lastRow="0" w:firstColumn="1" w:lastColumn="0" w:noHBand="0" w:noVBand="1"/>
      </w:tblPr>
      <w:tblGrid>
        <w:gridCol w:w="4261"/>
        <w:gridCol w:w="4261"/>
      </w:tblGrid>
      <w:tr w:rsidR="00867EBA" w14:paraId="776EB610" w14:textId="77777777">
        <w:tc>
          <w:tcPr>
            <w:tcW w:w="4261" w:type="dxa"/>
          </w:tcPr>
          <w:p w14:paraId="234FDDB5" w14:textId="77777777" w:rsidR="00867EBA" w:rsidRDefault="00B877A2">
            <w:pPr>
              <w:widowControl/>
              <w:spacing w:line="360" w:lineRule="auto"/>
              <w:rPr>
                <w:rFonts w:ascii="Times New Roman" w:eastAsia="Ubuntu" w:hAnsi="Times New Roman" w:cs="Times New Roman"/>
                <w:b/>
                <w:bCs/>
                <w:sz w:val="22"/>
                <w:szCs w:val="22"/>
                <w:lang w:val="en"/>
              </w:rPr>
            </w:pPr>
            <w:r>
              <w:rPr>
                <w:noProof/>
                <w:lang w:val="de-DE" w:eastAsia="de-DE"/>
              </w:rPr>
              <w:drawing>
                <wp:inline distT="0" distB="0" distL="114300" distR="114300" wp14:anchorId="24B6F3B9" wp14:editId="19B0C5BE">
                  <wp:extent cx="2303780" cy="1367155"/>
                  <wp:effectExtent l="0" t="0" r="1270" b="158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2303780" cy="1367155"/>
                          </a:xfrm>
                          <a:prstGeom prst="rect">
                            <a:avLst/>
                          </a:prstGeom>
                          <a:noFill/>
                          <a:ln>
                            <a:noFill/>
                          </a:ln>
                        </pic:spPr>
                      </pic:pic>
                    </a:graphicData>
                  </a:graphic>
                </wp:inline>
              </w:drawing>
            </w:r>
          </w:p>
        </w:tc>
        <w:tc>
          <w:tcPr>
            <w:tcW w:w="4261" w:type="dxa"/>
          </w:tcPr>
          <w:p w14:paraId="49F92E36" w14:textId="77777777" w:rsidR="00867EBA" w:rsidRDefault="00B877A2">
            <w:pPr>
              <w:widowControl/>
              <w:spacing w:line="360" w:lineRule="auto"/>
              <w:rPr>
                <w:rFonts w:ascii="Times New Roman" w:eastAsia="Ubuntu" w:hAnsi="Times New Roman" w:cs="Times New Roman"/>
                <w:b/>
                <w:bCs/>
                <w:sz w:val="22"/>
                <w:szCs w:val="22"/>
                <w:lang w:val="en"/>
              </w:rPr>
            </w:pPr>
            <w:r>
              <w:rPr>
                <w:noProof/>
                <w:lang w:val="de-DE" w:eastAsia="de-DE"/>
              </w:rPr>
              <w:drawing>
                <wp:inline distT="0" distB="0" distL="114300" distR="114300" wp14:anchorId="2D9ED314" wp14:editId="411483ED">
                  <wp:extent cx="2383790" cy="1427480"/>
                  <wp:effectExtent l="0" t="0" r="5080" b="184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2383790" cy="1427480"/>
                          </a:xfrm>
                          <a:prstGeom prst="rect">
                            <a:avLst/>
                          </a:prstGeom>
                          <a:noFill/>
                          <a:ln>
                            <a:noFill/>
                          </a:ln>
                        </pic:spPr>
                      </pic:pic>
                    </a:graphicData>
                  </a:graphic>
                </wp:inline>
              </w:drawing>
            </w:r>
          </w:p>
        </w:tc>
      </w:tr>
      <w:tr w:rsidR="00867EBA" w14:paraId="0645117F" w14:textId="77777777">
        <w:tc>
          <w:tcPr>
            <w:tcW w:w="8522" w:type="dxa"/>
            <w:gridSpan w:val="2"/>
          </w:tcPr>
          <w:p w14:paraId="6D4B8BF4" w14:textId="7213C061" w:rsidR="00867EBA" w:rsidRDefault="00B877A2">
            <w:pPr>
              <w:widowControl/>
              <w:spacing w:line="240" w:lineRule="auto"/>
              <w:rPr>
                <w:rFonts w:ascii="Times New Roman" w:eastAsia="Ubuntu" w:hAnsi="Times New Roman" w:cs="Times New Roman"/>
                <w:b/>
                <w:bCs/>
                <w:sz w:val="22"/>
                <w:szCs w:val="22"/>
                <w:lang w:val="en"/>
              </w:rPr>
            </w:pPr>
            <w:r>
              <w:rPr>
                <w:rFonts w:ascii="Times New Roman" w:eastAsia="Ubuntu" w:hAnsi="Times New Roman" w:cs="Times New Roman"/>
                <w:b/>
                <w:bCs/>
                <w:sz w:val="16"/>
                <w:szCs w:val="16"/>
                <w:lang w:val="en"/>
              </w:rPr>
              <w:t>Figure X. A.</w:t>
            </w:r>
            <w:r>
              <w:rPr>
                <w:rFonts w:ascii="Times New Roman" w:eastAsia="Ubuntu" w:hAnsi="Times New Roman" w:cs="Times New Roman"/>
                <w:sz w:val="16"/>
                <w:szCs w:val="16"/>
                <w:lang w:val="en"/>
              </w:rPr>
              <w:t xml:space="preserve"> </w:t>
            </w:r>
            <w:del w:id="156" w:author="Herr, Nora (059)" w:date="2019-11-23T21:10:00Z">
              <w:r w:rsidDel="00D4417C">
                <w:rPr>
                  <w:rFonts w:ascii="Times New Roman" w:eastAsia="Ubuntu" w:hAnsi="Times New Roman" w:cs="Times New Roman"/>
                  <w:sz w:val="16"/>
                  <w:szCs w:val="16"/>
                  <w:lang w:val="en"/>
                </w:rPr>
                <w:delText>Photobioreactor</w:delText>
              </w:r>
            </w:del>
            <w:ins w:id="157" w:author="Herr, Nora (059)" w:date="2019-11-23T21:10:00Z">
              <w:r w:rsidR="00D4417C">
                <w:rPr>
                  <w:rFonts w:ascii="Times New Roman" w:eastAsia="Ubuntu" w:hAnsi="Times New Roman" w:cs="Times New Roman"/>
                  <w:sz w:val="16"/>
                  <w:szCs w:val="16"/>
                  <w:lang w:val="en"/>
                </w:rPr>
                <w:t>Photo Bioreactor</w:t>
              </w:r>
            </w:ins>
            <w:r>
              <w:rPr>
                <w:rFonts w:ascii="Times New Roman" w:eastAsia="Ubuntu" w:hAnsi="Times New Roman" w:cs="Times New Roman"/>
                <w:sz w:val="16"/>
                <w:szCs w:val="16"/>
                <w:lang w:val="en"/>
              </w:rPr>
              <w:t xml:space="preserve"> &amp; Accessories </w:t>
            </w:r>
            <w:proofErr w:type="gramStart"/>
            <w:r>
              <w:rPr>
                <w:rFonts w:ascii="Times New Roman" w:eastAsia="Ubuntu" w:hAnsi="Times New Roman" w:cs="Times New Roman"/>
                <w:sz w:val="16"/>
                <w:szCs w:val="16"/>
                <w:lang w:val="en"/>
              </w:rPr>
              <w:t>Schematic:</w:t>
            </w:r>
            <w:proofErr w:type="gramEnd"/>
            <w:r>
              <w:rPr>
                <w:rFonts w:ascii="Times New Roman" w:eastAsia="Ubuntu" w:hAnsi="Times New Roman" w:cs="Times New Roman"/>
                <w:sz w:val="16"/>
                <w:szCs w:val="16"/>
                <w:lang w:val="en"/>
              </w:rPr>
              <w:t xml:space="preserve"> 1. Fresh Media; 2. </w:t>
            </w:r>
            <w:proofErr w:type="spellStart"/>
            <w:r>
              <w:rPr>
                <w:rFonts w:ascii="Times New Roman" w:eastAsia="Ubuntu" w:hAnsi="Times New Roman" w:cs="Times New Roman"/>
                <w:sz w:val="16"/>
                <w:szCs w:val="16"/>
                <w:lang w:val="en"/>
              </w:rPr>
              <w:t>Turbidostat</w:t>
            </w:r>
            <w:proofErr w:type="spellEnd"/>
            <w:r>
              <w:rPr>
                <w:rFonts w:ascii="Times New Roman" w:eastAsia="Ubuntu" w:hAnsi="Times New Roman" w:cs="Times New Roman"/>
                <w:sz w:val="16"/>
                <w:szCs w:val="16"/>
                <w:lang w:val="en"/>
              </w:rPr>
              <w:t xml:space="preserve">; 3. PBR 4. Waste </w:t>
            </w:r>
            <w:ins w:id="158" w:author="Herr, Nora (059)" w:date="2019-11-23T21:10:00Z">
              <w:r w:rsidR="00D4417C">
                <w:rPr>
                  <w:rFonts w:ascii="Times New Roman" w:eastAsia="Ubuntu" w:hAnsi="Times New Roman" w:cs="Times New Roman"/>
                  <w:sz w:val="16"/>
                  <w:szCs w:val="16"/>
                  <w:lang w:val="en"/>
                </w:rPr>
                <w:t>T</w:t>
              </w:r>
            </w:ins>
            <w:del w:id="159" w:author="Herr, Nora (059)" w:date="2019-11-23T21:10:00Z">
              <w:r w:rsidDel="00D4417C">
                <w:rPr>
                  <w:rFonts w:ascii="Times New Roman" w:eastAsia="Ubuntu" w:hAnsi="Times New Roman" w:cs="Times New Roman"/>
                  <w:sz w:val="16"/>
                  <w:szCs w:val="16"/>
                  <w:lang w:val="en"/>
                </w:rPr>
                <w:delText>t</w:delText>
              </w:r>
            </w:del>
            <w:r>
              <w:rPr>
                <w:rFonts w:ascii="Times New Roman" w:eastAsia="Ubuntu" w:hAnsi="Times New Roman" w:cs="Times New Roman"/>
                <w:sz w:val="16"/>
                <w:szCs w:val="16"/>
                <w:lang w:val="en"/>
              </w:rPr>
              <w:t xml:space="preserve">ank. </w:t>
            </w:r>
            <w:r>
              <w:rPr>
                <w:rFonts w:ascii="Times New Roman" w:eastAsia="Ubuntu" w:hAnsi="Times New Roman" w:cs="Times New Roman"/>
                <w:b/>
                <w:bCs/>
                <w:sz w:val="16"/>
                <w:szCs w:val="16"/>
                <w:lang w:val="en"/>
              </w:rPr>
              <w:t xml:space="preserve">B. </w:t>
            </w:r>
            <w:r>
              <w:rPr>
                <w:rFonts w:ascii="Times New Roman" w:eastAsia="Ubuntu" w:hAnsi="Times New Roman" w:cs="Times New Roman"/>
                <w:sz w:val="16"/>
                <w:szCs w:val="16"/>
                <w:lang w:val="en"/>
              </w:rPr>
              <w:t xml:space="preserve">PBR in the dark shining green due to </w:t>
            </w:r>
            <w:proofErr w:type="spellStart"/>
            <w:r>
              <w:rPr>
                <w:rFonts w:ascii="Times New Roman" w:eastAsia="Ubuntu" w:hAnsi="Times New Roman" w:cs="Times New Roman"/>
                <w:sz w:val="16"/>
                <w:szCs w:val="16"/>
                <w:lang w:val="en"/>
              </w:rPr>
              <w:t>Chlamy</w:t>
            </w:r>
            <w:proofErr w:type="spellEnd"/>
          </w:p>
        </w:tc>
      </w:tr>
    </w:tbl>
    <w:p w14:paraId="22BCE05F" w14:textId="77777777" w:rsidR="00867EBA" w:rsidRDefault="00867EBA">
      <w:pPr>
        <w:spacing w:line="300" w:lineRule="auto"/>
        <w:jc w:val="both"/>
        <w:rPr>
          <w:rFonts w:ascii="Ubuntu" w:eastAsia="Ubuntu" w:hAnsi="Ubuntu" w:cs="Ubuntu"/>
          <w:sz w:val="30"/>
          <w:szCs w:val="30"/>
          <w:lang w:val="en"/>
        </w:rPr>
      </w:pPr>
    </w:p>
    <w:p w14:paraId="42F86EEF" w14:textId="77777777" w:rsidR="00867EBA" w:rsidRDefault="00867EBA">
      <w:pPr>
        <w:spacing w:line="300" w:lineRule="auto"/>
        <w:jc w:val="both"/>
        <w:rPr>
          <w:rFonts w:ascii="Ubuntu" w:eastAsia="Ubuntu" w:hAnsi="Ubuntu" w:cs="Ubuntu"/>
          <w:sz w:val="30"/>
          <w:szCs w:val="30"/>
          <w:lang w:val="en"/>
        </w:rPr>
      </w:pPr>
    </w:p>
    <w:p w14:paraId="4FC4992B" w14:textId="77777777" w:rsidR="00867EBA" w:rsidRDefault="00B877A2">
      <w:pPr>
        <w:spacing w:line="300" w:lineRule="auto"/>
        <w:jc w:val="both"/>
        <w:rPr>
          <w:rFonts w:ascii="Ubuntu" w:eastAsia="Ubuntu" w:hAnsi="Ubuntu" w:cs="Ubuntu"/>
          <w:sz w:val="30"/>
          <w:szCs w:val="30"/>
          <w:lang w:val="en"/>
        </w:rPr>
      </w:pPr>
      <w:r>
        <w:rPr>
          <w:rFonts w:ascii="Ubuntu" w:eastAsia="Ubuntu" w:hAnsi="Ubuntu" w:cs="Ubuntu"/>
          <w:sz w:val="30"/>
          <w:szCs w:val="30"/>
          <w:lang w:val="en"/>
        </w:rPr>
        <w:t>3.3.4</w:t>
      </w:r>
      <w:r>
        <w:rPr>
          <w:rFonts w:ascii="Ubuntu" w:eastAsia="Ubuntu" w:hAnsi="Ubuntu" w:cs="Ubuntu"/>
          <w:sz w:val="30"/>
          <w:szCs w:val="30"/>
          <w:lang w:val="en"/>
        </w:rPr>
        <w:tab/>
        <w:t>PBR Correlating Data &amp; Usage</w:t>
      </w:r>
    </w:p>
    <w:p w14:paraId="4434F85D" w14:textId="06D10824" w:rsidR="00867EBA" w:rsidDel="00C633FB" w:rsidRDefault="00B877A2">
      <w:pPr>
        <w:spacing w:line="360" w:lineRule="auto"/>
        <w:jc w:val="both"/>
        <w:rPr>
          <w:del w:id="160" w:author="Herr, Nora (059)" w:date="2019-11-24T10:44:00Z"/>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As noted earlier, PBR experiments </w:t>
      </w:r>
      <w:proofErr w:type="gramStart"/>
      <w:r>
        <w:rPr>
          <w:rFonts w:ascii="Times New Roman" w:eastAsia="Ubuntu" w:hAnsi="Times New Roman" w:cs="Times New Roman"/>
          <w:sz w:val="22"/>
          <w:szCs w:val="22"/>
          <w:lang w:val="en"/>
        </w:rPr>
        <w:t>are not only measured</w:t>
      </w:r>
      <w:proofErr w:type="gramEnd"/>
      <w:r>
        <w:rPr>
          <w:rFonts w:ascii="Times New Roman" w:eastAsia="Ubuntu" w:hAnsi="Times New Roman" w:cs="Times New Roman"/>
          <w:sz w:val="22"/>
          <w:szCs w:val="22"/>
          <w:lang w:val="en"/>
        </w:rPr>
        <w:t xml:space="preserve"> for absorbance values</w:t>
      </w:r>
      <w:ins w:id="161" w:author="Herr, Nora (059)" w:date="2019-11-23T21:11:00Z">
        <w:r w:rsidR="00D60834">
          <w:rPr>
            <w:rFonts w:ascii="Times New Roman" w:eastAsia="Ubuntu" w:hAnsi="Times New Roman" w:cs="Times New Roman"/>
            <w:sz w:val="22"/>
            <w:szCs w:val="22"/>
            <w:lang w:val="en"/>
          </w:rPr>
          <w:t>;</w:t>
        </w:r>
      </w:ins>
      <w:del w:id="162" w:author="Herr, Nora (059)" w:date="2019-11-23T21:11:00Z">
        <w:r w:rsidDel="00D60834">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w:t>
      </w:r>
      <w:ins w:id="163" w:author="Herr, Nora (059)" w:date="2019-11-23T21:11:00Z">
        <w:r w:rsidR="00D60834">
          <w:rPr>
            <w:rFonts w:ascii="Times New Roman" w:eastAsia="Ubuntu" w:hAnsi="Times New Roman" w:cs="Times New Roman"/>
            <w:sz w:val="22"/>
            <w:szCs w:val="22"/>
            <w:lang w:val="en"/>
          </w:rPr>
          <w:t xml:space="preserve">it is </w:t>
        </w:r>
      </w:ins>
      <w:r>
        <w:rPr>
          <w:rFonts w:ascii="Times New Roman" w:eastAsia="Ubuntu" w:hAnsi="Times New Roman" w:cs="Times New Roman"/>
          <w:sz w:val="22"/>
          <w:szCs w:val="22"/>
          <w:lang w:val="en"/>
        </w:rPr>
        <w:t xml:space="preserve">rather </w:t>
      </w:r>
      <w:ins w:id="164" w:author="Herr, Nora (059)" w:date="2019-11-23T21:11:00Z">
        <w:r w:rsidR="00D60834">
          <w:rPr>
            <w:rFonts w:ascii="Times New Roman" w:eastAsia="Ubuntu" w:hAnsi="Times New Roman" w:cs="Times New Roman"/>
            <w:sz w:val="22"/>
            <w:szCs w:val="22"/>
            <w:lang w:val="en"/>
          </w:rPr>
          <w:t xml:space="preserve">that </w:t>
        </w:r>
      </w:ins>
      <w:r>
        <w:rPr>
          <w:rFonts w:ascii="Times New Roman" w:eastAsia="Ubuntu" w:hAnsi="Times New Roman" w:cs="Times New Roman"/>
          <w:sz w:val="22"/>
          <w:szCs w:val="22"/>
          <w:lang w:val="en"/>
        </w:rPr>
        <w:t>each vessel—</w:t>
      </w:r>
      <w:proofErr w:type="spellStart"/>
      <w:r>
        <w:rPr>
          <w:rFonts w:ascii="Times New Roman" w:eastAsia="Ubuntu" w:hAnsi="Times New Roman" w:cs="Times New Roman"/>
          <w:sz w:val="22"/>
          <w:szCs w:val="22"/>
          <w:lang w:val="en"/>
        </w:rPr>
        <w:t>i.e</w:t>
      </w:r>
      <w:proofErr w:type="spellEnd"/>
      <w:r>
        <w:rPr>
          <w:rFonts w:ascii="Times New Roman" w:eastAsia="Ubuntu" w:hAnsi="Times New Roman" w:cs="Times New Roman"/>
          <w:sz w:val="22"/>
          <w:szCs w:val="22"/>
          <w:lang w:val="en"/>
        </w:rPr>
        <w:t xml:space="preserve"> synthetic </w:t>
      </w:r>
      <w:proofErr w:type="spellStart"/>
      <w:r>
        <w:rPr>
          <w:rFonts w:ascii="Times New Roman" w:eastAsia="Ubuntu" w:hAnsi="Times New Roman" w:cs="Times New Roman"/>
          <w:sz w:val="22"/>
          <w:szCs w:val="22"/>
          <w:lang w:val="en"/>
        </w:rPr>
        <w:t>phycosphere</w:t>
      </w:r>
      <w:proofErr w:type="spellEnd"/>
      <w:r>
        <w:rPr>
          <w:rFonts w:ascii="Times New Roman" w:eastAsia="Ubuntu" w:hAnsi="Times New Roman" w:cs="Times New Roman"/>
          <w:sz w:val="22"/>
          <w:szCs w:val="22"/>
          <w:lang w:val="en"/>
        </w:rPr>
        <w:t xml:space="preserve">—is sampled and subsequently has its cell contents estimated with the Coulter and </w:t>
      </w:r>
      <w:ins w:id="165" w:author="Herr, Nora (059)" w:date="2019-11-23T21:12:00Z">
        <w:r w:rsidR="00D60834">
          <w:rPr>
            <w:rFonts w:ascii="Times New Roman" w:eastAsia="Ubuntu" w:hAnsi="Times New Roman" w:cs="Times New Roman"/>
            <w:sz w:val="22"/>
            <w:szCs w:val="22"/>
            <w:lang w:val="en"/>
          </w:rPr>
          <w:t xml:space="preserve">its </w:t>
        </w:r>
      </w:ins>
      <w:del w:id="166" w:author="Herr, Nora (059)" w:date="2019-11-23T21:12:00Z">
        <w:r w:rsidDel="00D60834">
          <w:rPr>
            <w:rFonts w:ascii="Times New Roman" w:eastAsia="Ubuntu" w:hAnsi="Times New Roman" w:cs="Times New Roman"/>
            <w:sz w:val="22"/>
            <w:szCs w:val="22"/>
            <w:lang w:val="en"/>
          </w:rPr>
          <w:delText>their</w:delText>
        </w:r>
      </w:del>
      <w:r>
        <w:rPr>
          <w:rFonts w:ascii="Times New Roman" w:eastAsia="Ubuntu" w:hAnsi="Times New Roman" w:cs="Times New Roman"/>
          <w:sz w:val="22"/>
          <w:szCs w:val="22"/>
          <w:lang w:val="en"/>
        </w:rPr>
        <w:t xml:space="preserve"> 16S sequences profiled. This data </w:t>
      </w:r>
      <w:proofErr w:type="gramStart"/>
      <w:r>
        <w:rPr>
          <w:rFonts w:ascii="Times New Roman" w:eastAsia="Ubuntu" w:hAnsi="Times New Roman" w:cs="Times New Roman"/>
          <w:sz w:val="22"/>
          <w:szCs w:val="22"/>
          <w:lang w:val="en"/>
        </w:rPr>
        <w:t>will be compared</w:t>
      </w:r>
      <w:proofErr w:type="gramEnd"/>
      <w:r>
        <w:rPr>
          <w:rFonts w:ascii="Times New Roman" w:eastAsia="Ubuntu" w:hAnsi="Times New Roman" w:cs="Times New Roman"/>
          <w:sz w:val="22"/>
          <w:szCs w:val="22"/>
          <w:lang w:val="en"/>
        </w:rPr>
        <w:t xml:space="preserve"> against concentration predictions and should, at the very least, facilitate the tuning of growing conditions of the system. As the system gradually becomes </w:t>
      </w:r>
      <w:ins w:id="167" w:author="Herr, Nora (059)" w:date="2019-11-23T21:14:00Z">
        <w:r w:rsidR="009A4F66">
          <w:rPr>
            <w:rFonts w:ascii="Times New Roman" w:eastAsia="Ubuntu" w:hAnsi="Times New Roman" w:cs="Times New Roman"/>
            <w:sz w:val="22"/>
            <w:szCs w:val="22"/>
            <w:lang w:val="en"/>
          </w:rPr>
          <w:t xml:space="preserve">more </w:t>
        </w:r>
      </w:ins>
      <w:r>
        <w:rPr>
          <w:rFonts w:ascii="Times New Roman" w:eastAsia="Ubuntu" w:hAnsi="Times New Roman" w:cs="Times New Roman"/>
          <w:sz w:val="22"/>
          <w:szCs w:val="22"/>
          <w:lang w:val="en"/>
        </w:rPr>
        <w:t>robust and consistent</w:t>
      </w:r>
      <w:ins w:id="168" w:author="Herr, Nora (059)" w:date="2019-11-23T21:13:00Z">
        <w:r w:rsidR="00D60834">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 group </w:t>
      </w:r>
      <w:del w:id="169" w:author="Herr, Nora (059)" w:date="2019-11-23T21:14:00Z">
        <w:r w:rsidDel="009A4F66">
          <w:rPr>
            <w:rFonts w:ascii="Times New Roman" w:eastAsia="Ubuntu" w:hAnsi="Times New Roman" w:cs="Times New Roman"/>
            <w:sz w:val="22"/>
            <w:szCs w:val="22"/>
            <w:lang w:val="en"/>
          </w:rPr>
          <w:delText xml:space="preserve">hopes </w:delText>
        </w:r>
      </w:del>
      <w:ins w:id="170" w:author="Herr, Nora (059)" w:date="2019-11-23T21:14:00Z">
        <w:r w:rsidR="009A4F66">
          <w:rPr>
            <w:rFonts w:ascii="Times New Roman" w:eastAsia="Ubuntu" w:hAnsi="Times New Roman" w:cs="Times New Roman"/>
            <w:sz w:val="22"/>
            <w:szCs w:val="22"/>
            <w:lang w:val="en"/>
          </w:rPr>
          <w:t xml:space="preserve">aims </w:t>
        </w:r>
      </w:ins>
      <w:r>
        <w:rPr>
          <w:rFonts w:ascii="Times New Roman" w:eastAsia="Ubuntu" w:hAnsi="Times New Roman" w:cs="Times New Roman"/>
          <w:sz w:val="22"/>
          <w:szCs w:val="22"/>
          <w:lang w:val="en"/>
        </w:rPr>
        <w:t xml:space="preserve">to perform sequencing </w:t>
      </w:r>
      <w:del w:id="171" w:author="Herr, Nora (059)" w:date="2019-11-23T21:14:00Z">
        <w:r w:rsidDel="009A4F66">
          <w:rPr>
            <w:rFonts w:ascii="Times New Roman" w:eastAsia="Ubuntu" w:hAnsi="Times New Roman" w:cs="Times New Roman"/>
            <w:sz w:val="22"/>
            <w:szCs w:val="22"/>
            <w:lang w:val="en"/>
          </w:rPr>
          <w:delText>only rarely</w:delText>
        </w:r>
      </w:del>
      <w:ins w:id="172" w:author="Herr, Nora (059)" w:date="2019-11-23T21:14:00Z">
        <w:r w:rsidR="009A4F66">
          <w:rPr>
            <w:rFonts w:ascii="Times New Roman" w:eastAsia="Ubuntu" w:hAnsi="Times New Roman" w:cs="Times New Roman"/>
            <w:sz w:val="22"/>
            <w:szCs w:val="22"/>
            <w:lang w:val="en"/>
          </w:rPr>
          <w:t>less frequently</w:t>
        </w:r>
      </w:ins>
      <w:r>
        <w:rPr>
          <w:rFonts w:ascii="Times New Roman" w:eastAsia="Ubuntu" w:hAnsi="Times New Roman" w:cs="Times New Roman"/>
          <w:sz w:val="22"/>
          <w:szCs w:val="22"/>
          <w:lang w:val="en"/>
        </w:rPr>
        <w:t>. The general sampling steps are as follow</w:t>
      </w:r>
      <w:ins w:id="173" w:author="Herr, Nora (059)" w:date="2019-11-23T21:15:00Z">
        <w:r w:rsidR="009A4F66">
          <w:rPr>
            <w:rFonts w:ascii="Times New Roman" w:eastAsia="Ubuntu" w:hAnsi="Times New Roman" w:cs="Times New Roman"/>
            <w:sz w:val="22"/>
            <w:szCs w:val="22"/>
            <w:lang w:val="en"/>
          </w:rPr>
          <w:t>s</w:t>
        </w:r>
      </w:ins>
      <w:r>
        <w:rPr>
          <w:rFonts w:ascii="Times New Roman" w:eastAsia="Ubuntu" w:hAnsi="Times New Roman" w:cs="Times New Roman"/>
          <w:sz w:val="22"/>
          <w:szCs w:val="22"/>
          <w:lang w:val="en"/>
        </w:rPr>
        <w:t xml:space="preserve">: First, a 1 mL sample </w:t>
      </w:r>
      <w:proofErr w:type="gramStart"/>
      <w:r>
        <w:rPr>
          <w:rFonts w:ascii="Times New Roman" w:eastAsia="Ubuntu" w:hAnsi="Times New Roman" w:cs="Times New Roman"/>
          <w:sz w:val="22"/>
          <w:szCs w:val="22"/>
          <w:lang w:val="en"/>
        </w:rPr>
        <w:t>is taken</w:t>
      </w:r>
      <w:proofErr w:type="gramEnd"/>
      <w:r>
        <w:rPr>
          <w:rFonts w:ascii="Times New Roman" w:eastAsia="Ubuntu" w:hAnsi="Times New Roman" w:cs="Times New Roman"/>
          <w:sz w:val="22"/>
          <w:szCs w:val="22"/>
          <w:lang w:val="en"/>
        </w:rPr>
        <w:t xml:space="preserve"> from each of the eight vessels. </w:t>
      </w:r>
      <w:del w:id="174" w:author="Herr, Nora (059)" w:date="2019-11-24T10:41:00Z">
        <w:r w:rsidDel="00C633FB">
          <w:rPr>
            <w:rFonts w:ascii="Times New Roman" w:eastAsia="Ubuntu" w:hAnsi="Times New Roman" w:cs="Times New Roman"/>
            <w:sz w:val="22"/>
            <w:szCs w:val="22"/>
            <w:lang w:val="en"/>
          </w:rPr>
          <w:delText xml:space="preserve">Then </w:delText>
        </w:r>
      </w:del>
      <w:ins w:id="175" w:author="Herr, Nora (059)" w:date="2019-11-24T10:41:00Z">
        <w:r w:rsidR="00C633FB">
          <w:rPr>
            <w:rFonts w:ascii="Times New Roman" w:eastAsia="Ubuntu" w:hAnsi="Times New Roman" w:cs="Times New Roman"/>
            <w:sz w:val="22"/>
            <w:szCs w:val="22"/>
            <w:lang w:val="en"/>
          </w:rPr>
          <w:t xml:space="preserve">Second, </w:t>
        </w:r>
      </w:ins>
      <w:r>
        <w:rPr>
          <w:rFonts w:ascii="Times New Roman" w:eastAsia="Ubuntu" w:hAnsi="Times New Roman" w:cs="Times New Roman"/>
          <w:sz w:val="22"/>
          <w:szCs w:val="22"/>
          <w:lang w:val="en"/>
        </w:rPr>
        <w:t xml:space="preserve">a </w:t>
      </w:r>
      <w:proofErr w:type="gramStart"/>
      <w:r>
        <w:rPr>
          <w:rFonts w:ascii="Times New Roman" w:eastAsia="Ubuntu" w:hAnsi="Times New Roman" w:cs="Times New Roman"/>
          <w:sz w:val="22"/>
          <w:szCs w:val="22"/>
          <w:lang w:val="en"/>
        </w:rPr>
        <w:t xml:space="preserve">250 </w:t>
      </w:r>
      <w:proofErr w:type="spellStart"/>
      <w:r>
        <w:rPr>
          <w:rFonts w:ascii="Times New Roman" w:eastAsia="Ubuntu" w:hAnsi="Times New Roman" w:cs="Times New Roman"/>
          <w:sz w:val="22"/>
          <w:szCs w:val="22"/>
          <w:lang w:val="en"/>
        </w:rPr>
        <w:t>uL</w:t>
      </w:r>
      <w:proofErr w:type="spellEnd"/>
      <w:proofErr w:type="gramEnd"/>
      <w:r>
        <w:rPr>
          <w:rFonts w:ascii="Times New Roman" w:eastAsia="Ubuntu" w:hAnsi="Times New Roman" w:cs="Times New Roman"/>
          <w:sz w:val="22"/>
          <w:szCs w:val="22"/>
          <w:lang w:val="en"/>
        </w:rPr>
        <w:t xml:space="preserve"> aliquot from each sample is transferred on to a microplate and measured with the Tecan at 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and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xml:space="preserve"> wavelengths and the data is stored. Another </w:t>
      </w:r>
      <w:proofErr w:type="gramStart"/>
      <w:r>
        <w:rPr>
          <w:rFonts w:ascii="Times New Roman" w:eastAsia="Ubuntu" w:hAnsi="Times New Roman" w:cs="Times New Roman"/>
          <w:sz w:val="22"/>
          <w:szCs w:val="22"/>
          <w:lang w:val="en"/>
        </w:rPr>
        <w:t xml:space="preserve">24 </w:t>
      </w:r>
      <w:proofErr w:type="spellStart"/>
      <w:r>
        <w:rPr>
          <w:rFonts w:ascii="Times New Roman" w:eastAsia="Ubuntu" w:hAnsi="Times New Roman" w:cs="Times New Roman"/>
          <w:sz w:val="22"/>
          <w:szCs w:val="22"/>
          <w:lang w:val="en"/>
        </w:rPr>
        <w:t>uL</w:t>
      </w:r>
      <w:proofErr w:type="spellEnd"/>
      <w:proofErr w:type="gramEnd"/>
      <w:r>
        <w:rPr>
          <w:rFonts w:ascii="Times New Roman" w:eastAsia="Ubuntu" w:hAnsi="Times New Roman" w:cs="Times New Roman"/>
          <w:sz w:val="22"/>
          <w:szCs w:val="22"/>
          <w:lang w:val="en"/>
        </w:rPr>
        <w:t xml:space="preserve"> aliquot is taken from each sample and transferred into its </w:t>
      </w:r>
      <w:del w:id="176" w:author="Herr, Nora (059)" w:date="2019-11-24T10:41:00Z">
        <w:r w:rsidDel="00C633FB">
          <w:rPr>
            <w:rFonts w:ascii="Times New Roman" w:eastAsia="Ubuntu" w:hAnsi="Times New Roman" w:cs="Times New Roman"/>
            <w:sz w:val="22"/>
            <w:szCs w:val="22"/>
            <w:lang w:val="en"/>
          </w:rPr>
          <w:delText xml:space="preserve">a </w:delText>
        </w:r>
      </w:del>
      <w:r>
        <w:rPr>
          <w:rFonts w:ascii="Times New Roman" w:eastAsia="Ubuntu" w:hAnsi="Times New Roman" w:cs="Times New Roman"/>
          <w:sz w:val="22"/>
          <w:szCs w:val="22"/>
          <w:lang w:val="en"/>
        </w:rPr>
        <w:t xml:space="preserve">respective polymerase chain reaction (PCR) tube. Then 40 </w:t>
      </w:r>
      <w:proofErr w:type="spellStart"/>
      <w:r>
        <w:rPr>
          <w:rFonts w:ascii="Times New Roman" w:eastAsia="Ubuntu" w:hAnsi="Times New Roman" w:cs="Times New Roman"/>
          <w:sz w:val="22"/>
          <w:szCs w:val="22"/>
          <w:lang w:val="en"/>
        </w:rPr>
        <w:t>uL</w:t>
      </w:r>
      <w:proofErr w:type="spellEnd"/>
      <w:r>
        <w:rPr>
          <w:rFonts w:ascii="Times New Roman" w:eastAsia="Ubuntu" w:hAnsi="Times New Roman" w:cs="Times New Roman"/>
          <w:sz w:val="22"/>
          <w:szCs w:val="22"/>
          <w:lang w:val="en"/>
        </w:rPr>
        <w:t xml:space="preserve"> of a DNA buffer is introduced into each tube and </w:t>
      </w:r>
      <w:del w:id="177" w:author="Herr, Nora (059)" w:date="2019-11-24T10:42:00Z">
        <w:r w:rsidDel="00C633FB">
          <w:rPr>
            <w:rFonts w:ascii="Times New Roman" w:eastAsia="Ubuntu" w:hAnsi="Times New Roman" w:cs="Times New Roman"/>
            <w:sz w:val="22"/>
            <w:szCs w:val="22"/>
            <w:lang w:val="en"/>
          </w:rPr>
          <w:delText>then</w:delText>
        </w:r>
      </w:del>
      <w:r>
        <w:rPr>
          <w:rFonts w:ascii="Times New Roman" w:eastAsia="Ubuntu" w:hAnsi="Times New Roman" w:cs="Times New Roman"/>
          <w:sz w:val="22"/>
          <w:szCs w:val="22"/>
          <w:lang w:val="en"/>
        </w:rPr>
        <w:t xml:space="preserve"> thermocycled for 30 minutes at 94 </w:t>
      </w:r>
      <w:proofErr w:type="spellStart"/>
      <w:r>
        <w:rPr>
          <w:rFonts w:ascii="Times New Roman" w:eastAsia="Ubuntu" w:hAnsi="Times New Roman" w:cs="Times New Roman"/>
          <w:sz w:val="22"/>
          <w:szCs w:val="22"/>
          <w:vertAlign w:val="superscript"/>
          <w:lang w:val="en"/>
        </w:rPr>
        <w:t>o</w:t>
      </w:r>
      <w:r>
        <w:rPr>
          <w:rFonts w:ascii="Times New Roman" w:eastAsia="Ubuntu" w:hAnsi="Times New Roman" w:cs="Times New Roman"/>
          <w:sz w:val="22"/>
          <w:szCs w:val="22"/>
          <w:lang w:val="en"/>
        </w:rPr>
        <w:t>C</w:t>
      </w:r>
      <w:proofErr w:type="spellEnd"/>
      <w:ins w:id="178" w:author="Herr, Nora (059)" w:date="2019-11-24T10:42:00Z">
        <w:r w:rsidR="00C633FB">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[cite 16S methods]</w:t>
      </w:r>
      <w:r>
        <w:rPr>
          <w:rFonts w:ascii="Times New Roman" w:eastAsia="Ubuntu" w:hAnsi="Times New Roman" w:cs="Times New Roman"/>
          <w:sz w:val="22"/>
          <w:szCs w:val="22"/>
          <w:lang w:val="en"/>
        </w:rPr>
        <w:t xml:space="preserve">. After thermocylcing is complete, 40 </w:t>
      </w:r>
      <w:proofErr w:type="spellStart"/>
      <w:r>
        <w:rPr>
          <w:rFonts w:ascii="Times New Roman" w:eastAsia="Ubuntu" w:hAnsi="Times New Roman" w:cs="Times New Roman"/>
          <w:sz w:val="22"/>
          <w:szCs w:val="22"/>
          <w:lang w:val="en"/>
        </w:rPr>
        <w:t>uL</w:t>
      </w:r>
      <w:proofErr w:type="spellEnd"/>
      <w:r>
        <w:rPr>
          <w:rFonts w:ascii="Times New Roman" w:eastAsia="Ubuntu" w:hAnsi="Times New Roman" w:cs="Times New Roman"/>
          <w:sz w:val="22"/>
          <w:szCs w:val="22"/>
          <w:lang w:val="en"/>
        </w:rPr>
        <w:t xml:space="preserve"> of a different DNA buffer is pipetted into each tube and subsequently frozen (as are the remainder of the samples). Once </w:t>
      </w:r>
      <w:ins w:id="179" w:author="Herr, Nora (059)" w:date="2019-11-24T10:43:00Z">
        <w:r w:rsidR="00C633FB">
          <w:rPr>
            <w:rFonts w:ascii="Times New Roman" w:eastAsia="Ubuntu" w:hAnsi="Times New Roman" w:cs="Times New Roman"/>
            <w:sz w:val="22"/>
            <w:szCs w:val="22"/>
            <w:lang w:val="en"/>
          </w:rPr>
          <w:t xml:space="preserve">either </w:t>
        </w:r>
      </w:ins>
      <w:r>
        <w:rPr>
          <w:rFonts w:ascii="Times New Roman" w:eastAsia="Ubuntu" w:hAnsi="Times New Roman" w:cs="Times New Roman"/>
          <w:sz w:val="22"/>
          <w:szCs w:val="22"/>
          <w:lang w:val="en"/>
        </w:rPr>
        <w:t>an arbitrary number of daily samples ha</w:t>
      </w:r>
      <w:ins w:id="180" w:author="Herr, Nora (059)" w:date="2019-11-24T10:43:00Z">
        <w:r w:rsidR="00C633FB">
          <w:rPr>
            <w:rFonts w:ascii="Times New Roman" w:eastAsia="Ubuntu" w:hAnsi="Times New Roman" w:cs="Times New Roman"/>
            <w:sz w:val="22"/>
            <w:szCs w:val="22"/>
            <w:lang w:val="en"/>
          </w:rPr>
          <w:t>s</w:t>
        </w:r>
      </w:ins>
      <w:del w:id="181" w:author="Herr, Nora (059)" w:date="2019-11-24T10:43:00Z">
        <w:r w:rsidDel="00C633FB">
          <w:rPr>
            <w:rFonts w:ascii="Times New Roman" w:eastAsia="Ubuntu" w:hAnsi="Times New Roman" w:cs="Times New Roman"/>
            <w:sz w:val="22"/>
            <w:szCs w:val="22"/>
            <w:lang w:val="en"/>
          </w:rPr>
          <w:delText>ve</w:delText>
        </w:r>
      </w:del>
      <w:r>
        <w:rPr>
          <w:rFonts w:ascii="Times New Roman" w:eastAsia="Ubuntu" w:hAnsi="Times New Roman" w:cs="Times New Roman"/>
          <w:sz w:val="22"/>
          <w:szCs w:val="22"/>
          <w:lang w:val="en"/>
        </w:rPr>
        <w:t xml:space="preserve"> been collected or the </w:t>
      </w:r>
      <w:del w:id="182" w:author="Herr, Nora (059)" w:date="2019-11-24T10:43:00Z">
        <w:r w:rsidDel="00C633FB">
          <w:rPr>
            <w:rFonts w:ascii="Times New Roman" w:eastAsia="Ubuntu" w:hAnsi="Times New Roman" w:cs="Times New Roman"/>
            <w:sz w:val="22"/>
            <w:szCs w:val="22"/>
            <w:lang w:val="en"/>
          </w:rPr>
          <w:delText>experiement</w:delText>
        </w:r>
      </w:del>
      <w:ins w:id="183" w:author="Herr, Nora (059)" w:date="2019-11-24T10:43:00Z">
        <w:r w:rsidR="00C633FB">
          <w:rPr>
            <w:rFonts w:ascii="Times New Roman" w:eastAsia="Ubuntu" w:hAnsi="Times New Roman" w:cs="Times New Roman"/>
            <w:sz w:val="22"/>
            <w:szCs w:val="22"/>
            <w:lang w:val="en"/>
          </w:rPr>
          <w:t>experiment</w:t>
        </w:r>
      </w:ins>
      <w:r>
        <w:rPr>
          <w:rFonts w:ascii="Times New Roman" w:eastAsia="Ubuntu" w:hAnsi="Times New Roman" w:cs="Times New Roman"/>
          <w:sz w:val="22"/>
          <w:szCs w:val="22"/>
          <w:lang w:val="en"/>
        </w:rPr>
        <w:t xml:space="preserve"> </w:t>
      </w:r>
      <w:r>
        <w:rPr>
          <w:rFonts w:ascii="Times New Roman" w:eastAsia="Ubuntu" w:hAnsi="Times New Roman" w:cs="Times New Roman"/>
          <w:sz w:val="22"/>
          <w:szCs w:val="22"/>
          <w:lang w:val="en"/>
        </w:rPr>
        <w:lastRenderedPageBreak/>
        <w:t>is considered complete, the frozen samples are thawed and prepared for 16S sequencing</w:t>
      </w:r>
      <w:ins w:id="184" w:author="Herr, Nora (059)" w:date="2019-11-24T10:43:00Z">
        <w:r w:rsidR="00C633FB">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[provide a protocol]</w:t>
      </w:r>
      <w:r>
        <w:rPr>
          <w:rFonts w:ascii="Times New Roman" w:eastAsia="Ubuntu" w:hAnsi="Times New Roman" w:cs="Times New Roman"/>
          <w:sz w:val="22"/>
          <w:szCs w:val="22"/>
          <w:lang w:val="en"/>
        </w:rPr>
        <w:t xml:space="preserve">. </w:t>
      </w:r>
    </w:p>
    <w:p w14:paraId="3F28D749" w14:textId="77777777" w:rsidR="00867EBA" w:rsidRDefault="00867EBA">
      <w:pPr>
        <w:spacing w:line="360" w:lineRule="auto"/>
        <w:jc w:val="both"/>
        <w:rPr>
          <w:rFonts w:ascii="Times New Roman" w:eastAsia="Ubuntu" w:hAnsi="Times New Roman" w:cs="Times New Roman"/>
          <w:sz w:val="22"/>
          <w:szCs w:val="22"/>
          <w:lang w:val="en"/>
        </w:rPr>
      </w:pPr>
    </w:p>
    <w:p w14:paraId="1CD7DAA5" w14:textId="2042334A"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Typical analyses of 16S sequencing results </w:t>
      </w:r>
      <w:del w:id="185" w:author="Herr, Nora (059)" w:date="2019-11-24T10:44:00Z">
        <w:r w:rsidDel="00C633FB">
          <w:rPr>
            <w:rFonts w:ascii="Times New Roman" w:eastAsia="Ubuntu" w:hAnsi="Times New Roman" w:cs="Times New Roman"/>
            <w:sz w:val="22"/>
            <w:szCs w:val="22"/>
            <w:lang w:val="en"/>
          </w:rPr>
          <w:delText xml:space="preserve">is </w:delText>
        </w:r>
      </w:del>
      <w:proofErr w:type="gramStart"/>
      <w:ins w:id="186" w:author="Herr, Nora (059)" w:date="2019-11-24T10:44:00Z">
        <w:r w:rsidR="00C633FB">
          <w:rPr>
            <w:rFonts w:ascii="Times New Roman" w:eastAsia="Ubuntu" w:hAnsi="Times New Roman" w:cs="Times New Roman"/>
            <w:sz w:val="22"/>
            <w:szCs w:val="22"/>
            <w:lang w:val="en"/>
          </w:rPr>
          <w:t xml:space="preserve">are </w:t>
        </w:r>
      </w:ins>
      <w:r>
        <w:rPr>
          <w:rFonts w:ascii="Times New Roman" w:eastAsia="Ubuntu" w:hAnsi="Times New Roman" w:cs="Times New Roman"/>
          <w:sz w:val="22"/>
          <w:szCs w:val="22"/>
          <w:lang w:val="en"/>
        </w:rPr>
        <w:t>performed</w:t>
      </w:r>
      <w:proofErr w:type="gramEnd"/>
      <w:r>
        <w:rPr>
          <w:rFonts w:ascii="Times New Roman" w:eastAsia="Ubuntu" w:hAnsi="Times New Roman" w:cs="Times New Roman"/>
          <w:sz w:val="22"/>
          <w:szCs w:val="22"/>
          <w:lang w:val="en"/>
        </w:rPr>
        <w:t xml:space="preserve"> over the type of bar graph shown in </w:t>
      </w:r>
      <w:proofErr w:type="spellStart"/>
      <w:r>
        <w:rPr>
          <w:rFonts w:ascii="Times New Roman" w:eastAsia="Ubuntu" w:hAnsi="Times New Roman" w:cs="Times New Roman"/>
          <w:b/>
          <w:bCs/>
          <w:sz w:val="22"/>
          <w:szCs w:val="22"/>
          <w:lang w:val="en"/>
        </w:rPr>
        <w:t>FigureX</w:t>
      </w:r>
      <w:proofErr w:type="spellEnd"/>
      <w:r>
        <w:rPr>
          <w:rFonts w:ascii="Times New Roman" w:eastAsia="Ubuntu" w:hAnsi="Times New Roman" w:cs="Times New Roman"/>
          <w:b/>
          <w:bCs/>
          <w:sz w:val="22"/>
          <w:szCs w:val="22"/>
          <w:lang w:val="en"/>
        </w:rPr>
        <w:t>.</w:t>
      </w:r>
      <w:r>
        <w:rPr>
          <w:rFonts w:ascii="Times New Roman" w:eastAsia="Ubuntu" w:hAnsi="Times New Roman" w:cs="Times New Roman"/>
          <w:sz w:val="22"/>
          <w:szCs w:val="22"/>
          <w:lang w:val="en"/>
        </w:rPr>
        <w:t xml:space="preserve"> For this Thesis, the relative abundances (RA) of the bacterial strains and </w:t>
      </w:r>
      <w:ins w:id="187" w:author="Herr, Nora (059)" w:date="2019-11-24T10:47:00Z">
        <w:r w:rsidR="00C633FB">
          <w:rPr>
            <w:rFonts w:ascii="Times New Roman" w:eastAsia="Ubuntu" w:hAnsi="Times New Roman" w:cs="Times New Roman"/>
            <w:sz w:val="22"/>
            <w:szCs w:val="22"/>
            <w:lang w:val="en"/>
          </w:rPr>
          <w:t xml:space="preserve">the </w:t>
        </w:r>
      </w:ins>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w:t>
      </w:r>
      <w:proofErr w:type="gramStart"/>
      <w:r>
        <w:rPr>
          <w:rFonts w:ascii="Times New Roman" w:eastAsia="Ubuntu" w:hAnsi="Times New Roman" w:cs="Times New Roman"/>
          <w:sz w:val="22"/>
          <w:szCs w:val="22"/>
          <w:lang w:val="en"/>
        </w:rPr>
        <w:t>are compared</w:t>
      </w:r>
      <w:proofErr w:type="gramEnd"/>
      <w:r>
        <w:rPr>
          <w:rFonts w:ascii="Times New Roman" w:eastAsia="Ubuntu" w:hAnsi="Times New Roman" w:cs="Times New Roman"/>
          <w:sz w:val="22"/>
          <w:szCs w:val="22"/>
          <w:lang w:val="en"/>
        </w:rPr>
        <w:t xml:space="preserve"> against the predictions of the models as a form of validation for the </w:t>
      </w:r>
      <w:commentRangeStart w:id="188"/>
      <w:r>
        <w:rPr>
          <w:rFonts w:ascii="Times New Roman" w:eastAsia="Ubuntu" w:hAnsi="Times New Roman" w:cs="Times New Roman"/>
          <w:sz w:val="22"/>
          <w:szCs w:val="22"/>
          <w:lang w:val="en"/>
        </w:rPr>
        <w:t xml:space="preserve">goodness of </w:t>
      </w:r>
      <w:commentRangeEnd w:id="188"/>
      <w:r w:rsidR="00C633FB">
        <w:rPr>
          <w:rStyle w:val="Kommentarzeichen"/>
        </w:rPr>
        <w:commentReference w:id="188"/>
      </w:r>
      <w:r>
        <w:rPr>
          <w:rFonts w:ascii="Times New Roman" w:eastAsia="Ubuntu" w:hAnsi="Times New Roman" w:cs="Times New Roman"/>
          <w:sz w:val="22"/>
          <w:szCs w:val="22"/>
          <w:lang w:val="en"/>
        </w:rPr>
        <w:t xml:space="preserve">using this method. </w:t>
      </w:r>
      <w:del w:id="189" w:author="Herr, Nora (059)" w:date="2019-11-24T10:46:00Z">
        <w:r w:rsidDel="00C633FB">
          <w:rPr>
            <w:rFonts w:ascii="Times New Roman" w:eastAsia="Ubuntu" w:hAnsi="Times New Roman" w:cs="Times New Roman"/>
            <w:sz w:val="22"/>
            <w:szCs w:val="22"/>
            <w:lang w:val="en"/>
          </w:rPr>
          <w:delText xml:space="preserve">For </w:delText>
        </w:r>
      </w:del>
      <w:ins w:id="190" w:author="Herr, Nora (059)" w:date="2019-11-24T10:46:00Z">
        <w:r w:rsidR="00C633FB">
          <w:rPr>
            <w:rFonts w:ascii="Times New Roman" w:eastAsia="Ubuntu" w:hAnsi="Times New Roman" w:cs="Times New Roman"/>
            <w:sz w:val="22"/>
            <w:szCs w:val="22"/>
            <w:lang w:val="en"/>
          </w:rPr>
          <w:t xml:space="preserve">As an </w:t>
        </w:r>
      </w:ins>
      <w:r>
        <w:rPr>
          <w:rFonts w:ascii="Times New Roman" w:eastAsia="Ubuntu" w:hAnsi="Times New Roman" w:cs="Times New Roman"/>
          <w:sz w:val="22"/>
          <w:szCs w:val="22"/>
          <w:lang w:val="en"/>
        </w:rPr>
        <w:t xml:space="preserve">example, </w:t>
      </w:r>
      <w:del w:id="191" w:author="Herr, Nora (059)" w:date="2019-11-24T10:46:00Z">
        <w:r w:rsidDel="00C633FB">
          <w:rPr>
            <w:rFonts w:ascii="Times New Roman" w:eastAsia="Ubuntu" w:hAnsi="Times New Roman" w:cs="Times New Roman"/>
            <w:sz w:val="22"/>
            <w:szCs w:val="22"/>
            <w:lang w:val="en"/>
          </w:rPr>
          <w:delText xml:space="preserve">for any given day </w:delText>
        </w:r>
      </w:del>
      <w:r>
        <w:rPr>
          <w:rFonts w:ascii="Times New Roman" w:eastAsia="Ubuntu" w:hAnsi="Times New Roman" w:cs="Times New Roman"/>
          <w:sz w:val="22"/>
          <w:szCs w:val="22"/>
          <w:lang w:val="en"/>
        </w:rPr>
        <w:t xml:space="preserve">each vessel’s 16S sequencing reveals the composition of the community in terms </w:t>
      </w:r>
      <w:ins w:id="192" w:author="Herr, Nora (059)" w:date="2019-11-24T10:46:00Z">
        <w:r w:rsidR="00C633FB">
          <w:rPr>
            <w:rFonts w:ascii="Times New Roman" w:eastAsia="Ubuntu" w:hAnsi="Times New Roman" w:cs="Times New Roman"/>
            <w:sz w:val="22"/>
            <w:szCs w:val="22"/>
            <w:lang w:val="en"/>
          </w:rPr>
          <w:t xml:space="preserve">of </w:t>
        </w:r>
      </w:ins>
      <w:commentRangeStart w:id="193"/>
      <w:r>
        <w:rPr>
          <w:rFonts w:ascii="Times New Roman" w:eastAsia="Ubuntu" w:hAnsi="Times New Roman" w:cs="Times New Roman"/>
          <w:sz w:val="22"/>
          <w:szCs w:val="22"/>
          <w:lang w:val="en"/>
        </w:rPr>
        <w:t>Class relative abundances</w:t>
      </w:r>
      <w:ins w:id="194" w:author="Herr, Nora (059)" w:date="2019-11-24T10:46:00Z">
        <w:r w:rsidR="00C633FB">
          <w:rPr>
            <w:rFonts w:ascii="Times New Roman" w:eastAsia="Ubuntu" w:hAnsi="Times New Roman" w:cs="Times New Roman"/>
            <w:sz w:val="22"/>
            <w:szCs w:val="22"/>
            <w:lang w:val="en"/>
          </w:rPr>
          <w:t xml:space="preserve"> </w:t>
        </w:r>
      </w:ins>
      <w:commentRangeEnd w:id="193"/>
      <w:ins w:id="195" w:author="Herr, Nora (059)" w:date="2019-11-24T10:47:00Z">
        <w:r w:rsidR="00C633FB">
          <w:rPr>
            <w:rStyle w:val="Kommentarzeichen"/>
          </w:rPr>
          <w:commentReference w:id="193"/>
        </w:r>
      </w:ins>
      <w:ins w:id="196" w:author="Herr, Nora (059)" w:date="2019-11-24T10:46:00Z">
        <w:r w:rsidR="00C633FB">
          <w:rPr>
            <w:rFonts w:ascii="Times New Roman" w:eastAsia="Ubuntu" w:hAnsi="Times New Roman" w:cs="Times New Roman"/>
            <w:sz w:val="22"/>
            <w:szCs w:val="22"/>
            <w:lang w:val="en"/>
          </w:rPr>
          <w:t>for any given day</w:t>
        </w:r>
      </w:ins>
      <w:r>
        <w:rPr>
          <w:rFonts w:ascii="Times New Roman" w:eastAsia="Ubuntu" w:hAnsi="Times New Roman" w:cs="Times New Roman"/>
          <w:sz w:val="22"/>
          <w:szCs w:val="22"/>
          <w:lang w:val="en"/>
        </w:rPr>
        <w:t xml:space="preserve">. The resulting sum of the bacterial Class RA </w:t>
      </w:r>
      <w:proofErr w:type="gramStart"/>
      <w:r>
        <w:rPr>
          <w:rFonts w:ascii="Times New Roman" w:eastAsia="Ubuntu" w:hAnsi="Times New Roman" w:cs="Times New Roman"/>
          <w:sz w:val="22"/>
          <w:szCs w:val="22"/>
          <w:lang w:val="en"/>
        </w:rPr>
        <w:t>is then compared</w:t>
      </w:r>
      <w:proofErr w:type="gramEnd"/>
      <w:r>
        <w:rPr>
          <w:rFonts w:ascii="Times New Roman" w:eastAsia="Ubuntu" w:hAnsi="Times New Roman" w:cs="Times New Roman"/>
          <w:sz w:val="22"/>
          <w:szCs w:val="22"/>
          <w:lang w:val="en"/>
        </w:rPr>
        <w:t xml:space="preserve"> against the </w:t>
      </w:r>
      <w:del w:id="197" w:author="Herr, Nora (059)" w:date="2019-11-24T10:47:00Z">
        <w:r w:rsidDel="00C633FB">
          <w:rPr>
            <w:rFonts w:ascii="Times New Roman" w:eastAsia="Ubuntu" w:hAnsi="Times New Roman" w:cs="Times New Roman"/>
            <w:sz w:val="22"/>
            <w:szCs w:val="22"/>
            <w:lang w:val="en"/>
          </w:rPr>
          <w:delText xml:space="preserve">the </w:delText>
        </w:r>
      </w:del>
      <w:r>
        <w:rPr>
          <w:rFonts w:ascii="Times New Roman" w:eastAsia="Ubuntu" w:hAnsi="Times New Roman" w:cs="Times New Roman"/>
          <w:sz w:val="22"/>
          <w:szCs w:val="22"/>
          <w:lang w:val="en"/>
        </w:rPr>
        <w:t xml:space="preserve">Beer-Lambert model predictions for bacterial content as are </w:t>
      </w:r>
      <w:ins w:id="198" w:author="Herr, Nora (059)" w:date="2019-11-24T10:47:00Z">
        <w:r w:rsidR="00C633FB">
          <w:rPr>
            <w:rFonts w:ascii="Times New Roman" w:eastAsia="Ubuntu" w:hAnsi="Times New Roman" w:cs="Times New Roman"/>
            <w:sz w:val="22"/>
            <w:szCs w:val="22"/>
            <w:lang w:val="en"/>
          </w:rPr>
          <w:t xml:space="preserve">the </w:t>
        </w:r>
      </w:ins>
      <w:proofErr w:type="spellStart"/>
      <w:r>
        <w:rPr>
          <w:rFonts w:ascii="Times New Roman" w:eastAsia="Ubuntu" w:hAnsi="Times New Roman" w:cs="Times New Roman"/>
          <w:sz w:val="22"/>
          <w:szCs w:val="22"/>
          <w:lang w:val="en"/>
        </w:rPr>
        <w:t>Chlamy’s</w:t>
      </w:r>
      <w:proofErr w:type="spellEnd"/>
      <w:r>
        <w:rPr>
          <w:rFonts w:ascii="Times New Roman" w:eastAsia="Ubuntu" w:hAnsi="Times New Roman" w:cs="Times New Roman"/>
          <w:sz w:val="22"/>
          <w:szCs w:val="22"/>
          <w:lang w:val="en"/>
        </w:rPr>
        <w:t xml:space="preserve"> RA to their predicted fraction.</w:t>
      </w:r>
    </w:p>
    <w:tbl>
      <w:tblPr>
        <w:tblStyle w:val="Tabellenraster"/>
        <w:tblW w:w="8522" w:type="dxa"/>
        <w:tblLayout w:type="fixed"/>
        <w:tblLook w:val="04A0" w:firstRow="1" w:lastRow="0" w:firstColumn="1" w:lastColumn="0" w:noHBand="0" w:noVBand="1"/>
      </w:tblPr>
      <w:tblGrid>
        <w:gridCol w:w="8522"/>
      </w:tblGrid>
      <w:tr w:rsidR="00867EBA" w14:paraId="31FB67BF" w14:textId="77777777">
        <w:tc>
          <w:tcPr>
            <w:tcW w:w="8522" w:type="dxa"/>
          </w:tcPr>
          <w:p w14:paraId="1FEBBE97" w14:textId="77777777" w:rsidR="00867EBA" w:rsidRDefault="00B877A2">
            <w:pPr>
              <w:widowControl/>
              <w:spacing w:line="360" w:lineRule="auto"/>
              <w:rPr>
                <w:rFonts w:ascii="Times New Roman" w:eastAsia="Ubuntu" w:hAnsi="Times New Roman" w:cs="Times New Roman"/>
                <w:b/>
                <w:bCs/>
                <w:sz w:val="22"/>
                <w:szCs w:val="22"/>
                <w:lang w:val="en"/>
              </w:rPr>
            </w:pPr>
            <w:r>
              <w:rPr>
                <w:noProof/>
                <w:lang w:val="de-DE" w:eastAsia="de-DE"/>
              </w:rPr>
              <w:drawing>
                <wp:inline distT="0" distB="0" distL="114300" distR="114300" wp14:anchorId="4B15F6E2" wp14:editId="24AD2980">
                  <wp:extent cx="5268595" cy="1955165"/>
                  <wp:effectExtent l="0" t="0" r="12065" b="146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5268595" cy="1955165"/>
                          </a:xfrm>
                          <a:prstGeom prst="rect">
                            <a:avLst/>
                          </a:prstGeom>
                          <a:noFill/>
                          <a:ln>
                            <a:noFill/>
                          </a:ln>
                        </pic:spPr>
                      </pic:pic>
                    </a:graphicData>
                  </a:graphic>
                </wp:inline>
              </w:drawing>
            </w:r>
          </w:p>
        </w:tc>
      </w:tr>
      <w:tr w:rsidR="00867EBA" w14:paraId="4F86450A" w14:textId="77777777">
        <w:tc>
          <w:tcPr>
            <w:tcW w:w="8522" w:type="dxa"/>
          </w:tcPr>
          <w:p w14:paraId="14C7C968" w14:textId="7A6C44AE" w:rsidR="00867EBA" w:rsidRDefault="00B877A2">
            <w:pPr>
              <w:widowControl/>
              <w:spacing w:line="240" w:lineRule="auto"/>
              <w:rPr>
                <w:rFonts w:ascii="Times New Roman" w:eastAsia="Ubuntu" w:hAnsi="Times New Roman" w:cs="Times New Roman"/>
                <w:sz w:val="22"/>
                <w:szCs w:val="22"/>
                <w:lang w:val="en"/>
              </w:rPr>
            </w:pPr>
            <w:proofErr w:type="spellStart"/>
            <w:r>
              <w:rPr>
                <w:rFonts w:ascii="Times New Roman" w:eastAsia="Ubuntu" w:hAnsi="Times New Roman" w:cs="Times New Roman"/>
                <w:sz w:val="18"/>
                <w:szCs w:val="18"/>
                <w:lang w:val="en"/>
              </w:rPr>
              <w:t>FigureX</w:t>
            </w:r>
            <w:proofErr w:type="spellEnd"/>
            <w:r>
              <w:rPr>
                <w:rFonts w:ascii="Times New Roman" w:eastAsia="Ubuntu" w:hAnsi="Times New Roman" w:cs="Times New Roman"/>
                <w:sz w:val="18"/>
                <w:szCs w:val="18"/>
                <w:lang w:val="en"/>
              </w:rPr>
              <w:t xml:space="preserve">. Relative abundances of 16S sequencing from PBR4. </w:t>
            </w:r>
            <w:del w:id="199" w:author="Herr, Nora (059)" w:date="2019-11-24T10:48:00Z">
              <w:r w:rsidDel="00C633FB">
                <w:rPr>
                  <w:rFonts w:ascii="Times New Roman" w:eastAsia="Ubuntu" w:hAnsi="Times New Roman" w:cs="Times New Roman"/>
                  <w:sz w:val="18"/>
                  <w:szCs w:val="18"/>
                  <w:lang w:val="en"/>
                </w:rPr>
                <w:delText>Preparation for sequencing, sequencing and the visualization of this data is provided by a fellow group member Dr. Pepe Flores</w:delText>
              </w:r>
            </w:del>
            <w:ins w:id="200" w:author="Herr, Nora (059)" w:date="2019-11-24T10:48:00Z">
              <w:r w:rsidR="00C633FB">
                <w:rPr>
                  <w:rFonts w:ascii="Times New Roman" w:eastAsia="Ubuntu" w:hAnsi="Times New Roman" w:cs="Times New Roman"/>
                  <w:sz w:val="18"/>
                  <w:szCs w:val="18"/>
                  <w:lang w:val="en"/>
                </w:rPr>
                <w:t>A fellow group member, Dr. Pepe Flores, provides preparation for sequencing, sequencing and the visualization of this data.</w:t>
              </w:r>
            </w:ins>
          </w:p>
        </w:tc>
      </w:tr>
    </w:tbl>
    <w:p w14:paraId="6D137B8E" w14:textId="77777777" w:rsidR="00867EBA" w:rsidRDefault="00867EBA">
      <w:pPr>
        <w:spacing w:line="360" w:lineRule="auto"/>
        <w:jc w:val="both"/>
        <w:rPr>
          <w:rFonts w:ascii="Times New Roman" w:eastAsia="Ubuntu" w:hAnsi="Times New Roman" w:cs="Times New Roman"/>
          <w:b/>
          <w:bCs/>
          <w:sz w:val="22"/>
          <w:szCs w:val="22"/>
          <w:lang w:val="en"/>
        </w:rPr>
      </w:pPr>
    </w:p>
    <w:p w14:paraId="1F77D825" w14:textId="77777777" w:rsidR="00867EBA" w:rsidRDefault="00867EBA">
      <w:pPr>
        <w:spacing w:line="360" w:lineRule="auto"/>
        <w:jc w:val="both"/>
        <w:rPr>
          <w:rFonts w:ascii="Times New Roman" w:eastAsia="Ubuntu" w:hAnsi="Times New Roman" w:cs="Times New Roman"/>
          <w:b/>
          <w:bCs/>
          <w:sz w:val="22"/>
          <w:szCs w:val="22"/>
          <w:lang w:val="en"/>
        </w:rPr>
      </w:pPr>
    </w:p>
    <w:p w14:paraId="53ABCA19" w14:textId="77777777" w:rsidR="00867EBA" w:rsidRDefault="00B877A2">
      <w:pPr>
        <w:spacing w:line="300" w:lineRule="auto"/>
        <w:jc w:val="both"/>
        <w:rPr>
          <w:rFonts w:ascii="Ubuntu" w:eastAsia="Ubuntu" w:hAnsi="Ubuntu" w:cs="Ubuntu"/>
          <w:sz w:val="40"/>
          <w:szCs w:val="40"/>
          <w:lang w:val="en"/>
        </w:rPr>
      </w:pPr>
      <w:r>
        <w:rPr>
          <w:rFonts w:ascii="Ubuntu" w:eastAsia="Ubuntu" w:hAnsi="Ubuntu" w:cs="Ubuntu"/>
          <w:sz w:val="40"/>
          <w:szCs w:val="40"/>
          <w:lang w:val="en"/>
        </w:rPr>
        <w:t>3.4</w:t>
      </w:r>
      <w:r>
        <w:rPr>
          <w:rFonts w:ascii="Ubuntu" w:eastAsia="Ubuntu" w:hAnsi="Ubuntu" w:cs="Ubuntu"/>
          <w:sz w:val="40"/>
          <w:szCs w:val="40"/>
          <w:lang w:val="en"/>
        </w:rPr>
        <w:tab/>
        <w:t>Modeling I</w:t>
      </w:r>
    </w:p>
    <w:p w14:paraId="007505F1" w14:textId="56D5ABB8"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The Beer-Lambert law states that the absorbance of a substance is proportional to the concentration of the sample and the path-length through which the light travels. The </w:t>
      </w:r>
      <w:del w:id="201" w:author="Herr, Nora (059)" w:date="2019-11-24T10:49:00Z">
        <w:r w:rsidDel="00C633FB">
          <w:rPr>
            <w:rFonts w:ascii="Times New Roman" w:eastAsia="Ubuntu" w:hAnsi="Times New Roman" w:cs="Times New Roman"/>
            <w:sz w:val="22"/>
            <w:szCs w:val="22"/>
            <w:lang w:val="en"/>
          </w:rPr>
          <w:delText>systems which employ this law often</w:delText>
        </w:r>
      </w:del>
      <w:ins w:id="202" w:author="Herr, Nora (059)" w:date="2019-11-24T10:49:00Z">
        <w:r w:rsidR="00C633FB">
          <w:rPr>
            <w:rFonts w:ascii="Times New Roman" w:eastAsia="Ubuntu" w:hAnsi="Times New Roman" w:cs="Times New Roman"/>
            <w:sz w:val="22"/>
            <w:szCs w:val="22"/>
            <w:lang w:val="en"/>
          </w:rPr>
          <w:t>systems, which employ this law often,</w:t>
        </w:r>
      </w:ins>
      <w:r>
        <w:rPr>
          <w:rFonts w:ascii="Times New Roman" w:eastAsia="Ubuntu" w:hAnsi="Times New Roman" w:cs="Times New Roman"/>
          <w:sz w:val="22"/>
          <w:szCs w:val="22"/>
          <w:lang w:val="en"/>
        </w:rPr>
        <w:t xml:space="preserve"> standardize the length of the vessel through which light travels to 1</w:t>
      </w:r>
      <w:del w:id="203" w:author="Herr, Nora (059)" w:date="2019-11-24T10:51:00Z">
        <w:r w:rsidDel="00C633FB">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cm, </w:t>
      </w:r>
      <w:del w:id="204" w:author="Herr, Nora (059)" w:date="2019-11-24T10:49:00Z">
        <w:r w:rsidDel="00C633FB">
          <w:rPr>
            <w:rFonts w:ascii="Times New Roman" w:eastAsia="Ubuntu" w:hAnsi="Times New Roman" w:cs="Times New Roman"/>
            <w:sz w:val="22"/>
            <w:szCs w:val="22"/>
            <w:lang w:val="en"/>
          </w:rPr>
          <w:delText xml:space="preserve">this </w:delText>
        </w:r>
      </w:del>
      <w:ins w:id="205" w:author="Herr, Nora (059)" w:date="2019-11-24T10:49:00Z">
        <w:r w:rsidR="00C633FB">
          <w:rPr>
            <w:rFonts w:ascii="Times New Roman" w:eastAsia="Ubuntu" w:hAnsi="Times New Roman" w:cs="Times New Roman"/>
            <w:sz w:val="22"/>
            <w:szCs w:val="22"/>
            <w:lang w:val="en"/>
          </w:rPr>
          <w:t xml:space="preserve">and by doing so </w:t>
        </w:r>
      </w:ins>
      <w:r>
        <w:rPr>
          <w:rFonts w:ascii="Times New Roman" w:eastAsia="Ubuntu" w:hAnsi="Times New Roman" w:cs="Times New Roman"/>
          <w:sz w:val="22"/>
          <w:szCs w:val="22"/>
          <w:lang w:val="en"/>
        </w:rPr>
        <w:t>simpl</w:t>
      </w:r>
      <w:ins w:id="206" w:author="Herr, Nora (059)" w:date="2019-11-24T10:49:00Z">
        <w:r w:rsidR="00C633FB">
          <w:rPr>
            <w:rFonts w:ascii="Times New Roman" w:eastAsia="Ubuntu" w:hAnsi="Times New Roman" w:cs="Times New Roman"/>
            <w:sz w:val="22"/>
            <w:szCs w:val="22"/>
            <w:lang w:val="en"/>
          </w:rPr>
          <w:t xml:space="preserve">ifying </w:t>
        </w:r>
      </w:ins>
      <w:del w:id="207" w:author="Herr, Nora (059)" w:date="2019-11-24T10:49:00Z">
        <w:r w:rsidDel="00C633FB">
          <w:rPr>
            <w:rFonts w:ascii="Times New Roman" w:eastAsia="Ubuntu" w:hAnsi="Times New Roman" w:cs="Times New Roman"/>
            <w:sz w:val="22"/>
            <w:szCs w:val="22"/>
            <w:lang w:val="en"/>
          </w:rPr>
          <w:delText>ifies</w:delText>
        </w:r>
      </w:del>
      <w:r>
        <w:rPr>
          <w:rFonts w:ascii="Times New Roman" w:eastAsia="Ubuntu" w:hAnsi="Times New Roman" w:cs="Times New Roman"/>
          <w:sz w:val="22"/>
          <w:szCs w:val="22"/>
          <w:lang w:val="en"/>
        </w:rPr>
        <w:t xml:space="preserve"> the procurement of the extinction coefficient</w:t>
      </w:r>
      <m:oMath>
        <m:r>
          <m:rPr>
            <m:sty m:val="p"/>
          </m:rPr>
          <w:rPr>
            <w:rFonts w:ascii="Cambria Math" w:eastAsia="Ubuntu" w:hAnsi="Times New Roman" w:cs="Times New Roman"/>
          </w:rPr>
          <m:t>(</m:t>
        </m:r>
        <m:sSub>
          <m:sSubPr>
            <m:ctrlPr>
              <w:rPr>
                <w:rFonts w:ascii="Cambria Math" w:hAnsi="Cambria Math" w:cs="Times New Roman"/>
                <w:i/>
                <w:szCs w:val="18"/>
              </w:rPr>
            </m:ctrlPr>
          </m:sSubPr>
          <m:e>
            <m:r>
              <w:rPr>
                <w:rFonts w:ascii="Cambria Math" w:hAnsi="Cambria Math" w:cs="Times New Roman"/>
                <w:szCs w:val="18"/>
              </w:rPr>
              <m:t>ϵ</m:t>
            </m:r>
          </m:e>
          <m:sub>
            <m:r>
              <m:rPr>
                <m:sty m:val="p"/>
              </m:rPr>
              <w:rPr>
                <w:rFonts w:ascii="Cambria Math" w:eastAsia="SimSun" w:hAnsi="Cambria Math" w:cs="Times New Roman"/>
                <w:szCs w:val="18"/>
                <w:lang w:bidi="ar"/>
              </w:rPr>
              <m:t>λ</m:t>
            </m:r>
          </m:sub>
        </m:sSub>
        <m:r>
          <w:rPr>
            <w:rFonts w:ascii="Cambria Math" w:hAnsi="Cambria Math" w:cs="Times New Roman"/>
            <w:szCs w:val="18"/>
          </w:rPr>
          <m:t>)</m:t>
        </m:r>
      </m:oMath>
      <w:ins w:id="208" w:author="Herr, Nora (059)" w:date="2019-11-24T10:50:00Z">
        <w:r w:rsidR="00C633FB">
          <w:rPr>
            <w:rFonts w:ascii="Times New Roman" w:eastAsia="Ubuntu" w:hAnsi="Times New Roman" w:cs="Times New Roman"/>
            <w:szCs w:val="18"/>
          </w:rPr>
          <w:t xml:space="preserve">, </w:t>
        </w:r>
      </w:ins>
      <w:r>
        <w:rPr>
          <w:rFonts w:ascii="Times New Roman" w:hAnsi="Cambria Math" w:cs="Times New Roman"/>
          <w:sz w:val="22"/>
          <w:szCs w:val="22"/>
          <w:lang w:val="en"/>
        </w:rPr>
        <w:t>which typically ha</w:t>
      </w:r>
      <w:ins w:id="209" w:author="Herr, Nora (059)" w:date="2019-11-24T10:50:00Z">
        <w:r w:rsidR="00C633FB">
          <w:rPr>
            <w:rFonts w:ascii="Times New Roman" w:hAnsi="Cambria Math" w:cs="Times New Roman"/>
            <w:sz w:val="22"/>
            <w:szCs w:val="22"/>
            <w:lang w:val="en"/>
          </w:rPr>
          <w:t>s</w:t>
        </w:r>
      </w:ins>
      <w:del w:id="210" w:author="Herr, Nora (059)" w:date="2019-11-24T10:50:00Z">
        <w:r w:rsidDel="00C633FB">
          <w:rPr>
            <w:rFonts w:ascii="Times New Roman" w:hAnsi="Cambria Math" w:cs="Times New Roman"/>
            <w:sz w:val="22"/>
            <w:szCs w:val="22"/>
            <w:lang w:val="en"/>
          </w:rPr>
          <w:delText>ve</w:delText>
        </w:r>
      </w:del>
      <w:r>
        <w:rPr>
          <w:rFonts w:ascii="Times New Roman" w:hAnsi="Cambria Math" w:cs="Times New Roman"/>
          <w:sz w:val="22"/>
          <w:szCs w:val="22"/>
          <w:lang w:val="en"/>
        </w:rPr>
        <w:t xml:space="preserve"> units of </w:t>
      </w:r>
      <w:r>
        <w:rPr>
          <w:rFonts w:ascii="Times New Roman" w:eastAsia="Ubuntu" w:hAnsi="Times New Roman" w:cs="Times New Roman"/>
          <w:sz w:val="22"/>
          <w:szCs w:val="22"/>
          <w:lang w:val="en"/>
        </w:rPr>
        <w:t>(M</w:t>
      </w:r>
      <w:r>
        <w:rPr>
          <w:rFonts w:ascii="Times New Roman" w:eastAsia="Ubuntu" w:hAnsi="Times New Roman" w:cs="Times New Roman"/>
          <w:sz w:val="22"/>
          <w:szCs w:val="22"/>
          <w:vertAlign w:val="superscript"/>
          <w:lang w:val="en"/>
        </w:rPr>
        <w:t>-1</w:t>
      </w:r>
      <w:r>
        <w:rPr>
          <w:rFonts w:ascii="Times New Roman" w:eastAsia="Ubuntu" w:hAnsi="Times New Roman" w:cs="Times New Roman"/>
          <w:sz w:val="22"/>
          <w:szCs w:val="22"/>
          <w:lang w:val="en"/>
        </w:rPr>
        <w:t>cm</w:t>
      </w:r>
      <w:r>
        <w:rPr>
          <w:rFonts w:ascii="Times New Roman" w:eastAsia="Ubuntu" w:hAnsi="Times New Roman" w:cs="Times New Roman"/>
          <w:sz w:val="22"/>
          <w:szCs w:val="22"/>
          <w:vertAlign w:val="superscript"/>
          <w:lang w:val="en"/>
        </w:rPr>
        <w:t>-1</w:t>
      </w:r>
      <w:r>
        <w:rPr>
          <w:rFonts w:ascii="Times New Roman" w:eastAsia="Ubuntu" w:hAnsi="Times New Roman" w:cs="Times New Roman"/>
          <w:sz w:val="22"/>
          <w:szCs w:val="22"/>
          <w:lang w:val="en"/>
        </w:rPr>
        <w:t xml:space="preserve">). This standardization of the path-length transforms the Beer-Lambert law to Equation 8 and facilitates the derivation of the constant </w:t>
      </w:r>
      <m:oMath>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eastAsia="SimSun" w:hAnsi="Cambria Math" w:cs="Times New Roman"/>
                <w:sz w:val="18"/>
                <w:szCs w:val="18"/>
                <w:lang w:bidi="ar"/>
              </w:rPr>
              <m:t>λ</m:t>
            </m:r>
          </m:sub>
        </m:sSub>
      </m:oMath>
      <w:r>
        <w:rPr>
          <w:rFonts w:ascii="Times New Roman" w:hAnsi="Cambria Math" w:cs="Times New Roman"/>
          <w:sz w:val="18"/>
          <w:szCs w:val="18"/>
          <w:lang w:val="en"/>
        </w:rPr>
        <w:t xml:space="preserve"> </w:t>
      </w:r>
      <w:r>
        <w:rPr>
          <w:rFonts w:ascii="Times New Roman" w:eastAsia="Ubuntu" w:hAnsi="Times New Roman" w:cs="Times New Roman"/>
          <w:sz w:val="22"/>
          <w:szCs w:val="22"/>
          <w:lang w:val="en"/>
        </w:rPr>
        <w:t xml:space="preserve">as it would be equal to the slope of the resulting calibration </w:t>
      </w:r>
      <w:r>
        <w:rPr>
          <w:rFonts w:ascii="Times New Roman" w:eastAsia="Ubuntu" w:hAnsi="Times New Roman" w:cs="Times New Roman"/>
          <w:sz w:val="22"/>
          <w:szCs w:val="22"/>
          <w:lang w:val="en"/>
        </w:rPr>
        <w:lastRenderedPageBreak/>
        <w:t>curve having units of molarity (M</w:t>
      </w:r>
      <w:r>
        <w:rPr>
          <w:rFonts w:ascii="Times New Roman" w:eastAsia="Ubuntu" w:hAnsi="Times New Roman" w:cs="Times New Roman"/>
          <w:sz w:val="22"/>
          <w:szCs w:val="22"/>
          <w:vertAlign w:val="superscript"/>
          <w:lang w:val="en"/>
        </w:rPr>
        <w:t>-1</w:t>
      </w:r>
      <w:r>
        <w:rPr>
          <w:rFonts w:ascii="Times New Roman" w:eastAsia="Ubuntu" w:hAnsi="Times New Roman" w:cs="Times New Roman"/>
          <w:sz w:val="22"/>
          <w:szCs w:val="22"/>
          <w:lang w:val="en"/>
        </w:rPr>
        <w:t>) instead. The Tecan, however, does not measure absorbance across 1</w:t>
      </w:r>
      <w:del w:id="211" w:author="Herr, Nora (059)" w:date="2019-11-24T10:51:00Z">
        <w:r w:rsidDel="00E07118">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cm sample vessels, and </w:t>
      </w:r>
      <w:del w:id="212" w:author="Herr, Nora (059)" w:date="2019-11-24T10:51:00Z">
        <w:r w:rsidDel="00E07118">
          <w:rPr>
            <w:rFonts w:ascii="Times New Roman" w:eastAsia="Ubuntu" w:hAnsi="Times New Roman" w:cs="Times New Roman"/>
            <w:sz w:val="22"/>
            <w:szCs w:val="22"/>
            <w:lang w:val="en"/>
          </w:rPr>
          <w:delText>so it</w:delText>
        </w:r>
      </w:del>
      <w:ins w:id="213" w:author="Herr, Nora (059)" w:date="2019-11-24T10:51:00Z">
        <w:r w:rsidR="00E07118">
          <w:rPr>
            <w:rFonts w:ascii="Times New Roman" w:eastAsia="Ubuntu" w:hAnsi="Times New Roman" w:cs="Times New Roman"/>
            <w:sz w:val="22"/>
            <w:szCs w:val="22"/>
            <w:lang w:val="en"/>
          </w:rPr>
          <w:t>thus</w:t>
        </w:r>
      </w:ins>
      <w:r>
        <w:rPr>
          <w:rFonts w:ascii="Times New Roman" w:eastAsia="Ubuntu" w:hAnsi="Times New Roman" w:cs="Times New Roman"/>
          <w:sz w:val="22"/>
          <w:szCs w:val="22"/>
          <w:lang w:val="en"/>
        </w:rPr>
        <w:t xml:space="preserve"> employs a path-length correction algorithm that utilizes an internal standard. The magnitude of the slope of the lines from these resulting calibration curves </w:t>
      </w:r>
      <w:del w:id="214" w:author="Herr, Nora (059)" w:date="2019-11-24T10:54:00Z">
        <w:r w:rsidDel="00E07118">
          <w:rPr>
            <w:rFonts w:ascii="Times New Roman" w:eastAsia="Ubuntu" w:hAnsi="Times New Roman" w:cs="Times New Roman"/>
            <w:sz w:val="22"/>
            <w:szCs w:val="22"/>
            <w:lang w:val="en"/>
          </w:rPr>
          <w:delText>thus can</w:delText>
        </w:r>
      </w:del>
      <w:ins w:id="215" w:author="Herr, Nora (059)" w:date="2019-11-24T10:54:00Z">
        <w:r w:rsidR="00E07118">
          <w:rPr>
            <w:rFonts w:ascii="Times New Roman" w:eastAsia="Ubuntu" w:hAnsi="Times New Roman" w:cs="Times New Roman"/>
            <w:sz w:val="22"/>
            <w:szCs w:val="22"/>
            <w:lang w:val="en"/>
          </w:rPr>
          <w:t>can hence</w:t>
        </w:r>
      </w:ins>
      <w:r>
        <w:rPr>
          <w:rFonts w:ascii="Times New Roman" w:eastAsia="Ubuntu" w:hAnsi="Times New Roman" w:cs="Times New Roman"/>
          <w:sz w:val="22"/>
          <w:szCs w:val="22"/>
          <w:lang w:val="en"/>
        </w:rPr>
        <w:t xml:space="preserve"> be written to conform to standard extinction coefficient units</w:t>
      </w:r>
      <w:r>
        <w:rPr>
          <w:rFonts w:ascii="Times New Roman" w:hAnsi="Cambria Math" w:cs="Times New Roman"/>
          <w:sz w:val="22"/>
          <w:szCs w:val="22"/>
          <w:lang w:val="en"/>
        </w:rPr>
        <w:t xml:space="preserve"> </w:t>
      </w:r>
      <w:r>
        <w:rPr>
          <w:rFonts w:ascii="Times New Roman" w:eastAsia="Ubuntu" w:hAnsi="Times New Roman" w:cs="Times New Roman"/>
          <w:sz w:val="22"/>
          <w:szCs w:val="22"/>
          <w:lang w:val="en"/>
        </w:rPr>
        <w:t>(M</w:t>
      </w:r>
      <w:r>
        <w:rPr>
          <w:rFonts w:ascii="Times New Roman" w:eastAsia="Ubuntu" w:hAnsi="Times New Roman" w:cs="Times New Roman"/>
          <w:sz w:val="22"/>
          <w:szCs w:val="22"/>
          <w:vertAlign w:val="superscript"/>
          <w:lang w:val="en"/>
        </w:rPr>
        <w:t>-1</w:t>
      </w:r>
      <w:r>
        <w:rPr>
          <w:rFonts w:ascii="Times New Roman" w:eastAsia="Ubuntu" w:hAnsi="Times New Roman" w:cs="Times New Roman"/>
          <w:sz w:val="22"/>
          <w:szCs w:val="22"/>
          <w:lang w:val="en"/>
        </w:rPr>
        <w:t>cm</w:t>
      </w:r>
      <w:r>
        <w:rPr>
          <w:rFonts w:ascii="Times New Roman" w:eastAsia="Ubuntu" w:hAnsi="Times New Roman" w:cs="Times New Roman"/>
          <w:sz w:val="22"/>
          <w:szCs w:val="22"/>
          <w:vertAlign w:val="superscript"/>
          <w:lang w:val="en"/>
        </w:rPr>
        <w:t>-1</w:t>
      </w:r>
      <w:r>
        <w:rPr>
          <w:rFonts w:ascii="Times New Roman" w:eastAsia="Ubuntu" w:hAnsi="Times New Roman" w:cs="Times New Roman"/>
          <w:sz w:val="22"/>
          <w:szCs w:val="22"/>
          <w:lang w:val="en"/>
        </w:rPr>
        <w:t>) as needed, and facilitate the portability of the extinction coefficients to other systems employing absorbance.</w:t>
      </w:r>
    </w:p>
    <w:p w14:paraId="24718E66"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3"/>
        <w:gridCol w:w="4262"/>
      </w:tblGrid>
      <w:tr w:rsidR="00867EBA" w14:paraId="545F04C2" w14:textId="77777777">
        <w:tc>
          <w:tcPr>
            <w:tcW w:w="4263" w:type="dxa"/>
          </w:tcPr>
          <w:p w14:paraId="33709A1A" w14:textId="77777777" w:rsidR="00867EBA" w:rsidRDefault="00B877A2">
            <w:pPr>
              <w:widowControl/>
              <w:spacing w:line="360" w:lineRule="auto"/>
              <w:rPr>
                <w:rFonts w:ascii="Times New Roman" w:hAnsi="Times New Roman" w:cs="Times New Roman"/>
                <w:sz w:val="18"/>
                <w:szCs w:val="18"/>
                <w:lang w:val="en"/>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ϵ</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∙c∙l</m:t>
                </m:r>
              </m:oMath>
            </m:oMathPara>
          </w:p>
        </w:tc>
        <w:tc>
          <w:tcPr>
            <w:tcW w:w="4262" w:type="dxa"/>
          </w:tcPr>
          <w:p w14:paraId="01D49B86" w14:textId="77777777" w:rsidR="00867EBA" w:rsidRDefault="00B877A2">
            <w:pPr>
              <w:widowControl/>
              <w:spacing w:line="360" w:lineRule="auto"/>
              <w:jc w:val="right"/>
              <w:rPr>
                <w:rFonts w:ascii="Times New Roman" w:hAnsi="Times New Roman" w:cs="Times New Roman"/>
                <w:sz w:val="18"/>
                <w:szCs w:val="18"/>
                <w:lang w:val="en"/>
                <w:oMath/>
              </w:rPr>
            </w:pPr>
            <w:r>
              <w:rPr>
                <w:rFonts w:ascii="Times New Roman" w:hAnsi="Times New Roman" w:cs="Times New Roman"/>
                <w:sz w:val="18"/>
                <w:szCs w:val="18"/>
                <w:lang w:val="en"/>
              </w:rPr>
              <w:t>Equation 7</w:t>
            </w:r>
          </w:p>
        </w:tc>
      </w:tr>
      <w:tr w:rsidR="00867EBA" w14:paraId="55DA0DF6" w14:textId="77777777">
        <w:tc>
          <w:tcPr>
            <w:tcW w:w="4263" w:type="dxa"/>
          </w:tcPr>
          <w:p w14:paraId="5C467AF4" w14:textId="77777777" w:rsidR="00867EBA" w:rsidRDefault="00B877A2">
            <w:pPr>
              <w:widowControl/>
              <w:spacing w:line="360" w:lineRule="auto"/>
              <w:rPr>
                <w:rFonts w:ascii="Cambria Math" w:hAnsi="Cambria Math" w:cs="Times New Roman" w:hint="eastAsia"/>
                <w:sz w:val="18"/>
                <w:szCs w:val="18"/>
                <w:oMath/>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∙c</m:t>
                </m:r>
              </m:oMath>
            </m:oMathPara>
          </w:p>
        </w:tc>
        <w:tc>
          <w:tcPr>
            <w:tcW w:w="4262" w:type="dxa"/>
          </w:tcPr>
          <w:p w14:paraId="16E7CE17" w14:textId="77777777" w:rsidR="00867EBA" w:rsidRDefault="00B877A2">
            <w:pPr>
              <w:widowControl/>
              <w:spacing w:line="360" w:lineRule="auto"/>
              <w:jc w:val="right"/>
              <w:rPr>
                <w:rFonts w:ascii="Times New Roman" w:hAnsi="Times New Roman" w:cs="Times New Roman"/>
                <w:sz w:val="18"/>
                <w:szCs w:val="18"/>
                <w:lang w:val="en"/>
              </w:rPr>
            </w:pPr>
            <w:r>
              <w:rPr>
                <w:rFonts w:ascii="Times New Roman" w:hAnsi="Times New Roman" w:cs="Times New Roman"/>
                <w:sz w:val="18"/>
                <w:szCs w:val="18"/>
                <w:lang w:val="en"/>
              </w:rPr>
              <w:t>Equation 8</w:t>
            </w:r>
          </w:p>
        </w:tc>
      </w:tr>
    </w:tbl>
    <w:p w14:paraId="29568CC1" w14:textId="77777777" w:rsidR="00867EBA" w:rsidRDefault="00867EBA">
      <w:pPr>
        <w:spacing w:line="360" w:lineRule="auto"/>
        <w:jc w:val="both"/>
        <w:rPr>
          <w:rFonts w:ascii="Times New Roman" w:eastAsia="Ubuntu" w:hAnsi="Times New Roman" w:cs="Times New Roman"/>
          <w:sz w:val="22"/>
          <w:szCs w:val="22"/>
          <w:lang w:val="en"/>
        </w:rPr>
      </w:pPr>
    </w:p>
    <w:p w14:paraId="7862A1A6" w14:textId="3EFF670A" w:rsidR="00867EBA" w:rsidRDefault="00B877A2">
      <w:pPr>
        <w:spacing w:line="300" w:lineRule="auto"/>
        <w:jc w:val="both"/>
        <w:rPr>
          <w:rFonts w:ascii="Ubuntu" w:eastAsia="Ubuntu" w:hAnsi="Ubuntu" w:cs="Ubuntu"/>
          <w:sz w:val="30"/>
          <w:szCs w:val="30"/>
          <w:lang w:val="en"/>
        </w:rPr>
      </w:pPr>
      <w:r>
        <w:rPr>
          <w:rFonts w:ascii="Ubuntu" w:eastAsia="Ubuntu" w:hAnsi="Ubuntu" w:cs="Ubuntu"/>
          <w:sz w:val="30"/>
          <w:szCs w:val="30"/>
          <w:lang w:val="en"/>
        </w:rPr>
        <w:t>3.4.1</w:t>
      </w:r>
      <w:r>
        <w:rPr>
          <w:rFonts w:ascii="Ubuntu" w:eastAsia="Ubuntu" w:hAnsi="Ubuntu" w:cs="Ubuntu"/>
          <w:sz w:val="30"/>
          <w:szCs w:val="30"/>
          <w:lang w:val="en"/>
        </w:rPr>
        <w:tab/>
        <w:t xml:space="preserve">Extension of </w:t>
      </w:r>
      <w:ins w:id="216" w:author="Herr, Nora (059)" w:date="2019-11-24T10:54:00Z">
        <w:r w:rsidR="00E07118">
          <w:rPr>
            <w:rFonts w:ascii="Ubuntu" w:eastAsia="Ubuntu" w:hAnsi="Ubuntu" w:cs="Ubuntu"/>
            <w:sz w:val="30"/>
            <w:szCs w:val="30"/>
            <w:lang w:val="en"/>
          </w:rPr>
          <w:t xml:space="preserve">the </w:t>
        </w:r>
      </w:ins>
      <w:r>
        <w:rPr>
          <w:rFonts w:ascii="Ubuntu" w:eastAsia="Ubuntu" w:hAnsi="Ubuntu" w:cs="Ubuntu"/>
          <w:sz w:val="30"/>
          <w:szCs w:val="30"/>
          <w:lang w:val="en"/>
        </w:rPr>
        <w:t>Beer-Lambert</w:t>
      </w:r>
      <w:del w:id="217" w:author="Herr, Nora (059)" w:date="2019-11-24T10:54:00Z">
        <w:r w:rsidDel="00E07118">
          <w:rPr>
            <w:rFonts w:ascii="Ubuntu" w:eastAsia="Ubuntu" w:hAnsi="Ubuntu" w:cs="Ubuntu"/>
            <w:sz w:val="30"/>
            <w:szCs w:val="30"/>
            <w:lang w:val="en"/>
          </w:rPr>
          <w:delText>’s</w:delText>
        </w:r>
      </w:del>
      <w:r>
        <w:rPr>
          <w:rFonts w:ascii="Ubuntu" w:eastAsia="Ubuntu" w:hAnsi="Ubuntu" w:cs="Ubuntu"/>
          <w:sz w:val="30"/>
          <w:szCs w:val="30"/>
          <w:lang w:val="en"/>
        </w:rPr>
        <w:t xml:space="preserve"> Law</w:t>
      </w:r>
    </w:p>
    <w:p w14:paraId="7AE05FD4" w14:textId="72958896"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Commonly, the Beer-Lambert law is employed to generate simple regression curves for single component solutions of chemical compounds or macromolecules (e.g. proteins)</w:t>
      </w:r>
      <w:ins w:id="218" w:author="Herr, Nora (059)" w:date="2019-11-24T10:55:00Z">
        <w:r w:rsidR="00E07118">
          <w:rPr>
            <w:rFonts w:ascii="Times New Roman" w:eastAsia="Ubuntu" w:hAnsi="Times New Roman" w:cs="Times New Roman"/>
            <w:sz w:val="22"/>
            <w:szCs w:val="22"/>
            <w:lang w:val="en"/>
          </w:rPr>
          <w:t xml:space="preserve"> </w:t>
        </w:r>
      </w:ins>
      <w:del w:id="219" w:author="Herr, Nora (059)" w:date="2019-11-24T10:55:00Z">
        <w:r w:rsidDel="00E07118">
          <w:rPr>
            <w:rFonts w:ascii="Times New Roman" w:eastAsia="Ubuntu" w:hAnsi="Times New Roman" w:cs="Times New Roman"/>
            <w:sz w:val="22"/>
            <w:szCs w:val="22"/>
            <w:lang w:val="en"/>
          </w:rPr>
          <w:delText>, this allows researchers</w:delText>
        </w:r>
      </w:del>
      <w:ins w:id="220" w:author="Herr, Nora (059)" w:date="2019-11-24T10:55:00Z">
        <w:r w:rsidR="00E07118">
          <w:rPr>
            <w:rFonts w:ascii="Times New Roman" w:eastAsia="Ubuntu" w:hAnsi="Times New Roman" w:cs="Times New Roman"/>
            <w:sz w:val="22"/>
            <w:szCs w:val="22"/>
            <w:lang w:val="en"/>
          </w:rPr>
          <w:t>allowing researchers</w:t>
        </w:r>
      </w:ins>
      <w:r>
        <w:rPr>
          <w:rFonts w:ascii="Times New Roman" w:eastAsia="Ubuntu" w:hAnsi="Times New Roman" w:cs="Times New Roman"/>
          <w:sz w:val="22"/>
          <w:szCs w:val="22"/>
          <w:lang w:val="en"/>
        </w:rPr>
        <w:t xml:space="preserve"> to quickly estimate the concentration of their sample and move onto experimentation and analysis</w:t>
      </w:r>
      <w:ins w:id="221" w:author="Herr, Nora (059)" w:date="2019-11-24T10:55:00Z">
        <w:r w:rsidR="00E07118">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[measurements by OD]</w:t>
      </w:r>
      <w:r>
        <w:rPr>
          <w:rFonts w:ascii="Times New Roman" w:eastAsia="Ubuntu" w:hAnsi="Times New Roman" w:cs="Times New Roman"/>
          <w:sz w:val="22"/>
          <w:szCs w:val="22"/>
          <w:lang w:val="en"/>
        </w:rPr>
        <w:t>. A</w:t>
      </w:r>
      <w:ins w:id="222" w:author="Herr, Nora (059)" w:date="2019-11-24T10:55:00Z">
        <w:r w:rsidR="00E07118">
          <w:rPr>
            <w:rFonts w:ascii="Times New Roman" w:eastAsia="Ubuntu" w:hAnsi="Times New Roman" w:cs="Times New Roman"/>
            <w:sz w:val="22"/>
            <w:szCs w:val="22"/>
            <w:lang w:val="en"/>
          </w:rPr>
          <w:t>dditionally, a</w:t>
        </w:r>
      </w:ins>
      <w:r>
        <w:rPr>
          <w:rFonts w:ascii="Times New Roman" w:eastAsia="Ubuntu" w:hAnsi="Times New Roman" w:cs="Times New Roman"/>
          <w:sz w:val="22"/>
          <w:szCs w:val="22"/>
          <w:lang w:val="en"/>
        </w:rPr>
        <w:t xml:space="preserve"> more elegant and expanded form of this law exists</w:t>
      </w:r>
      <w:ins w:id="223" w:author="Herr, Nora (059)" w:date="2019-11-24T10:55:00Z">
        <w:r w:rsidR="00E07118">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which can be employed to resolve the concentrations of individual species in multiple component solutions and serves as the foundation of this study. The extension of the Beer-Lambert law states that in a multiple component system</w:t>
      </w:r>
      <w:ins w:id="224" w:author="Herr, Nora (059)" w:date="2019-11-24T10:56:00Z">
        <w:r w:rsidR="00E07118">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its measured absorbance is equal to the sum of the individual measured absorbance of each species (Equations 9 &amp; 10).</w:t>
      </w:r>
    </w:p>
    <w:p w14:paraId="0CC9320B"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3"/>
        <w:gridCol w:w="4262"/>
      </w:tblGrid>
      <w:tr w:rsidR="00867EBA" w14:paraId="1AB91291" w14:textId="77777777">
        <w:tc>
          <w:tcPr>
            <w:tcW w:w="4263" w:type="dxa"/>
          </w:tcPr>
          <w:p w14:paraId="1D918460" w14:textId="77777777" w:rsidR="00867EBA" w:rsidRDefault="00B877A2">
            <w:pPr>
              <w:widowControl/>
              <w:spacing w:line="360" w:lineRule="auto"/>
              <w:rPr>
                <w:rFonts w:ascii="Times New Roman" w:hAnsi="Times New Roman" w:cs="Times New Roman"/>
                <w:sz w:val="18"/>
                <w:szCs w:val="18"/>
                <w:lang w:val="en"/>
              </w:rPr>
            </w:p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λtotal</m:t>
                  </m:r>
                </m:sub>
              </m:sSub>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λ1</m:t>
                  </m:r>
                </m:sub>
              </m:sSub>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λ2</m:t>
                  </m:r>
                </m:sub>
              </m:sSub>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 xml:space="preserve"> A</m:t>
                  </m:r>
                </m:e>
                <m:sub>
                  <m:r>
                    <m:rPr>
                      <m:sty m:val="p"/>
                    </m:rPr>
                    <w:rPr>
                      <w:rFonts w:ascii="Cambria Math" w:eastAsia="SimSun" w:hAnsi="Cambria Math" w:cs="Times New Roman"/>
                      <w:sz w:val="18"/>
                      <w:szCs w:val="18"/>
                      <w:lang w:bidi="ar"/>
                    </w:rPr>
                    <m:t>λn</m:t>
                  </m:r>
                </m:sub>
              </m:sSub>
            </m:oMath>
            <w:r>
              <w:rPr>
                <w:rFonts w:ascii="Times New Roman" w:hAnsi="Cambria Math" w:cs="Times New Roman"/>
                <w:iCs/>
                <w:sz w:val="18"/>
                <w:szCs w:val="18"/>
                <w:lang w:val="en"/>
              </w:rPr>
              <w:t xml:space="preserve"> </w:t>
            </w:r>
          </w:p>
        </w:tc>
        <w:tc>
          <w:tcPr>
            <w:tcW w:w="4262" w:type="dxa"/>
          </w:tcPr>
          <w:p w14:paraId="72900913" w14:textId="77777777" w:rsidR="00867EBA" w:rsidRDefault="00B877A2">
            <w:pPr>
              <w:widowControl/>
              <w:spacing w:line="360" w:lineRule="auto"/>
              <w:jc w:val="right"/>
              <w:rPr>
                <w:rFonts w:ascii="Times New Roman" w:hAnsi="Times New Roman" w:cs="Times New Roman"/>
                <w:sz w:val="18"/>
                <w:szCs w:val="18"/>
                <w:lang w:val="en"/>
                <w:oMath/>
              </w:rPr>
            </w:pPr>
            <w:r>
              <w:rPr>
                <w:rFonts w:ascii="Times New Roman" w:hAnsi="Times New Roman" w:cs="Times New Roman"/>
                <w:sz w:val="18"/>
                <w:szCs w:val="18"/>
                <w:lang w:val="en"/>
              </w:rPr>
              <w:t xml:space="preserve">Equation 9 </w:t>
            </w:r>
          </w:p>
        </w:tc>
      </w:tr>
      <w:tr w:rsidR="00867EBA" w14:paraId="01EF14CC" w14:textId="77777777">
        <w:tc>
          <w:tcPr>
            <w:tcW w:w="4263" w:type="dxa"/>
          </w:tcPr>
          <w:p w14:paraId="490A1779" w14:textId="77777777" w:rsidR="00867EBA" w:rsidRDefault="00B877A2">
            <w:pPr>
              <w:widowControl/>
              <w:spacing w:line="360" w:lineRule="auto"/>
              <w:rPr>
                <w:rFonts w:ascii="Cambria Math" w:hAnsi="Cambria Math" w:cs="Times New Roman" w:hint="eastAsia"/>
                <w:sz w:val="18"/>
                <w:szCs w:val="18"/>
                <w:oMath/>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λtotal</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1</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1</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2</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n</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n</m:t>
                    </m:r>
                  </m:sub>
                </m:sSub>
              </m:oMath>
            </m:oMathPara>
          </w:p>
        </w:tc>
        <w:tc>
          <w:tcPr>
            <w:tcW w:w="4262" w:type="dxa"/>
          </w:tcPr>
          <w:p w14:paraId="23334BC9" w14:textId="77777777" w:rsidR="00867EBA" w:rsidRDefault="00B877A2">
            <w:pPr>
              <w:widowControl/>
              <w:spacing w:line="360" w:lineRule="auto"/>
              <w:jc w:val="right"/>
              <w:rPr>
                <w:rFonts w:ascii="Times New Roman" w:hAnsi="Times New Roman" w:cs="Times New Roman"/>
                <w:sz w:val="18"/>
                <w:szCs w:val="18"/>
                <w:lang w:val="en"/>
              </w:rPr>
            </w:pPr>
            <w:r>
              <w:rPr>
                <w:rFonts w:ascii="Times New Roman" w:hAnsi="Times New Roman" w:cs="Times New Roman"/>
                <w:sz w:val="18"/>
                <w:szCs w:val="18"/>
                <w:lang w:val="en"/>
              </w:rPr>
              <w:t>Equation 10</w:t>
            </w:r>
          </w:p>
        </w:tc>
      </w:tr>
      <w:tr w:rsidR="00867EBA" w14:paraId="164EAB02" w14:textId="77777777">
        <w:tc>
          <w:tcPr>
            <w:tcW w:w="4263" w:type="dxa"/>
          </w:tcPr>
          <w:p w14:paraId="4BFD811E" w14:textId="77777777" w:rsidR="00867EBA" w:rsidRDefault="00B877A2">
            <w:pPr>
              <w:widowControl/>
              <w:spacing w:line="360" w:lineRule="auto"/>
              <w:rPr>
                <w:rFonts w:ascii="Cambria Math" w:hAnsi="Cambria Math" w:cs="Times New Roman" w:hint="eastAsia"/>
                <w:sz w:val="18"/>
                <w:szCs w:val="18"/>
                <w:oMath/>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1</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1</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2</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2</m:t>
                    </m:r>
                  </m:sub>
                </m:sSub>
              </m:oMath>
            </m:oMathPara>
          </w:p>
        </w:tc>
        <w:tc>
          <w:tcPr>
            <w:tcW w:w="4262" w:type="dxa"/>
          </w:tcPr>
          <w:p w14:paraId="574F3FC7" w14:textId="77777777" w:rsidR="00867EBA" w:rsidRDefault="00B877A2">
            <w:pPr>
              <w:widowControl/>
              <w:spacing w:line="360" w:lineRule="auto"/>
              <w:jc w:val="right"/>
              <w:rPr>
                <w:rFonts w:ascii="Times New Roman" w:hAnsi="Times New Roman" w:cs="Times New Roman"/>
                <w:sz w:val="18"/>
                <w:szCs w:val="18"/>
                <w:lang w:val="en"/>
              </w:rPr>
            </w:pPr>
            <w:r>
              <w:rPr>
                <w:rFonts w:ascii="Times New Roman" w:hAnsi="Times New Roman" w:cs="Times New Roman"/>
                <w:sz w:val="18"/>
                <w:szCs w:val="18"/>
                <w:lang w:val="en"/>
              </w:rPr>
              <w:t>Equation 11</w:t>
            </w:r>
          </w:p>
        </w:tc>
      </w:tr>
    </w:tbl>
    <w:p w14:paraId="63032CEA" w14:textId="77777777" w:rsidR="00867EBA" w:rsidRDefault="00867EBA">
      <w:pPr>
        <w:spacing w:line="360" w:lineRule="auto"/>
        <w:jc w:val="both"/>
        <w:rPr>
          <w:rFonts w:ascii="Times New Roman" w:eastAsia="Ubuntu" w:hAnsi="Times New Roman" w:cs="Times New Roman"/>
          <w:sz w:val="22"/>
          <w:szCs w:val="22"/>
          <w:lang w:val="en"/>
        </w:rPr>
      </w:pPr>
    </w:p>
    <w:p w14:paraId="0BDEE7E6" w14:textId="05722446"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Consequently, in order to determine the concentrations of </w:t>
      </w:r>
      <w:commentRangeStart w:id="225"/>
      <w:r>
        <w:rPr>
          <w:rFonts w:ascii="Times New Roman" w:eastAsia="Ubuntu" w:hAnsi="Times New Roman" w:cs="Times New Roman"/>
          <w:sz w:val="22"/>
          <w:szCs w:val="22"/>
          <w:lang w:val="en"/>
        </w:rPr>
        <w:t>N species</w:t>
      </w:r>
      <w:ins w:id="226" w:author="Herr, Nora (059)" w:date="2019-11-24T10:57:00Z">
        <w:r w:rsidR="00E07118">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N wavelengths </w:t>
      </w:r>
      <w:commentRangeEnd w:id="225"/>
      <w:r w:rsidR="00E07118">
        <w:rPr>
          <w:rStyle w:val="Kommentarzeichen"/>
        </w:rPr>
        <w:commentReference w:id="225"/>
      </w:r>
      <w:proofErr w:type="gramStart"/>
      <w:r>
        <w:rPr>
          <w:rFonts w:ascii="Times New Roman" w:eastAsia="Ubuntu" w:hAnsi="Times New Roman" w:cs="Times New Roman"/>
          <w:sz w:val="22"/>
          <w:szCs w:val="22"/>
          <w:lang w:val="en"/>
        </w:rPr>
        <w:t>must be measured</w:t>
      </w:r>
      <w:proofErr w:type="gramEnd"/>
      <w:r>
        <w:rPr>
          <w:rFonts w:ascii="Times New Roman" w:eastAsia="Ubuntu" w:hAnsi="Times New Roman" w:cs="Times New Roman"/>
          <w:sz w:val="22"/>
          <w:szCs w:val="22"/>
          <w:lang w:val="en"/>
        </w:rPr>
        <w:t>, and an N equation system needs to be solved for each species’ concentration. In this theoretical system</w:t>
      </w:r>
      <w:ins w:id="227" w:author="Herr, Nora (059)" w:date="2019-11-24T10:57:00Z">
        <w:r w:rsidR="00E07118">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there are N</w:t>
      </w:r>
      <w:r>
        <w:rPr>
          <w:rFonts w:ascii="Times New Roman" w:eastAsia="Ubuntu" w:hAnsi="Times New Roman" w:cs="Times New Roman"/>
          <w:sz w:val="22"/>
          <w:szCs w:val="22"/>
          <w:vertAlign w:val="superscript"/>
          <w:lang w:val="en"/>
        </w:rPr>
        <w:t>2</w:t>
      </w:r>
      <w:r>
        <w:rPr>
          <w:rFonts w:ascii="Times New Roman" w:eastAsia="Ubuntu" w:hAnsi="Times New Roman" w:cs="Times New Roman"/>
          <w:sz w:val="22"/>
          <w:szCs w:val="22"/>
          <w:lang w:val="en"/>
        </w:rPr>
        <w:t xml:space="preserve"> </w:t>
      </w:r>
      <w:proofErr w:type="gramStart"/>
      <w:r>
        <w:rPr>
          <w:rFonts w:ascii="Times New Roman" w:eastAsia="Ubuntu" w:hAnsi="Times New Roman" w:cs="Times New Roman"/>
          <w:sz w:val="22"/>
          <w:szCs w:val="22"/>
          <w:lang w:val="en"/>
        </w:rPr>
        <w:t>coefficients which</w:t>
      </w:r>
      <w:proofErr w:type="gramEnd"/>
      <w:r>
        <w:rPr>
          <w:rFonts w:ascii="Times New Roman" w:eastAsia="Ubuntu" w:hAnsi="Times New Roman" w:cs="Times New Roman"/>
          <w:sz w:val="22"/>
          <w:szCs w:val="22"/>
          <w:lang w:val="en"/>
        </w:rPr>
        <w:t xml:space="preserve"> would first need to be determined as well. </w:t>
      </w:r>
      <w:commentRangeStart w:id="228"/>
      <w:r>
        <w:rPr>
          <w:rFonts w:ascii="Times New Roman" w:eastAsia="Ubuntu" w:hAnsi="Times New Roman" w:cs="Times New Roman"/>
          <w:sz w:val="22"/>
          <w:szCs w:val="22"/>
          <w:lang w:val="en"/>
        </w:rPr>
        <w:t xml:space="preserve">The lab’s envisioned system can theoretically be modeled in this way if every Strain is considered to be an individual component </w:t>
      </w:r>
      <w:ins w:id="229" w:author="Herr, Nora (059)" w:date="2019-11-24T10:58:00Z">
        <w:r w:rsidR="00E07118">
          <w:rPr>
            <w:rFonts w:ascii="Times New Roman" w:eastAsia="Ubuntu" w:hAnsi="Times New Roman" w:cs="Times New Roman"/>
            <w:sz w:val="22"/>
            <w:szCs w:val="22"/>
            <w:lang w:val="en"/>
          </w:rPr>
          <w:t xml:space="preserve">of </w:t>
        </w:r>
      </w:ins>
      <w:r>
        <w:rPr>
          <w:rFonts w:ascii="Times New Roman" w:eastAsia="Ubuntu" w:hAnsi="Times New Roman" w:cs="Times New Roman"/>
          <w:sz w:val="22"/>
          <w:szCs w:val="22"/>
          <w:lang w:val="en"/>
        </w:rPr>
        <w:t>each species’ extinction coefficient is determination</w:t>
      </w:r>
      <w:ins w:id="230" w:author="Herr, Nora (059)" w:date="2019-11-24T10:58:00Z">
        <w:r w:rsidR="00E07118">
          <w:rPr>
            <w:rFonts w:ascii="Times New Roman" w:eastAsia="Ubuntu" w:hAnsi="Times New Roman" w:cs="Times New Roman"/>
            <w:sz w:val="22"/>
            <w:szCs w:val="22"/>
            <w:lang w:val="en"/>
          </w:rPr>
          <w:t xml:space="preserve"> </w:t>
        </w:r>
        <w:commentRangeEnd w:id="228"/>
        <w:r w:rsidR="00E07118">
          <w:rPr>
            <w:rStyle w:val="Kommentarzeichen"/>
          </w:rPr>
          <w:commentReference w:id="228"/>
        </w:r>
      </w:ins>
      <w:r>
        <w:rPr>
          <w:rFonts w:ascii="Times New Roman" w:eastAsia="Ubuntu" w:hAnsi="Times New Roman" w:cs="Times New Roman"/>
          <w:b/>
          <w:bCs/>
          <w:sz w:val="22"/>
          <w:szCs w:val="22"/>
          <w:lang w:val="en"/>
        </w:rPr>
        <w:t>[go into details in the discussion]</w:t>
      </w:r>
      <w:r>
        <w:rPr>
          <w:rFonts w:ascii="Times New Roman" w:eastAsia="Ubuntu" w:hAnsi="Times New Roman" w:cs="Times New Roman"/>
          <w:sz w:val="22"/>
          <w:szCs w:val="22"/>
          <w:lang w:val="en"/>
        </w:rPr>
        <w:t xml:space="preserve">. </w:t>
      </w:r>
      <w:ins w:id="231" w:author="Herr, Nora (059)" w:date="2019-11-24T10:59:00Z">
        <w:r w:rsidR="00E07118">
          <w:rPr>
            <w:rFonts w:ascii="Times New Roman" w:eastAsia="Ubuntu" w:hAnsi="Times New Roman" w:cs="Times New Roman"/>
            <w:sz w:val="22"/>
            <w:szCs w:val="22"/>
            <w:lang w:val="en"/>
          </w:rPr>
          <w:t>As of now, h</w:t>
        </w:r>
      </w:ins>
      <w:del w:id="232" w:author="Herr, Nora (059)" w:date="2019-11-24T10:59:00Z">
        <w:r w:rsidDel="00E07118">
          <w:rPr>
            <w:rFonts w:ascii="Times New Roman" w:eastAsia="Ubuntu" w:hAnsi="Times New Roman" w:cs="Times New Roman"/>
            <w:sz w:val="22"/>
            <w:szCs w:val="22"/>
            <w:lang w:val="en"/>
          </w:rPr>
          <w:delText>H</w:delText>
        </w:r>
      </w:del>
      <w:r>
        <w:rPr>
          <w:rFonts w:ascii="Times New Roman" w:eastAsia="Ubuntu" w:hAnsi="Times New Roman" w:cs="Times New Roman"/>
          <w:sz w:val="22"/>
          <w:szCs w:val="22"/>
          <w:lang w:val="en"/>
        </w:rPr>
        <w:t>owever,</w:t>
      </w:r>
      <w:del w:id="233" w:author="Herr, Nora (059)" w:date="2019-11-24T10:58:00Z">
        <w:r w:rsidDel="00E07118">
          <w:rPr>
            <w:rFonts w:ascii="Times New Roman" w:eastAsia="Ubuntu" w:hAnsi="Times New Roman" w:cs="Times New Roman"/>
            <w:sz w:val="22"/>
            <w:szCs w:val="22"/>
            <w:lang w:val="en"/>
          </w:rPr>
          <w:delText xml:space="preserve"> for now,</w:delText>
        </w:r>
      </w:del>
      <w:r>
        <w:rPr>
          <w:rFonts w:ascii="Times New Roman" w:eastAsia="Ubuntu" w:hAnsi="Times New Roman" w:cs="Times New Roman"/>
          <w:sz w:val="22"/>
          <w:szCs w:val="22"/>
          <w:lang w:val="en"/>
        </w:rPr>
        <w:t xml:space="preserve"> the goal is </w:t>
      </w:r>
      <w:r>
        <w:rPr>
          <w:rFonts w:ascii="Times New Roman" w:eastAsia="Ubuntu" w:hAnsi="Times New Roman" w:cs="Times New Roman"/>
          <w:sz w:val="22"/>
          <w:szCs w:val="22"/>
          <w:lang w:val="en"/>
        </w:rPr>
        <w:lastRenderedPageBreak/>
        <w:t xml:space="preserve">to ensure that the resolution between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and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 bacterial strains is possible</w:t>
      </w:r>
      <w:ins w:id="234" w:author="Herr, Nora (059)" w:date="2019-11-24T10:59:00Z">
        <w:r w:rsidR="00E07118">
          <w:rPr>
            <w:rFonts w:ascii="Times New Roman" w:eastAsia="Ubuntu" w:hAnsi="Times New Roman" w:cs="Times New Roman"/>
            <w:sz w:val="22"/>
            <w:szCs w:val="22"/>
            <w:lang w:val="en"/>
          </w:rPr>
          <w:t>. Consequently,</w:t>
        </w:r>
      </w:ins>
      <w:del w:id="235" w:author="Herr, Nora (059)" w:date="2019-11-24T10:59:00Z">
        <w:r w:rsidDel="00E07118">
          <w:rPr>
            <w:rFonts w:ascii="Times New Roman" w:eastAsia="Ubuntu" w:hAnsi="Times New Roman" w:cs="Times New Roman"/>
            <w:sz w:val="22"/>
            <w:szCs w:val="22"/>
            <w:lang w:val="en"/>
          </w:rPr>
          <w:delText>, thus in</w:delText>
        </w:r>
      </w:del>
      <w:r>
        <w:rPr>
          <w:rFonts w:ascii="Times New Roman" w:eastAsia="Ubuntu" w:hAnsi="Times New Roman" w:cs="Times New Roman"/>
          <w:sz w:val="22"/>
          <w:szCs w:val="22"/>
          <w:lang w:val="en"/>
        </w:rPr>
        <w:t xml:space="preserve"> this Thesis only</w:t>
      </w:r>
      <w:ins w:id="236" w:author="Herr, Nora (059)" w:date="2019-11-24T10:59:00Z">
        <w:r w:rsidR="00E07118">
          <w:rPr>
            <w:rFonts w:ascii="Times New Roman" w:eastAsia="Ubuntu" w:hAnsi="Times New Roman" w:cs="Times New Roman"/>
            <w:sz w:val="22"/>
            <w:szCs w:val="22"/>
            <w:lang w:val="en"/>
          </w:rPr>
          <w:t xml:space="preserve"> considers</w:t>
        </w:r>
      </w:ins>
      <w:r>
        <w:rPr>
          <w:rFonts w:ascii="Times New Roman" w:eastAsia="Ubuntu" w:hAnsi="Times New Roman" w:cs="Times New Roman"/>
          <w:sz w:val="22"/>
          <w:szCs w:val="22"/>
          <w:lang w:val="en"/>
        </w:rPr>
        <w:t xml:space="preserve"> a </w:t>
      </w:r>
      <w:proofErr w:type="gramStart"/>
      <w:r>
        <w:rPr>
          <w:rFonts w:ascii="Times New Roman" w:eastAsia="Ubuntu" w:hAnsi="Times New Roman" w:cs="Times New Roman"/>
          <w:sz w:val="22"/>
          <w:szCs w:val="22"/>
          <w:lang w:val="en"/>
        </w:rPr>
        <w:t>two component</w:t>
      </w:r>
      <w:proofErr w:type="gramEnd"/>
      <w:r>
        <w:rPr>
          <w:rFonts w:ascii="Times New Roman" w:eastAsia="Ubuntu" w:hAnsi="Times New Roman" w:cs="Times New Roman"/>
          <w:sz w:val="22"/>
          <w:szCs w:val="22"/>
          <w:lang w:val="en"/>
        </w:rPr>
        <w:t xml:space="preserve"> system (Strains </w:t>
      </w:r>
      <w:del w:id="237" w:author="Herr, Nora (059)" w:date="2019-11-24T10:59:00Z">
        <w:r w:rsidDel="00E07118">
          <w:rPr>
            <w:rFonts w:ascii="Times New Roman" w:eastAsia="Ubuntu" w:hAnsi="Times New Roman" w:cs="Times New Roman"/>
            <w:sz w:val="22"/>
            <w:szCs w:val="22"/>
            <w:lang w:val="en"/>
          </w:rPr>
          <w:delText xml:space="preserve">&amp; </w:delText>
        </w:r>
      </w:del>
      <w:ins w:id="238" w:author="Herr, Nora (059)" w:date="2019-11-24T10:59:00Z">
        <w:r w:rsidR="00E07118">
          <w:rPr>
            <w:rFonts w:ascii="Times New Roman" w:eastAsia="Ubuntu" w:hAnsi="Times New Roman" w:cs="Times New Roman"/>
            <w:sz w:val="22"/>
            <w:szCs w:val="22"/>
            <w:lang w:val="en"/>
          </w:rPr>
          <w:t xml:space="preserve">and </w:t>
        </w:r>
      </w:ins>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with four extinction coefficients</w:t>
      </w:r>
      <w:del w:id="239" w:author="Herr, Nora (059)" w:date="2019-11-24T10:59:00Z">
        <w:r w:rsidDel="00E07118">
          <w:rPr>
            <w:rFonts w:ascii="Times New Roman" w:eastAsia="Ubuntu" w:hAnsi="Times New Roman" w:cs="Times New Roman"/>
            <w:sz w:val="22"/>
            <w:szCs w:val="22"/>
            <w:lang w:val="en"/>
          </w:rPr>
          <w:delText xml:space="preserve"> is considered</w:delText>
        </w:r>
      </w:del>
      <w:r>
        <w:rPr>
          <w:rFonts w:ascii="Times New Roman" w:eastAsia="Ubuntu" w:hAnsi="Times New Roman" w:cs="Times New Roman"/>
          <w:sz w:val="22"/>
          <w:szCs w:val="22"/>
          <w:lang w:val="en"/>
        </w:rPr>
        <w:t xml:space="preserve">. </w:t>
      </w:r>
    </w:p>
    <w:p w14:paraId="017322B3" w14:textId="77777777" w:rsidR="00867EBA" w:rsidRDefault="00867EBA">
      <w:pPr>
        <w:spacing w:line="360" w:lineRule="auto"/>
        <w:jc w:val="both"/>
        <w:rPr>
          <w:rFonts w:ascii="Times New Roman" w:eastAsia="Ubuntu" w:hAnsi="Times New Roman" w:cs="Times New Roman"/>
          <w:sz w:val="22"/>
          <w:szCs w:val="22"/>
          <w:lang w:val="en"/>
        </w:rPr>
      </w:pPr>
    </w:p>
    <w:p w14:paraId="3906CCB9" w14:textId="77777777" w:rsidR="00867EBA" w:rsidRDefault="00B877A2">
      <w:pPr>
        <w:spacing w:line="300" w:lineRule="auto"/>
        <w:jc w:val="both"/>
        <w:rPr>
          <w:rFonts w:ascii="Ubuntu" w:eastAsia="Ubuntu" w:hAnsi="Ubuntu" w:cs="Ubuntu"/>
          <w:sz w:val="30"/>
          <w:szCs w:val="30"/>
          <w:lang w:val="en"/>
        </w:rPr>
      </w:pPr>
      <w:r>
        <w:rPr>
          <w:rFonts w:ascii="Ubuntu" w:eastAsia="Ubuntu" w:hAnsi="Ubuntu" w:cs="Ubuntu"/>
          <w:sz w:val="30"/>
          <w:szCs w:val="30"/>
          <w:lang w:val="en"/>
        </w:rPr>
        <w:t>3.4.2</w:t>
      </w:r>
      <w:r>
        <w:rPr>
          <w:rFonts w:ascii="Ubuntu" w:eastAsia="Ubuntu" w:hAnsi="Ubuntu" w:cs="Ubuntu"/>
          <w:sz w:val="30"/>
          <w:szCs w:val="30"/>
          <w:lang w:val="en"/>
        </w:rPr>
        <w:tab/>
        <w:t>Forced Constraints on Modeling</w:t>
      </w:r>
    </w:p>
    <w:p w14:paraId="54E8A8AD" w14:textId="64912E9F"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The Tecan is capable of taking absorbance measurements between 200 and 1000 nm, but the design of the Tecan screening experiments that were provided for analysis and the component specifications of the PBR dictate which wavelengths are to be used for modeling</w:t>
      </w:r>
      <w:ins w:id="240" w:author="Herr, Nora (059)" w:date="2019-11-24T11:00:00Z">
        <w:r w:rsidR="00E07118">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[in the discussion discuss always measuring over a spectrum]</w:t>
      </w:r>
      <w:r>
        <w:rPr>
          <w:rFonts w:ascii="Times New Roman" w:eastAsia="Ubuntu" w:hAnsi="Times New Roman" w:cs="Times New Roman"/>
          <w:sz w:val="22"/>
          <w:szCs w:val="22"/>
          <w:lang w:val="en"/>
        </w:rPr>
        <w:t xml:space="preserve">. S1 and S3 measurements </w:t>
      </w:r>
      <w:proofErr w:type="gramStart"/>
      <w:r>
        <w:rPr>
          <w:rFonts w:ascii="Times New Roman" w:eastAsia="Ubuntu" w:hAnsi="Times New Roman" w:cs="Times New Roman"/>
          <w:sz w:val="22"/>
          <w:szCs w:val="22"/>
          <w:lang w:val="en"/>
        </w:rPr>
        <w:t>were taken</w:t>
      </w:r>
      <w:proofErr w:type="gramEnd"/>
      <w:r>
        <w:rPr>
          <w:rFonts w:ascii="Times New Roman" w:eastAsia="Ubuntu" w:hAnsi="Times New Roman" w:cs="Times New Roman"/>
          <w:sz w:val="22"/>
          <w:szCs w:val="22"/>
          <w:lang w:val="en"/>
        </w:rPr>
        <w:t xml:space="preserve"> at A</w:t>
      </w:r>
      <w:r>
        <w:rPr>
          <w:rFonts w:ascii="Times New Roman" w:eastAsia="Ubuntu" w:hAnsi="Times New Roman" w:cs="Times New Roman"/>
          <w:sz w:val="22"/>
          <w:szCs w:val="22"/>
          <w:vertAlign w:val="subscript"/>
          <w:lang w:val="en"/>
        </w:rPr>
        <w:t>600</w:t>
      </w:r>
      <w:r>
        <w:rPr>
          <w:rFonts w:ascii="Times New Roman" w:eastAsia="Ubuntu" w:hAnsi="Times New Roman" w:cs="Times New Roman"/>
          <w:sz w:val="22"/>
          <w:szCs w:val="22"/>
          <w:lang w:val="en"/>
        </w:rPr>
        <w:t>,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xml:space="preserve"> and F</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S2 </w:t>
      </w:r>
      <w:proofErr w:type="gramStart"/>
      <w:r>
        <w:rPr>
          <w:rFonts w:ascii="Times New Roman" w:eastAsia="Ubuntu" w:hAnsi="Times New Roman" w:cs="Times New Roman"/>
          <w:sz w:val="22"/>
          <w:szCs w:val="22"/>
          <w:lang w:val="en"/>
        </w:rPr>
        <w:t>was measured</w:t>
      </w:r>
      <w:proofErr w:type="gramEnd"/>
      <w:r>
        <w:rPr>
          <w:rFonts w:ascii="Times New Roman" w:eastAsia="Ubuntu" w:hAnsi="Times New Roman" w:cs="Times New Roman"/>
          <w:sz w:val="22"/>
          <w:szCs w:val="22"/>
          <w:lang w:val="en"/>
        </w:rPr>
        <w:t xml:space="preserve"> at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xml:space="preserve"> and F</w:t>
      </w:r>
      <w:r>
        <w:rPr>
          <w:rFonts w:ascii="Times New Roman" w:eastAsia="Ubuntu" w:hAnsi="Times New Roman" w:cs="Times New Roman"/>
          <w:sz w:val="22"/>
          <w:szCs w:val="22"/>
          <w:vertAlign w:val="subscript"/>
          <w:lang w:val="en"/>
        </w:rPr>
        <w:t>680</w:t>
      </w:r>
      <w:ins w:id="241" w:author="Herr, Nora (059)" w:date="2019-11-24T11:00:00Z">
        <w:r w:rsidR="00E07118">
          <w:rPr>
            <w:rFonts w:ascii="Times New Roman" w:eastAsia="Ubuntu" w:hAnsi="Times New Roman" w:cs="Times New Roman"/>
            <w:sz w:val="22"/>
            <w:szCs w:val="22"/>
            <w:vertAlign w:val="subscript"/>
            <w:lang w:val="en"/>
          </w:rPr>
          <w:t>,</w:t>
        </w:r>
      </w:ins>
      <w:r>
        <w:rPr>
          <w:rFonts w:ascii="Times New Roman" w:eastAsia="Ubuntu" w:hAnsi="Times New Roman" w:cs="Times New Roman"/>
          <w:sz w:val="22"/>
          <w:szCs w:val="22"/>
          <w:lang w:val="en"/>
        </w:rPr>
        <w:t xml:space="preserve"> and S4 at 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xml:space="preserve"> and F</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Moreover, the particular Multi-Cultivator model currently serving to prototype </w:t>
      </w:r>
      <w:proofErr w:type="gramStart"/>
      <w:r>
        <w:rPr>
          <w:rFonts w:ascii="Times New Roman" w:eastAsia="Ubuntu" w:hAnsi="Times New Roman" w:cs="Times New Roman"/>
          <w:sz w:val="22"/>
          <w:szCs w:val="22"/>
          <w:lang w:val="en"/>
        </w:rPr>
        <w:t>this system only measures</w:t>
      </w:r>
      <w:proofErr w:type="gramEnd"/>
      <w:r>
        <w:rPr>
          <w:rFonts w:ascii="Times New Roman" w:eastAsia="Ubuntu" w:hAnsi="Times New Roman" w:cs="Times New Roman"/>
          <w:sz w:val="22"/>
          <w:szCs w:val="22"/>
          <w:lang w:val="en"/>
        </w:rPr>
        <w:t xml:space="preserve"> absorbances at 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and A</w:t>
      </w:r>
      <w:r>
        <w:rPr>
          <w:rFonts w:ascii="Times New Roman" w:eastAsia="Ubuntu" w:hAnsi="Times New Roman" w:cs="Times New Roman"/>
          <w:sz w:val="22"/>
          <w:szCs w:val="22"/>
          <w:vertAlign w:val="subscript"/>
          <w:lang w:val="en"/>
        </w:rPr>
        <w:t>720</w:t>
      </w:r>
      <w:r>
        <w:rPr>
          <w:rFonts w:ascii="Times New Roman" w:eastAsia="Ubuntu" w:hAnsi="Times New Roman" w:cs="Times New Roman"/>
          <w:sz w:val="22"/>
          <w:szCs w:val="22"/>
          <w:lang w:val="en"/>
        </w:rPr>
        <w:t>. Lastly, the Tecan measurements of PBR</w:t>
      </w:r>
      <w:ins w:id="242" w:author="Herr, Nora (059)" w:date="2019-11-24T11:01:00Z">
        <w:r w:rsidR="00E07118">
          <w:rPr>
            <w:rFonts w:ascii="Times New Roman" w:eastAsia="Ubuntu" w:hAnsi="Times New Roman" w:cs="Times New Roman"/>
            <w:sz w:val="22"/>
            <w:szCs w:val="22"/>
            <w:lang w:val="en"/>
          </w:rPr>
          <w:t xml:space="preserve"> </w:t>
        </w:r>
      </w:ins>
      <w:r>
        <w:rPr>
          <w:rFonts w:ascii="Times New Roman" w:eastAsia="Ubuntu" w:hAnsi="Times New Roman" w:cs="Times New Roman"/>
          <w:sz w:val="22"/>
          <w:szCs w:val="22"/>
          <w:lang w:val="en"/>
        </w:rPr>
        <w:t>1 &amp; 2 samples were measured at 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and A</w:t>
      </w:r>
      <w:r>
        <w:rPr>
          <w:rFonts w:ascii="Times New Roman" w:eastAsia="Ubuntu" w:hAnsi="Times New Roman" w:cs="Times New Roman"/>
          <w:sz w:val="22"/>
          <w:szCs w:val="22"/>
          <w:vertAlign w:val="subscript"/>
          <w:lang w:val="en"/>
        </w:rPr>
        <w:t>730</w:t>
      </w:r>
      <w:r>
        <w:rPr>
          <w:rFonts w:ascii="Times New Roman" w:eastAsia="Ubuntu" w:hAnsi="Times New Roman" w:cs="Times New Roman"/>
          <w:sz w:val="22"/>
          <w:szCs w:val="22"/>
          <w:lang w:val="en"/>
        </w:rPr>
        <w:t xml:space="preserve"> and these wavelengths </w:t>
      </w:r>
      <w:commentRangeStart w:id="243"/>
      <w:r>
        <w:rPr>
          <w:rFonts w:ascii="Times New Roman" w:eastAsia="Ubuntu" w:hAnsi="Times New Roman" w:cs="Times New Roman"/>
          <w:sz w:val="22"/>
          <w:szCs w:val="22"/>
          <w:lang w:val="en"/>
        </w:rPr>
        <w:t>are</w:t>
      </w:r>
      <w:commentRangeEnd w:id="243"/>
      <w:r w:rsidR="00357CBE">
        <w:rPr>
          <w:rStyle w:val="Kommentarzeichen"/>
        </w:rPr>
        <w:commentReference w:id="243"/>
      </w:r>
      <w:proofErr w:type="gramStart"/>
      <w:r>
        <w:rPr>
          <w:rFonts w:ascii="Times New Roman" w:eastAsia="Ubuntu" w:hAnsi="Times New Roman" w:cs="Times New Roman"/>
          <w:sz w:val="22"/>
          <w:szCs w:val="22"/>
          <w:lang w:val="en"/>
        </w:rPr>
        <w:t xml:space="preserve"> also</w:t>
      </w:r>
      <w:proofErr w:type="gramEnd"/>
      <w:r>
        <w:rPr>
          <w:rFonts w:ascii="Times New Roman" w:eastAsia="Ubuntu" w:hAnsi="Times New Roman" w:cs="Times New Roman"/>
          <w:sz w:val="22"/>
          <w:szCs w:val="22"/>
          <w:lang w:val="en"/>
        </w:rPr>
        <w:t xml:space="preserve"> modeled. </w:t>
      </w:r>
      <w:del w:id="244" w:author="Herr, Nora (059)" w:date="2019-11-24T11:02:00Z">
        <w:r w:rsidDel="00357CBE">
          <w:rPr>
            <w:rFonts w:ascii="Times New Roman" w:eastAsia="Ubuntu" w:hAnsi="Times New Roman" w:cs="Times New Roman"/>
            <w:sz w:val="22"/>
            <w:szCs w:val="22"/>
            <w:lang w:val="en"/>
          </w:rPr>
          <w:delText xml:space="preserve">Thus </w:delText>
        </w:r>
      </w:del>
      <w:ins w:id="245" w:author="Herr, Nora (059)" w:date="2019-11-24T11:02:00Z">
        <w:r w:rsidR="00357CBE">
          <w:rPr>
            <w:rFonts w:ascii="Times New Roman" w:eastAsia="Ubuntu" w:hAnsi="Times New Roman" w:cs="Times New Roman"/>
            <w:sz w:val="22"/>
            <w:szCs w:val="22"/>
            <w:lang w:val="en"/>
          </w:rPr>
          <w:t xml:space="preserve">In order </w:t>
        </w:r>
      </w:ins>
      <w:r>
        <w:rPr>
          <w:rFonts w:ascii="Times New Roman" w:eastAsia="Ubuntu" w:hAnsi="Times New Roman" w:cs="Times New Roman"/>
          <w:sz w:val="22"/>
          <w:szCs w:val="22"/>
          <w:lang w:val="en"/>
        </w:rPr>
        <w:t>to probe the data provided</w:t>
      </w:r>
      <w:ins w:id="246" w:author="Herr, Nora (059)" w:date="2019-11-24T11:02:00Z">
        <w:r w:rsidR="00357CBE">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 models must </w:t>
      </w:r>
      <w:ins w:id="247" w:author="Herr, Nora (059)" w:date="2019-11-24T11:02:00Z">
        <w:r w:rsidR="00357CBE">
          <w:rPr>
            <w:rFonts w:ascii="Times New Roman" w:eastAsia="Ubuntu" w:hAnsi="Times New Roman" w:cs="Times New Roman"/>
            <w:sz w:val="22"/>
            <w:szCs w:val="22"/>
            <w:lang w:val="en"/>
          </w:rPr>
          <w:t xml:space="preserve">consequently </w:t>
        </w:r>
      </w:ins>
      <w:r>
        <w:rPr>
          <w:rFonts w:ascii="Times New Roman" w:eastAsia="Ubuntu" w:hAnsi="Times New Roman" w:cs="Times New Roman"/>
          <w:sz w:val="22"/>
          <w:szCs w:val="22"/>
          <w:lang w:val="en"/>
        </w:rPr>
        <w:t>be generated using those wavelengths as regressands.</w:t>
      </w:r>
    </w:p>
    <w:p w14:paraId="7C9BE77C" w14:textId="77777777" w:rsidR="00867EBA" w:rsidRDefault="00867EBA">
      <w:pPr>
        <w:spacing w:line="360" w:lineRule="auto"/>
        <w:jc w:val="both"/>
        <w:rPr>
          <w:rFonts w:ascii="Times New Roman" w:eastAsia="Ubuntu" w:hAnsi="Times New Roman" w:cs="Times New Roman"/>
          <w:sz w:val="22"/>
          <w:szCs w:val="22"/>
          <w:lang w:val="en"/>
        </w:rPr>
      </w:pPr>
    </w:p>
    <w:p w14:paraId="040C7CCE" w14:textId="77777777" w:rsidR="00867EBA" w:rsidRDefault="00B877A2">
      <w:pPr>
        <w:spacing w:line="300" w:lineRule="auto"/>
        <w:jc w:val="both"/>
        <w:rPr>
          <w:rFonts w:ascii="Ubuntu" w:eastAsia="Ubuntu" w:hAnsi="Ubuntu" w:cs="Ubuntu"/>
          <w:b/>
          <w:bCs/>
          <w:sz w:val="30"/>
          <w:szCs w:val="30"/>
          <w:lang w:val="en"/>
        </w:rPr>
      </w:pPr>
      <w:r>
        <w:rPr>
          <w:rFonts w:ascii="Ubuntu" w:eastAsia="Ubuntu" w:hAnsi="Ubuntu" w:cs="Ubuntu"/>
          <w:sz w:val="30"/>
          <w:szCs w:val="30"/>
          <w:lang w:val="en"/>
        </w:rPr>
        <w:t>3.4.3</w:t>
      </w:r>
      <w:r>
        <w:rPr>
          <w:rFonts w:ascii="Ubuntu" w:eastAsia="Ubuntu" w:hAnsi="Ubuntu" w:cs="Ubuntu"/>
          <w:sz w:val="30"/>
          <w:szCs w:val="30"/>
          <w:lang w:val="en"/>
        </w:rPr>
        <w:tab/>
        <w:t>Exclusion of Fluorescence Measurements &amp; Models</w:t>
      </w:r>
    </w:p>
    <w:p w14:paraId="6E1CAEF1" w14:textId="7E408E24"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During the initial development phase of the </w:t>
      </w:r>
      <w:proofErr w:type="spellStart"/>
      <w:r>
        <w:rPr>
          <w:rFonts w:ascii="Times New Roman" w:eastAsia="Ubuntu" w:hAnsi="Times New Roman" w:cs="Times New Roman"/>
          <w:sz w:val="22"/>
          <w:szCs w:val="22"/>
          <w:lang w:val="en"/>
        </w:rPr>
        <w:t>phycosphere</w:t>
      </w:r>
      <w:proofErr w:type="spellEnd"/>
      <w:r>
        <w:rPr>
          <w:rFonts w:ascii="Times New Roman" w:eastAsia="Ubuntu" w:hAnsi="Times New Roman" w:cs="Times New Roman"/>
          <w:sz w:val="22"/>
          <w:szCs w:val="22"/>
          <w:lang w:val="en"/>
        </w:rPr>
        <w:t xml:space="preserve"> modeling system</w:t>
      </w:r>
      <w:ins w:id="248" w:author="Herr, Nora (059)" w:date="2019-11-24T11:05:00Z">
        <w:r w:rsidR="00357CBE">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daily fluorescence measurements </w:t>
      </w:r>
      <w:proofErr w:type="gramStart"/>
      <w:r>
        <w:rPr>
          <w:rFonts w:ascii="Times New Roman" w:eastAsia="Ubuntu" w:hAnsi="Times New Roman" w:cs="Times New Roman"/>
          <w:sz w:val="22"/>
          <w:szCs w:val="22"/>
          <w:lang w:val="en"/>
        </w:rPr>
        <w:t>were found</w:t>
      </w:r>
      <w:proofErr w:type="gramEnd"/>
      <w:r>
        <w:rPr>
          <w:rFonts w:ascii="Times New Roman" w:eastAsia="Ubuntu" w:hAnsi="Times New Roman" w:cs="Times New Roman"/>
          <w:sz w:val="22"/>
          <w:szCs w:val="22"/>
          <w:lang w:val="en"/>
        </w:rPr>
        <w:t xml:space="preserve"> to be a good proxy for measuring the growth of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alone. This is </w:t>
      </w:r>
      <w:del w:id="249" w:author="Herr, Nora (059)" w:date="2019-11-24T11:06:00Z">
        <w:r w:rsidDel="00357CBE">
          <w:rPr>
            <w:rFonts w:ascii="Times New Roman" w:eastAsia="Ubuntu" w:hAnsi="Times New Roman" w:cs="Times New Roman"/>
            <w:sz w:val="22"/>
            <w:szCs w:val="22"/>
            <w:lang w:val="en"/>
          </w:rPr>
          <w:delText xml:space="preserve">because </w:delText>
        </w:r>
      </w:del>
      <w:ins w:id="250" w:author="Herr, Nora (059)" w:date="2019-11-24T11:06:00Z">
        <w:r w:rsidR="00357CBE">
          <w:rPr>
            <w:rFonts w:ascii="Times New Roman" w:eastAsia="Ubuntu" w:hAnsi="Times New Roman" w:cs="Times New Roman"/>
            <w:sz w:val="22"/>
            <w:szCs w:val="22"/>
            <w:lang w:val="en"/>
          </w:rPr>
          <w:t xml:space="preserve">due to </w:t>
        </w:r>
      </w:ins>
      <w:proofErr w:type="spellStart"/>
      <w:r>
        <w:rPr>
          <w:rFonts w:ascii="Times New Roman" w:eastAsia="Ubuntu" w:hAnsi="Times New Roman" w:cs="Times New Roman"/>
          <w:sz w:val="22"/>
          <w:szCs w:val="22"/>
          <w:lang w:val="en"/>
        </w:rPr>
        <w:t>Chlamy’s</w:t>
      </w:r>
      <w:proofErr w:type="spellEnd"/>
      <w:r>
        <w:rPr>
          <w:rFonts w:ascii="Times New Roman" w:eastAsia="Ubuntu" w:hAnsi="Times New Roman" w:cs="Times New Roman"/>
          <w:sz w:val="22"/>
          <w:szCs w:val="22"/>
          <w:lang w:val="en"/>
        </w:rPr>
        <w:t xml:space="preserve"> Chlorophyll </w:t>
      </w:r>
      <w:del w:id="251" w:author="Herr, Nora (059)" w:date="2019-11-24T11:06:00Z">
        <w:r w:rsidDel="00357CBE">
          <w:rPr>
            <w:rFonts w:ascii="Times New Roman" w:eastAsia="Ubuntu" w:hAnsi="Times New Roman" w:cs="Times New Roman"/>
            <w:sz w:val="22"/>
            <w:szCs w:val="22"/>
            <w:lang w:val="en"/>
          </w:rPr>
          <w:delText xml:space="preserve">is </w:delText>
        </w:r>
      </w:del>
      <w:ins w:id="252" w:author="Herr, Nora (059)" w:date="2019-11-24T11:06:00Z">
        <w:r w:rsidR="00357CBE">
          <w:rPr>
            <w:rFonts w:ascii="Times New Roman" w:eastAsia="Ubuntu" w:hAnsi="Times New Roman" w:cs="Times New Roman"/>
            <w:sz w:val="22"/>
            <w:szCs w:val="22"/>
            <w:lang w:val="en"/>
          </w:rPr>
          <w:t xml:space="preserve">being </w:t>
        </w:r>
      </w:ins>
      <w:r>
        <w:rPr>
          <w:rFonts w:ascii="Times New Roman" w:eastAsia="Ubuntu" w:hAnsi="Times New Roman" w:cs="Times New Roman"/>
          <w:sz w:val="22"/>
          <w:szCs w:val="22"/>
          <w:lang w:val="en"/>
        </w:rPr>
        <w:t>a fluorophore and fluoresces near 680 nm</w:t>
      </w:r>
      <w:ins w:id="253" w:author="Herr, Nora (059)" w:date="2019-11-24T11:06:00Z">
        <w:r w:rsidR="00357CBE">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 xml:space="preserve">[cite chlorophyll </w:t>
      </w:r>
      <w:proofErr w:type="spellStart"/>
      <w:r>
        <w:rPr>
          <w:rFonts w:ascii="Times New Roman" w:eastAsia="Ubuntu" w:hAnsi="Times New Roman" w:cs="Times New Roman"/>
          <w:b/>
          <w:bCs/>
          <w:sz w:val="22"/>
          <w:szCs w:val="22"/>
          <w:lang w:val="en"/>
        </w:rPr>
        <w:t>fluorescne</w:t>
      </w:r>
      <w:proofErr w:type="spellEnd"/>
      <w:r>
        <w:rPr>
          <w:rFonts w:ascii="Times New Roman" w:eastAsia="Ubuntu" w:hAnsi="Times New Roman" w:cs="Times New Roman"/>
          <w:b/>
          <w:bCs/>
          <w:sz w:val="22"/>
          <w:szCs w:val="22"/>
          <w:lang w:val="en"/>
        </w:rPr>
        <w:t xml:space="preserve"> and </w:t>
      </w:r>
      <w:proofErr w:type="spellStart"/>
      <w:r>
        <w:rPr>
          <w:rFonts w:ascii="Times New Roman" w:eastAsia="Ubuntu" w:hAnsi="Times New Roman" w:cs="Times New Roman"/>
          <w:b/>
          <w:bCs/>
          <w:sz w:val="22"/>
          <w:szCs w:val="22"/>
          <w:lang w:val="en"/>
        </w:rPr>
        <w:t>absrobance</w:t>
      </w:r>
      <w:proofErr w:type="spellEnd"/>
      <w:r>
        <w:rPr>
          <w:rFonts w:ascii="Times New Roman" w:eastAsia="Ubuntu" w:hAnsi="Times New Roman" w:cs="Times New Roman"/>
          <w:b/>
          <w:bCs/>
          <w:sz w:val="22"/>
          <w:szCs w:val="22"/>
          <w:lang w:val="en"/>
        </w:rPr>
        <w:t xml:space="preserve"> paper]</w:t>
      </w:r>
      <w:r>
        <w:rPr>
          <w:rFonts w:ascii="Times New Roman" w:eastAsia="Ubuntu" w:hAnsi="Times New Roman" w:cs="Times New Roman"/>
          <w:sz w:val="22"/>
          <w:szCs w:val="22"/>
          <w:lang w:val="en"/>
        </w:rPr>
        <w:t xml:space="preserve">. </w:t>
      </w:r>
      <w:commentRangeStart w:id="254"/>
      <w:r>
        <w:rPr>
          <w:rFonts w:ascii="Times New Roman" w:eastAsia="Ubuntu" w:hAnsi="Times New Roman" w:cs="Times New Roman"/>
          <w:sz w:val="22"/>
          <w:szCs w:val="22"/>
          <w:lang w:val="en"/>
        </w:rPr>
        <w:t>As these cells grew</w:t>
      </w:r>
      <w:ins w:id="255" w:author="Herr, Nora (059)" w:date="2019-11-24T11:06:00Z">
        <w:r w:rsidR="00357CBE">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 signal </w:t>
      </w:r>
      <w:del w:id="256" w:author="Herr, Nora (059)" w:date="2019-11-24T11:06:00Z">
        <w:r w:rsidDel="00357CBE">
          <w:rPr>
            <w:rFonts w:ascii="Times New Roman" w:eastAsia="Ubuntu" w:hAnsi="Times New Roman" w:cs="Times New Roman"/>
            <w:sz w:val="22"/>
            <w:szCs w:val="22"/>
            <w:lang w:val="en"/>
          </w:rPr>
          <w:delText xml:space="preserve">becomes    </w:delText>
        </w:r>
      </w:del>
      <w:ins w:id="257" w:author="Herr, Nora (059)" w:date="2019-11-24T11:06:00Z">
        <w:r w:rsidR="00357CBE">
          <w:rPr>
            <w:rFonts w:ascii="Times New Roman" w:eastAsia="Ubuntu" w:hAnsi="Times New Roman" w:cs="Times New Roman"/>
            <w:sz w:val="22"/>
            <w:szCs w:val="22"/>
            <w:lang w:val="en"/>
          </w:rPr>
          <w:t xml:space="preserve">became    </w:t>
        </w:r>
      </w:ins>
      <w:r>
        <w:rPr>
          <w:rFonts w:ascii="Times New Roman" w:eastAsia="Ubuntu" w:hAnsi="Times New Roman" w:cs="Times New Roman"/>
          <w:sz w:val="22"/>
          <w:szCs w:val="22"/>
          <w:lang w:val="en"/>
        </w:rPr>
        <w:t xml:space="preserve">stronger </w:t>
      </w:r>
      <w:ins w:id="258" w:author="Herr, Nora (059)" w:date="2019-11-24T11:06:00Z">
        <w:r w:rsidR="00357CBE">
          <w:rPr>
            <w:rFonts w:ascii="Times New Roman" w:eastAsia="Ubuntu" w:hAnsi="Times New Roman" w:cs="Times New Roman"/>
            <w:sz w:val="22"/>
            <w:szCs w:val="22"/>
            <w:lang w:val="en"/>
          </w:rPr>
          <w:t xml:space="preserve">than </w:t>
        </w:r>
      </w:ins>
      <w:del w:id="259" w:author="Herr, Nora (059)" w:date="2019-11-24T11:06:00Z">
        <w:r w:rsidDel="00357CBE">
          <w:rPr>
            <w:rFonts w:ascii="Times New Roman" w:eastAsia="Ubuntu" w:hAnsi="Times New Roman" w:cs="Times New Roman"/>
            <w:sz w:val="22"/>
            <w:szCs w:val="22"/>
            <w:lang w:val="en"/>
          </w:rPr>
          <w:delText xml:space="preserve">as </w:delText>
        </w:r>
      </w:del>
      <w:r>
        <w:rPr>
          <w:rFonts w:ascii="Times New Roman" w:eastAsia="Ubuntu" w:hAnsi="Times New Roman" w:cs="Times New Roman"/>
          <w:sz w:val="22"/>
          <w:szCs w:val="22"/>
          <w:lang w:val="en"/>
        </w:rPr>
        <w:t xml:space="preserve">expected, however, and paradoxically, </w:t>
      </w:r>
      <w:proofErr w:type="gramStart"/>
      <w:r>
        <w:rPr>
          <w:rFonts w:ascii="Times New Roman" w:eastAsia="Ubuntu" w:hAnsi="Times New Roman" w:cs="Times New Roman"/>
          <w:sz w:val="22"/>
          <w:szCs w:val="22"/>
          <w:lang w:val="en"/>
        </w:rPr>
        <w:t>Chlorophyll also</w:t>
      </w:r>
      <w:proofErr w:type="gramEnd"/>
      <w:r>
        <w:rPr>
          <w:rFonts w:ascii="Times New Roman" w:eastAsia="Ubuntu" w:hAnsi="Times New Roman" w:cs="Times New Roman"/>
          <w:sz w:val="22"/>
          <w:szCs w:val="22"/>
          <w:lang w:val="en"/>
        </w:rPr>
        <w:t xml:space="preserve"> </w:t>
      </w:r>
      <w:proofErr w:type="spellStart"/>
      <w:r>
        <w:rPr>
          <w:rFonts w:ascii="Times New Roman" w:eastAsia="Ubuntu" w:hAnsi="Times New Roman" w:cs="Times New Roman"/>
          <w:sz w:val="22"/>
          <w:szCs w:val="22"/>
          <w:lang w:val="en"/>
        </w:rPr>
        <w:t>absor</w:t>
      </w:r>
      <w:ins w:id="260" w:author="Herr, Nora (059)" w:date="2019-11-24T11:07:00Z">
        <w:r w:rsidR="00357CBE">
          <w:rPr>
            <w:rFonts w:ascii="Times New Roman" w:eastAsia="Ubuntu" w:hAnsi="Times New Roman" w:cs="Times New Roman"/>
            <w:sz w:val="22"/>
            <w:szCs w:val="22"/>
            <w:lang w:val="en"/>
          </w:rPr>
          <w:t>bing</w:t>
        </w:r>
      </w:ins>
      <w:del w:id="261" w:author="Herr, Nora (059)" w:date="2019-11-24T11:07:00Z">
        <w:r w:rsidDel="00357CBE">
          <w:rPr>
            <w:rFonts w:ascii="Times New Roman" w:eastAsia="Ubuntu" w:hAnsi="Times New Roman" w:cs="Times New Roman"/>
            <w:sz w:val="22"/>
            <w:szCs w:val="22"/>
            <w:lang w:val="en"/>
          </w:rPr>
          <w:delText>b</w:delText>
        </w:r>
      </w:del>
      <w:r>
        <w:rPr>
          <w:rFonts w:ascii="Times New Roman" w:eastAsia="Ubuntu" w:hAnsi="Times New Roman" w:cs="Times New Roman"/>
          <w:sz w:val="22"/>
          <w:szCs w:val="22"/>
          <w:lang w:val="en"/>
        </w:rPr>
        <w:t>s</w:t>
      </w:r>
      <w:proofErr w:type="spellEnd"/>
      <w:r>
        <w:rPr>
          <w:rFonts w:ascii="Times New Roman" w:eastAsia="Ubuntu" w:hAnsi="Times New Roman" w:cs="Times New Roman"/>
          <w:sz w:val="22"/>
          <w:szCs w:val="22"/>
          <w:lang w:val="en"/>
        </w:rPr>
        <w:t xml:space="preserve"> at this wavelength </w:t>
      </w:r>
      <w:del w:id="262" w:author="Herr, Nora (059)" w:date="2019-11-24T11:07:00Z">
        <w:r w:rsidDel="00357CBE">
          <w:rPr>
            <w:rFonts w:ascii="Times New Roman" w:eastAsia="Ubuntu" w:hAnsi="Times New Roman" w:cs="Times New Roman"/>
            <w:sz w:val="22"/>
            <w:szCs w:val="22"/>
            <w:lang w:val="en"/>
          </w:rPr>
          <w:delText xml:space="preserve">and </w:delText>
        </w:r>
      </w:del>
      <w:r>
        <w:rPr>
          <w:rFonts w:ascii="Times New Roman" w:eastAsia="Ubuntu" w:hAnsi="Times New Roman" w:cs="Times New Roman"/>
          <w:sz w:val="22"/>
          <w:szCs w:val="22"/>
          <w:lang w:val="en"/>
        </w:rPr>
        <w:t xml:space="preserve">likely had the effect of underestimating the actual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content of those measurements</w:t>
      </w:r>
      <w:ins w:id="263" w:author="Herr, Nora (059)" w:date="2019-11-24T11:07:00Z">
        <w:r w:rsidR="00357CBE">
          <w:rPr>
            <w:rFonts w:ascii="Times New Roman" w:eastAsia="Ubuntu" w:hAnsi="Times New Roman" w:cs="Times New Roman"/>
            <w:sz w:val="22"/>
            <w:szCs w:val="22"/>
            <w:lang w:val="en"/>
          </w:rPr>
          <w:t>.</w:t>
        </w:r>
      </w:ins>
      <w:commentRangeEnd w:id="254"/>
      <w:ins w:id="264" w:author="Herr, Nora (059)" w:date="2019-11-24T11:08:00Z">
        <w:r w:rsidR="00357CBE">
          <w:rPr>
            <w:rStyle w:val="Kommentarzeichen"/>
          </w:rPr>
          <w:commentReference w:id="254"/>
        </w:r>
      </w:ins>
      <w:del w:id="265" w:author="Herr, Nora (059)" w:date="2019-11-24T11:07:00Z">
        <w:r w:rsidDel="00357CBE">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w:t>
      </w:r>
      <w:proofErr w:type="gramStart"/>
      <w:ins w:id="266" w:author="Herr, Nora (059)" w:date="2019-11-24T11:07:00Z">
        <w:r w:rsidR="00357CBE">
          <w:rPr>
            <w:rFonts w:ascii="Times New Roman" w:eastAsia="Ubuntu" w:hAnsi="Times New Roman" w:cs="Times New Roman"/>
            <w:sz w:val="22"/>
            <w:szCs w:val="22"/>
            <w:lang w:val="en"/>
          </w:rPr>
          <w:t>A</w:t>
        </w:r>
      </w:ins>
      <w:proofErr w:type="gramEnd"/>
      <w:del w:id="267" w:author="Herr, Nora (059)" w:date="2019-11-24T11:07:00Z">
        <w:r w:rsidDel="00357CBE">
          <w:rPr>
            <w:rFonts w:ascii="Times New Roman" w:eastAsia="Ubuntu" w:hAnsi="Times New Roman" w:cs="Times New Roman"/>
            <w:sz w:val="22"/>
            <w:szCs w:val="22"/>
            <w:lang w:val="en"/>
          </w:rPr>
          <w:delText>a</w:delText>
        </w:r>
      </w:del>
      <w:r>
        <w:rPr>
          <w:rFonts w:ascii="Times New Roman" w:eastAsia="Ubuntu" w:hAnsi="Times New Roman" w:cs="Times New Roman"/>
          <w:sz w:val="22"/>
          <w:szCs w:val="22"/>
          <w:lang w:val="en"/>
        </w:rPr>
        <w:t xml:space="preserve">n example of these initial measurements is </w:t>
      </w:r>
      <w:del w:id="268" w:author="Herr, Nora (059)" w:date="2019-11-24T11:07:00Z">
        <w:r w:rsidDel="00357CBE">
          <w:rPr>
            <w:rFonts w:ascii="Times New Roman" w:eastAsia="Ubuntu" w:hAnsi="Times New Roman" w:cs="Times New Roman"/>
            <w:sz w:val="22"/>
            <w:szCs w:val="22"/>
            <w:lang w:val="en"/>
          </w:rPr>
          <w:delText xml:space="preserve">seen </w:delText>
        </w:r>
      </w:del>
      <w:ins w:id="269" w:author="Herr, Nora (059)" w:date="2019-11-24T11:07:00Z">
        <w:r w:rsidR="00357CBE">
          <w:rPr>
            <w:rFonts w:ascii="Times New Roman" w:eastAsia="Ubuntu" w:hAnsi="Times New Roman" w:cs="Times New Roman"/>
            <w:sz w:val="22"/>
            <w:szCs w:val="22"/>
            <w:lang w:val="en"/>
          </w:rPr>
          <w:t xml:space="preserve">shown </w:t>
        </w:r>
      </w:ins>
      <w:r>
        <w:rPr>
          <w:rFonts w:ascii="Times New Roman" w:eastAsia="Ubuntu" w:hAnsi="Times New Roman" w:cs="Times New Roman"/>
          <w:sz w:val="22"/>
          <w:szCs w:val="22"/>
          <w:lang w:val="en"/>
        </w:rPr>
        <w:t xml:space="preserve">in </w:t>
      </w:r>
      <w:proofErr w:type="spellStart"/>
      <w:r>
        <w:rPr>
          <w:rFonts w:ascii="Times New Roman" w:eastAsia="Ubuntu" w:hAnsi="Times New Roman" w:cs="Times New Roman"/>
          <w:b/>
          <w:bCs/>
          <w:sz w:val="22"/>
          <w:szCs w:val="22"/>
          <w:lang w:val="en"/>
        </w:rPr>
        <w:t>FigureX</w:t>
      </w:r>
      <w:proofErr w:type="spellEnd"/>
      <w:ins w:id="270" w:author="Herr, Nora (059)" w:date="2019-11-24T11:07:00Z">
        <w:r w:rsidR="00357CBE">
          <w:rPr>
            <w:rFonts w:ascii="Times New Roman" w:eastAsia="Ubuntu" w:hAnsi="Times New Roman" w:cs="Times New Roman"/>
            <w:b/>
            <w:bCs/>
            <w:sz w:val="22"/>
            <w:szCs w:val="22"/>
            <w:lang w:val="en"/>
          </w:rPr>
          <w:t xml:space="preserve"> </w:t>
        </w:r>
      </w:ins>
      <w:r>
        <w:rPr>
          <w:rFonts w:ascii="Times New Roman" w:eastAsia="Ubuntu" w:hAnsi="Times New Roman" w:cs="Times New Roman"/>
          <w:b/>
          <w:bCs/>
          <w:sz w:val="22"/>
          <w:szCs w:val="22"/>
          <w:lang w:val="en"/>
        </w:rPr>
        <w:t xml:space="preserve">[as seen in </w:t>
      </w:r>
      <w:proofErr w:type="spellStart"/>
      <w:r>
        <w:rPr>
          <w:rFonts w:ascii="Times New Roman" w:eastAsia="Ubuntu" w:hAnsi="Times New Roman" w:cs="Times New Roman"/>
          <w:b/>
          <w:bCs/>
          <w:sz w:val="22"/>
          <w:szCs w:val="22"/>
          <w:lang w:val="en"/>
        </w:rPr>
        <w:t>pepe’s</w:t>
      </w:r>
      <w:proofErr w:type="spellEnd"/>
      <w:r>
        <w:rPr>
          <w:rFonts w:ascii="Times New Roman" w:eastAsia="Ubuntu" w:hAnsi="Times New Roman" w:cs="Times New Roman"/>
          <w:b/>
          <w:bCs/>
          <w:sz w:val="22"/>
          <w:szCs w:val="22"/>
          <w:lang w:val="en"/>
        </w:rPr>
        <w:t xml:space="preserve"> initial work, show image]</w:t>
      </w:r>
      <w:r>
        <w:rPr>
          <w:rFonts w:ascii="Times New Roman" w:eastAsia="Ubuntu" w:hAnsi="Times New Roman" w:cs="Times New Roman"/>
          <w:sz w:val="22"/>
          <w:szCs w:val="22"/>
          <w:lang w:val="en"/>
        </w:rPr>
        <w:t xml:space="preserve">. This overlapping of absorbance and fluorescence wavelengths causes the Inner Filter Effect (IFE); in </w:t>
      </w:r>
      <w:del w:id="271" w:author="Herr, Nora (059)" w:date="2019-11-24T11:08:00Z">
        <w:r w:rsidDel="00357CBE">
          <w:rPr>
            <w:rFonts w:ascii="Times New Roman" w:eastAsia="Ubuntu" w:hAnsi="Times New Roman" w:cs="Times New Roman"/>
            <w:sz w:val="22"/>
            <w:szCs w:val="22"/>
            <w:lang w:val="en"/>
          </w:rPr>
          <w:delText>essence</w:delText>
        </w:r>
      </w:del>
      <w:ins w:id="272" w:author="Herr, Nora (059)" w:date="2019-11-24T11:08:00Z">
        <w:r w:rsidR="00357CBE">
          <w:rPr>
            <w:rFonts w:ascii="Times New Roman" w:eastAsia="Ubuntu" w:hAnsi="Times New Roman" w:cs="Times New Roman"/>
            <w:sz w:val="22"/>
            <w:szCs w:val="22"/>
            <w:lang w:val="en"/>
          </w:rPr>
          <w:t>essence,</w:t>
        </w:r>
      </w:ins>
      <w:r>
        <w:rPr>
          <w:rFonts w:ascii="Times New Roman" w:eastAsia="Ubuntu" w:hAnsi="Times New Roman" w:cs="Times New Roman"/>
          <w:sz w:val="22"/>
          <w:szCs w:val="22"/>
          <w:lang w:val="en"/>
        </w:rPr>
        <w:t xml:space="preserve"> as one Chlorophyll molecule becomes excited and fluoresces, </w:t>
      </w:r>
      <w:ins w:id="273" w:author="Herr, Nora (059)" w:date="2019-11-24T11:08:00Z">
        <w:r w:rsidR="00357CBE">
          <w:rPr>
            <w:rFonts w:ascii="Times New Roman" w:eastAsia="Ubuntu" w:hAnsi="Times New Roman" w:cs="Times New Roman"/>
            <w:sz w:val="22"/>
            <w:szCs w:val="22"/>
            <w:lang w:val="en"/>
          </w:rPr>
          <w:t xml:space="preserve">the </w:t>
        </w:r>
      </w:ins>
      <w:r>
        <w:rPr>
          <w:rFonts w:ascii="Times New Roman" w:eastAsia="Ubuntu" w:hAnsi="Times New Roman" w:cs="Times New Roman"/>
          <w:sz w:val="22"/>
          <w:szCs w:val="22"/>
          <w:lang w:val="en"/>
        </w:rPr>
        <w:t xml:space="preserve">neighboring molecule is likely to absorb the emitted photon. As the system is rich in </w:t>
      </w:r>
      <w:proofErr w:type="spellStart"/>
      <w:r>
        <w:rPr>
          <w:rFonts w:ascii="Times New Roman" w:eastAsia="Ubuntu" w:hAnsi="Times New Roman" w:cs="Times New Roman"/>
          <w:sz w:val="22"/>
          <w:szCs w:val="22"/>
          <w:lang w:val="en"/>
        </w:rPr>
        <w:t>Chlamy’s</w:t>
      </w:r>
      <w:proofErr w:type="spellEnd"/>
      <w:r>
        <w:rPr>
          <w:rFonts w:ascii="Times New Roman" w:eastAsia="Ubuntu" w:hAnsi="Times New Roman" w:cs="Times New Roman"/>
          <w:sz w:val="22"/>
          <w:szCs w:val="22"/>
          <w:lang w:val="en"/>
        </w:rPr>
        <w:t xml:space="preserve"> </w:t>
      </w:r>
      <w:proofErr w:type="spellStart"/>
      <w:r>
        <w:rPr>
          <w:rFonts w:ascii="Times New Roman" w:eastAsia="Ubuntu" w:hAnsi="Times New Roman" w:cs="Times New Roman"/>
          <w:sz w:val="22"/>
          <w:szCs w:val="22"/>
          <w:lang w:val="en"/>
        </w:rPr>
        <w:t>Cholorphyll</w:t>
      </w:r>
      <w:proofErr w:type="spellEnd"/>
      <w:ins w:id="274" w:author="Herr, Nora (059)" w:date="2019-11-24T11:09:00Z">
        <w:r w:rsidR="00357CBE">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 probability </w:t>
      </w:r>
      <w:del w:id="275" w:author="Herr, Nora (059)" w:date="2019-11-24T11:09:00Z">
        <w:r w:rsidDel="00357CBE">
          <w:rPr>
            <w:rFonts w:ascii="Times New Roman" w:eastAsia="Ubuntu" w:hAnsi="Times New Roman" w:cs="Times New Roman"/>
            <w:sz w:val="22"/>
            <w:szCs w:val="22"/>
            <w:lang w:val="en"/>
          </w:rPr>
          <w:delText xml:space="preserve">that </w:delText>
        </w:r>
      </w:del>
      <w:ins w:id="276" w:author="Herr, Nora (059)" w:date="2019-11-24T11:09:00Z">
        <w:r w:rsidR="00357CBE">
          <w:rPr>
            <w:rFonts w:ascii="Times New Roman" w:eastAsia="Ubuntu" w:hAnsi="Times New Roman" w:cs="Times New Roman"/>
            <w:sz w:val="22"/>
            <w:szCs w:val="22"/>
            <w:lang w:val="en"/>
          </w:rPr>
          <w:t xml:space="preserve">of </w:t>
        </w:r>
      </w:ins>
      <w:r>
        <w:rPr>
          <w:rFonts w:ascii="Times New Roman" w:eastAsia="Ubuntu" w:hAnsi="Times New Roman" w:cs="Times New Roman"/>
          <w:sz w:val="22"/>
          <w:szCs w:val="22"/>
          <w:lang w:val="en"/>
        </w:rPr>
        <w:t xml:space="preserve">emitted photons </w:t>
      </w:r>
      <w:del w:id="277" w:author="Herr, Nora (059)" w:date="2019-11-24T11:09:00Z">
        <w:r w:rsidDel="00357CBE">
          <w:rPr>
            <w:rFonts w:ascii="Times New Roman" w:eastAsia="Ubuntu" w:hAnsi="Times New Roman" w:cs="Times New Roman"/>
            <w:sz w:val="22"/>
            <w:szCs w:val="22"/>
            <w:lang w:val="en"/>
          </w:rPr>
          <w:delText xml:space="preserve">are </w:delText>
        </w:r>
      </w:del>
      <w:ins w:id="278" w:author="Herr, Nora (059)" w:date="2019-11-24T11:09:00Z">
        <w:r w:rsidR="00357CBE">
          <w:rPr>
            <w:rFonts w:ascii="Times New Roman" w:eastAsia="Ubuntu" w:hAnsi="Times New Roman" w:cs="Times New Roman"/>
            <w:sz w:val="22"/>
            <w:szCs w:val="22"/>
            <w:lang w:val="en"/>
          </w:rPr>
          <w:t xml:space="preserve">being </w:t>
        </w:r>
      </w:ins>
      <w:r>
        <w:rPr>
          <w:rFonts w:ascii="Times New Roman" w:eastAsia="Ubuntu" w:hAnsi="Times New Roman" w:cs="Times New Roman"/>
          <w:sz w:val="22"/>
          <w:szCs w:val="22"/>
          <w:lang w:val="en"/>
        </w:rPr>
        <w:t xml:space="preserve">re-absorbed is high. As noted in the Background, the derivation of fluorescent regression models </w:t>
      </w:r>
      <w:del w:id="279" w:author="Herr, Nora (059)" w:date="2019-11-24T11:09:00Z">
        <w:r w:rsidDel="00357CBE">
          <w:rPr>
            <w:rFonts w:ascii="Times New Roman" w:eastAsia="Ubuntu" w:hAnsi="Times New Roman" w:cs="Times New Roman"/>
            <w:sz w:val="22"/>
            <w:szCs w:val="22"/>
            <w:lang w:val="en"/>
          </w:rPr>
          <w:delText xml:space="preserve">are </w:delText>
        </w:r>
      </w:del>
      <w:ins w:id="280" w:author="Herr, Nora (059)" w:date="2019-11-24T11:09:00Z">
        <w:r w:rsidR="00357CBE">
          <w:rPr>
            <w:rFonts w:ascii="Times New Roman" w:eastAsia="Ubuntu" w:hAnsi="Times New Roman" w:cs="Times New Roman"/>
            <w:sz w:val="22"/>
            <w:szCs w:val="22"/>
            <w:lang w:val="en"/>
          </w:rPr>
          <w:t xml:space="preserve">is </w:t>
        </w:r>
      </w:ins>
      <w:r>
        <w:rPr>
          <w:rFonts w:ascii="Times New Roman" w:eastAsia="Ubuntu" w:hAnsi="Times New Roman" w:cs="Times New Roman"/>
          <w:sz w:val="22"/>
          <w:szCs w:val="22"/>
          <w:lang w:val="en"/>
        </w:rPr>
        <w:t>best employed when samples for these</w:t>
      </w:r>
      <w:del w:id="281" w:author="Herr, Nora (059)" w:date="2019-11-24T11:09:00Z">
        <w:r w:rsidDel="00357CBE">
          <w:rPr>
            <w:rFonts w:ascii="Times New Roman" w:eastAsia="Ubuntu" w:hAnsi="Times New Roman" w:cs="Times New Roman"/>
            <w:sz w:val="22"/>
            <w:szCs w:val="22"/>
            <w:lang w:val="en"/>
          </w:rPr>
          <w:delText>s</w:delText>
        </w:r>
      </w:del>
      <w:r>
        <w:rPr>
          <w:rFonts w:ascii="Times New Roman" w:eastAsia="Ubuntu" w:hAnsi="Times New Roman" w:cs="Times New Roman"/>
          <w:sz w:val="22"/>
          <w:szCs w:val="22"/>
          <w:lang w:val="en"/>
        </w:rPr>
        <w:t xml:space="preserve"> types of measurements are very dilute. While this technique is highly sensitive and allows for the determination of very dilute concentrations as low as 10</w:t>
      </w:r>
      <w:r>
        <w:rPr>
          <w:rFonts w:ascii="Times New Roman" w:eastAsia="Ubuntu" w:hAnsi="Times New Roman" w:cs="Times New Roman"/>
          <w:sz w:val="22"/>
          <w:szCs w:val="22"/>
          <w:vertAlign w:val="superscript"/>
          <w:lang w:val="en"/>
        </w:rPr>
        <w:t>-12</w:t>
      </w:r>
      <w:r>
        <w:rPr>
          <w:rFonts w:ascii="Times New Roman" w:eastAsia="Ubuntu" w:hAnsi="Times New Roman" w:cs="Times New Roman"/>
          <w:sz w:val="22"/>
          <w:szCs w:val="22"/>
          <w:lang w:val="en"/>
        </w:rPr>
        <w:t xml:space="preserve">M </w:t>
      </w:r>
      <w:r>
        <w:rPr>
          <w:rFonts w:ascii="Times New Roman" w:eastAsia="Ubuntu" w:hAnsi="Times New Roman" w:cs="Times New Roman"/>
          <w:b/>
          <w:bCs/>
          <w:sz w:val="22"/>
          <w:szCs w:val="22"/>
          <w:lang w:val="en"/>
        </w:rPr>
        <w:t>[cite fluorescence tome]</w:t>
      </w:r>
      <w:ins w:id="282" w:author="Herr, Nora (059)" w:date="2019-11-24T11:10:00Z">
        <w:r w:rsidR="00357CBE">
          <w:rPr>
            <w:rFonts w:ascii="Times New Roman" w:eastAsia="Ubuntu" w:hAnsi="Times New Roman" w:cs="Times New Roman"/>
            <w:b/>
            <w:bCs/>
            <w:sz w:val="22"/>
            <w:szCs w:val="22"/>
            <w:lang w:val="en"/>
          </w:rPr>
          <w:t>,</w:t>
        </w:r>
      </w:ins>
      <w:r>
        <w:rPr>
          <w:rFonts w:ascii="Times New Roman" w:eastAsia="Ubuntu" w:hAnsi="Times New Roman" w:cs="Times New Roman"/>
          <w:sz w:val="22"/>
          <w:szCs w:val="22"/>
          <w:lang w:val="en"/>
        </w:rPr>
        <w:t xml:space="preserve"> it does </w:t>
      </w:r>
      <w:r>
        <w:rPr>
          <w:rFonts w:ascii="Times New Roman" w:eastAsia="Ubuntu" w:hAnsi="Times New Roman" w:cs="Times New Roman"/>
          <w:sz w:val="22"/>
          <w:szCs w:val="22"/>
          <w:lang w:val="en"/>
        </w:rPr>
        <w:lastRenderedPageBreak/>
        <w:t xml:space="preserve">not work well in </w:t>
      </w:r>
      <w:del w:id="283" w:author="Herr, Nora (059)" w:date="2019-11-24T11:10:00Z">
        <w:r w:rsidDel="00357CBE">
          <w:rPr>
            <w:rFonts w:ascii="Times New Roman" w:eastAsia="Ubuntu" w:hAnsi="Times New Roman" w:cs="Times New Roman"/>
            <w:sz w:val="22"/>
            <w:szCs w:val="22"/>
            <w:lang w:val="en"/>
          </w:rPr>
          <w:delText xml:space="preserve">this </w:delText>
        </w:r>
      </w:del>
      <w:ins w:id="284" w:author="Herr, Nora (059)" w:date="2019-11-24T11:10:00Z">
        <w:r w:rsidR="00357CBE">
          <w:rPr>
            <w:rFonts w:ascii="Times New Roman" w:eastAsia="Ubuntu" w:hAnsi="Times New Roman" w:cs="Times New Roman"/>
            <w:sz w:val="22"/>
            <w:szCs w:val="22"/>
            <w:lang w:val="en"/>
          </w:rPr>
          <w:t xml:space="preserve">a </w:t>
        </w:r>
      </w:ins>
      <w:r>
        <w:rPr>
          <w:rFonts w:ascii="Times New Roman" w:eastAsia="Ubuntu" w:hAnsi="Times New Roman" w:cs="Times New Roman"/>
          <w:sz w:val="22"/>
          <w:szCs w:val="22"/>
          <w:lang w:val="en"/>
        </w:rPr>
        <w:t>context where absorbance measurements are OD &gt; 0.1. Furthermore</w:t>
      </w:r>
      <w:ins w:id="285" w:author="Herr, Nora (059)" w:date="2019-11-24T11:10:00Z">
        <w:r w:rsidR="00357CBE">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when creating models to </w:t>
      </w:r>
      <w:proofErr w:type="spellStart"/>
      <w:r>
        <w:rPr>
          <w:rFonts w:ascii="Times New Roman" w:eastAsia="Ubuntu" w:hAnsi="Times New Roman" w:cs="Times New Roman"/>
          <w:sz w:val="22"/>
          <w:szCs w:val="22"/>
          <w:lang w:val="en"/>
        </w:rPr>
        <w:t>deconvolve</w:t>
      </w:r>
      <w:proofErr w:type="spellEnd"/>
      <w:r>
        <w:rPr>
          <w:rFonts w:ascii="Times New Roman" w:eastAsia="Ubuntu" w:hAnsi="Times New Roman" w:cs="Times New Roman"/>
          <w:sz w:val="22"/>
          <w:szCs w:val="22"/>
          <w:lang w:val="en"/>
        </w:rPr>
        <w:t xml:space="preserve"> these signals, the fluorescent measurements show another behavior, which is </w:t>
      </w:r>
      <w:del w:id="286" w:author="Herr, Nora (059)" w:date="2019-11-24T11:12:00Z">
        <w:r w:rsidDel="00E57DE2">
          <w:rPr>
            <w:rFonts w:ascii="Times New Roman" w:eastAsia="Ubuntu" w:hAnsi="Times New Roman" w:cs="Times New Roman"/>
            <w:sz w:val="22"/>
            <w:szCs w:val="22"/>
            <w:lang w:val="en"/>
          </w:rPr>
          <w:delText>dependant</w:delText>
        </w:r>
      </w:del>
      <w:ins w:id="287" w:author="Herr, Nora (059)" w:date="2019-11-24T11:12:00Z">
        <w:r w:rsidR="00E57DE2">
          <w:rPr>
            <w:rFonts w:ascii="Times New Roman" w:eastAsia="Ubuntu" w:hAnsi="Times New Roman" w:cs="Times New Roman"/>
            <w:sz w:val="22"/>
            <w:szCs w:val="22"/>
            <w:lang w:val="en"/>
          </w:rPr>
          <w:t>dependent</w:t>
        </w:r>
      </w:ins>
      <w:r>
        <w:rPr>
          <w:rFonts w:ascii="Times New Roman" w:eastAsia="Ubuntu" w:hAnsi="Times New Roman" w:cs="Times New Roman"/>
          <w:sz w:val="22"/>
          <w:szCs w:val="22"/>
          <w:lang w:val="en"/>
        </w:rPr>
        <w:t xml:space="preserve"> on bacterial load. </w:t>
      </w:r>
      <w:r>
        <w:rPr>
          <w:rFonts w:ascii="Times New Roman" w:eastAsia="Ubuntu" w:hAnsi="Times New Roman" w:cs="Times New Roman"/>
          <w:b/>
          <w:bCs/>
          <w:sz w:val="22"/>
          <w:szCs w:val="22"/>
          <w:lang w:val="en"/>
        </w:rPr>
        <w:t>[</w:t>
      </w:r>
      <w:proofErr w:type="gramStart"/>
      <w:r>
        <w:rPr>
          <w:rFonts w:ascii="Times New Roman" w:eastAsia="Ubuntu" w:hAnsi="Times New Roman" w:cs="Times New Roman"/>
          <w:b/>
          <w:bCs/>
          <w:sz w:val="22"/>
          <w:szCs w:val="22"/>
          <w:lang w:val="en"/>
        </w:rPr>
        <w:t>show</w:t>
      </w:r>
      <w:proofErr w:type="gramEnd"/>
      <w:r>
        <w:rPr>
          <w:rFonts w:ascii="Times New Roman" w:eastAsia="Ubuntu" w:hAnsi="Times New Roman" w:cs="Times New Roman"/>
          <w:b/>
          <w:bCs/>
          <w:sz w:val="22"/>
          <w:szCs w:val="22"/>
          <w:lang w:val="en"/>
        </w:rPr>
        <w:t xml:space="preserve"> the graph where Fluorescent measurements decline with </w:t>
      </w:r>
      <w:proofErr w:type="spellStart"/>
      <w:r>
        <w:rPr>
          <w:rFonts w:ascii="Times New Roman" w:eastAsia="Ubuntu" w:hAnsi="Times New Roman" w:cs="Times New Roman"/>
          <w:b/>
          <w:bCs/>
          <w:sz w:val="22"/>
          <w:szCs w:val="22"/>
          <w:lang w:val="en"/>
        </w:rPr>
        <w:t>incraeasing</w:t>
      </w:r>
      <w:proofErr w:type="spellEnd"/>
      <w:r>
        <w:rPr>
          <w:rFonts w:ascii="Times New Roman" w:eastAsia="Ubuntu" w:hAnsi="Times New Roman" w:cs="Times New Roman"/>
          <w:b/>
          <w:bCs/>
          <w:sz w:val="22"/>
          <w:szCs w:val="22"/>
          <w:lang w:val="en"/>
        </w:rPr>
        <w:t xml:space="preserve"> bacterial </w:t>
      </w:r>
      <w:proofErr w:type="spellStart"/>
      <w:r>
        <w:rPr>
          <w:rFonts w:ascii="Times New Roman" w:eastAsia="Ubuntu" w:hAnsi="Times New Roman" w:cs="Times New Roman"/>
          <w:b/>
          <w:bCs/>
          <w:sz w:val="22"/>
          <w:szCs w:val="22"/>
          <w:lang w:val="en"/>
        </w:rPr>
        <w:t>concetraiton</w:t>
      </w:r>
      <w:proofErr w:type="spellEnd"/>
      <w:r>
        <w:rPr>
          <w:rFonts w:ascii="Times New Roman" w:eastAsia="Ubuntu" w:hAnsi="Times New Roman" w:cs="Times New Roman"/>
          <w:b/>
          <w:bCs/>
          <w:sz w:val="22"/>
          <w:szCs w:val="22"/>
          <w:lang w:val="en"/>
        </w:rPr>
        <w:t xml:space="preserve">]. </w:t>
      </w:r>
      <w:commentRangeStart w:id="288"/>
      <w:r>
        <w:rPr>
          <w:rFonts w:ascii="Times New Roman" w:eastAsia="Ubuntu" w:hAnsi="Times New Roman" w:cs="Times New Roman"/>
          <w:sz w:val="22"/>
          <w:szCs w:val="22"/>
          <w:lang w:val="en"/>
        </w:rPr>
        <w:t xml:space="preserve">Note in </w:t>
      </w:r>
      <w:commentRangeEnd w:id="288"/>
      <w:r w:rsidR="00E57DE2">
        <w:rPr>
          <w:rStyle w:val="Kommentarzeichen"/>
        </w:rPr>
        <w:commentReference w:id="288"/>
      </w:r>
      <w:proofErr w:type="spellStart"/>
      <w:r>
        <w:rPr>
          <w:rFonts w:ascii="Times New Roman" w:eastAsia="Ubuntu" w:hAnsi="Times New Roman" w:cs="Times New Roman"/>
          <w:b/>
          <w:bCs/>
          <w:sz w:val="22"/>
          <w:szCs w:val="22"/>
          <w:lang w:val="en"/>
        </w:rPr>
        <w:t>FigureBacterialLoadX</w:t>
      </w:r>
      <w:proofErr w:type="spellEnd"/>
      <w:r>
        <w:rPr>
          <w:rFonts w:ascii="Times New Roman" w:eastAsia="Ubuntu" w:hAnsi="Times New Roman" w:cs="Times New Roman"/>
          <w:sz w:val="22"/>
          <w:szCs w:val="22"/>
          <w:lang w:val="en"/>
        </w:rPr>
        <w:t xml:space="preserve"> that the overall signal decreases as the bacterial load increases. This dependence on the bacterial concentration, </w:t>
      </w:r>
      <w:ins w:id="289" w:author="Herr, Nora (059)" w:date="2019-11-24T11:14:00Z">
        <w:r w:rsidR="00E57DE2">
          <w:rPr>
            <w:rFonts w:ascii="Times New Roman" w:eastAsia="Ubuntu" w:hAnsi="Times New Roman" w:cs="Times New Roman"/>
            <w:sz w:val="22"/>
            <w:szCs w:val="22"/>
            <w:lang w:val="en"/>
          </w:rPr>
          <w:t xml:space="preserve">as well as </w:t>
        </w:r>
      </w:ins>
      <w:r>
        <w:rPr>
          <w:rFonts w:ascii="Times New Roman" w:eastAsia="Ubuntu" w:hAnsi="Times New Roman" w:cs="Times New Roman"/>
          <w:sz w:val="22"/>
          <w:szCs w:val="22"/>
          <w:lang w:val="en"/>
        </w:rPr>
        <w:t xml:space="preserve">the IFE and the fact that research </w:t>
      </w:r>
      <w:proofErr w:type="gramStart"/>
      <w:r>
        <w:rPr>
          <w:rFonts w:ascii="Times New Roman" w:eastAsia="Ubuntu" w:hAnsi="Times New Roman" w:cs="Times New Roman"/>
          <w:sz w:val="22"/>
          <w:szCs w:val="22"/>
          <w:lang w:val="en"/>
        </w:rPr>
        <w:t xml:space="preserve">is </w:t>
      </w:r>
      <w:del w:id="290" w:author="Herr, Nora (059)" w:date="2019-11-24T11:13:00Z">
        <w:r w:rsidDel="00E57DE2">
          <w:rPr>
            <w:rFonts w:ascii="Times New Roman" w:eastAsia="Ubuntu" w:hAnsi="Times New Roman" w:cs="Times New Roman"/>
            <w:sz w:val="22"/>
            <w:szCs w:val="22"/>
            <w:lang w:val="en"/>
          </w:rPr>
          <w:delText xml:space="preserve">being </w:delText>
        </w:r>
      </w:del>
      <w:r>
        <w:rPr>
          <w:rFonts w:ascii="Times New Roman" w:eastAsia="Ubuntu" w:hAnsi="Times New Roman" w:cs="Times New Roman"/>
          <w:sz w:val="22"/>
          <w:szCs w:val="22"/>
          <w:lang w:val="en"/>
        </w:rPr>
        <w:t>conducted</w:t>
      </w:r>
      <w:proofErr w:type="gramEnd"/>
      <w:r>
        <w:rPr>
          <w:rFonts w:ascii="Times New Roman" w:eastAsia="Ubuntu" w:hAnsi="Times New Roman" w:cs="Times New Roman"/>
          <w:sz w:val="22"/>
          <w:szCs w:val="22"/>
          <w:lang w:val="en"/>
        </w:rPr>
        <w:t xml:space="preserve"> has yielded measurements of absorbances greater than what is recommend</w:t>
      </w:r>
      <w:ins w:id="291" w:author="Herr, Nora (059)" w:date="2019-11-24T11:15:00Z">
        <w:r w:rsidR="00E57DE2">
          <w:rPr>
            <w:rFonts w:ascii="Times New Roman" w:eastAsia="Ubuntu" w:hAnsi="Times New Roman" w:cs="Times New Roman"/>
            <w:sz w:val="22"/>
            <w:szCs w:val="22"/>
            <w:lang w:val="en"/>
          </w:rPr>
          <w:t>ed</w:t>
        </w:r>
      </w:ins>
      <w:r>
        <w:rPr>
          <w:rFonts w:ascii="Times New Roman" w:eastAsia="Ubuntu" w:hAnsi="Times New Roman" w:cs="Times New Roman"/>
          <w:sz w:val="22"/>
          <w:szCs w:val="22"/>
          <w:lang w:val="en"/>
        </w:rPr>
        <w:t xml:space="preserve"> for fluorescence regression models, makes the creation of these models unreasonable. Therefore, fluorescence measurements are disregarded altogether.</w:t>
      </w:r>
    </w:p>
    <w:p w14:paraId="5D705806"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8522"/>
      </w:tblGrid>
      <w:tr w:rsidR="00867EBA" w14:paraId="7088602D" w14:textId="77777777">
        <w:tc>
          <w:tcPr>
            <w:tcW w:w="8522" w:type="dxa"/>
          </w:tcPr>
          <w:p w14:paraId="39EDBD6A" w14:textId="77777777" w:rsidR="00867EBA" w:rsidRDefault="00B877A2">
            <w:pPr>
              <w:widowControl/>
              <w:spacing w:line="360" w:lineRule="auto"/>
              <w:rPr>
                <w:rFonts w:ascii="Times New Roman" w:eastAsia="Ubuntu" w:hAnsi="Times New Roman" w:cs="Times New Roman"/>
                <w:sz w:val="22"/>
                <w:szCs w:val="22"/>
                <w:lang w:val="en"/>
              </w:rPr>
            </w:pPr>
            <w:r>
              <w:rPr>
                <w:noProof/>
                <w:lang w:val="de-DE" w:eastAsia="de-DE"/>
              </w:rPr>
              <w:drawing>
                <wp:inline distT="0" distB="0" distL="114300" distR="114300" wp14:anchorId="221DCE79" wp14:editId="6C86A98F">
                  <wp:extent cx="5264785" cy="1664335"/>
                  <wp:effectExtent l="0" t="0" r="15875"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5264785" cy="1664335"/>
                          </a:xfrm>
                          <a:prstGeom prst="rect">
                            <a:avLst/>
                          </a:prstGeom>
                          <a:noFill/>
                          <a:ln>
                            <a:noFill/>
                          </a:ln>
                        </pic:spPr>
                      </pic:pic>
                    </a:graphicData>
                  </a:graphic>
                </wp:inline>
              </w:drawing>
            </w:r>
          </w:p>
        </w:tc>
      </w:tr>
      <w:tr w:rsidR="00867EBA" w14:paraId="052B4A60" w14:textId="77777777">
        <w:tc>
          <w:tcPr>
            <w:tcW w:w="8522" w:type="dxa"/>
          </w:tcPr>
          <w:p w14:paraId="3ADE81EE" w14:textId="77777777" w:rsidR="00867EBA" w:rsidRDefault="00B877A2">
            <w:pPr>
              <w:widowControl/>
              <w:spacing w:line="360" w:lineRule="auto"/>
              <w:rPr>
                <w:rFonts w:ascii="Times New Roman" w:eastAsia="Ubuntu" w:hAnsi="Times New Roman" w:cs="Times New Roman"/>
                <w:sz w:val="18"/>
                <w:szCs w:val="18"/>
                <w:lang w:val="en"/>
              </w:rPr>
            </w:pPr>
            <w:proofErr w:type="spellStart"/>
            <w:r>
              <w:rPr>
                <w:rFonts w:ascii="Times New Roman" w:eastAsia="Ubuntu" w:hAnsi="Times New Roman" w:cs="Times New Roman"/>
                <w:sz w:val="18"/>
                <w:szCs w:val="18"/>
                <w:lang w:val="en"/>
              </w:rPr>
              <w:t>FigureX</w:t>
            </w:r>
            <w:proofErr w:type="spellEnd"/>
            <w:r>
              <w:rPr>
                <w:rFonts w:ascii="Times New Roman" w:eastAsia="Ubuntu" w:hAnsi="Times New Roman" w:cs="Times New Roman"/>
                <w:sz w:val="18"/>
                <w:szCs w:val="18"/>
                <w:lang w:val="en"/>
              </w:rPr>
              <w:t xml:space="preserve">. </w:t>
            </w:r>
            <w:commentRangeStart w:id="292"/>
            <w:r>
              <w:rPr>
                <w:rFonts w:ascii="Times New Roman" w:eastAsia="Ubuntu" w:hAnsi="Times New Roman" w:cs="Times New Roman"/>
                <w:sz w:val="18"/>
                <w:szCs w:val="18"/>
                <w:lang w:val="en"/>
              </w:rPr>
              <w:t>F</w:t>
            </w:r>
            <w:commentRangeEnd w:id="292"/>
            <w:r w:rsidR="00E57DE2">
              <w:rPr>
                <w:rStyle w:val="Kommentarzeichen"/>
              </w:rPr>
              <w:commentReference w:id="292"/>
            </w:r>
            <w:r>
              <w:rPr>
                <w:rFonts w:ascii="Times New Roman" w:eastAsia="Ubuntu" w:hAnsi="Times New Roman" w:cs="Times New Roman"/>
                <w:sz w:val="18"/>
                <w:szCs w:val="18"/>
                <w:lang w:val="en"/>
              </w:rPr>
              <w:t xml:space="preserve"> Measurements show increasing growth of </w:t>
            </w:r>
            <w:proofErr w:type="spellStart"/>
            <w:r>
              <w:rPr>
                <w:rFonts w:ascii="Times New Roman" w:eastAsia="Ubuntu" w:hAnsi="Times New Roman" w:cs="Times New Roman"/>
                <w:sz w:val="18"/>
                <w:szCs w:val="18"/>
                <w:lang w:val="en"/>
              </w:rPr>
              <w:t>Chlamy</w:t>
            </w:r>
            <w:proofErr w:type="spellEnd"/>
            <w:r>
              <w:rPr>
                <w:rFonts w:ascii="Times New Roman" w:eastAsia="Ubuntu" w:hAnsi="Times New Roman" w:cs="Times New Roman"/>
                <w:sz w:val="18"/>
                <w:szCs w:val="18"/>
                <w:lang w:val="en"/>
              </w:rPr>
              <w:t xml:space="preserve">  increases in the initial growth phase the signal is always show as increasing</w:t>
            </w:r>
          </w:p>
        </w:tc>
      </w:tr>
    </w:tbl>
    <w:p w14:paraId="68D10037" w14:textId="77777777" w:rsidR="00867EBA" w:rsidRDefault="00867EBA">
      <w:pPr>
        <w:spacing w:line="360" w:lineRule="auto"/>
        <w:jc w:val="both"/>
        <w:rPr>
          <w:rFonts w:ascii="Times New Roman" w:eastAsia="Ubuntu" w:hAnsi="Times New Roman" w:cs="Times New Roman"/>
          <w:sz w:val="22"/>
          <w:szCs w:val="22"/>
          <w:lang w:val="en"/>
        </w:rPr>
      </w:pPr>
    </w:p>
    <w:p w14:paraId="350238CA" w14:textId="77777777" w:rsidR="00867EBA" w:rsidRDefault="00B877A2">
      <w:pPr>
        <w:spacing w:line="300" w:lineRule="auto"/>
        <w:jc w:val="both"/>
        <w:rPr>
          <w:rFonts w:ascii="Times New Roman" w:eastAsia="Ubuntu" w:hAnsi="Times New Roman" w:cs="Times New Roman"/>
          <w:sz w:val="22"/>
          <w:szCs w:val="22"/>
          <w:lang w:val="en"/>
        </w:rPr>
      </w:pPr>
      <w:r>
        <w:rPr>
          <w:rFonts w:ascii="Ubuntu" w:eastAsia="Ubuntu" w:hAnsi="Ubuntu" w:cs="Ubuntu"/>
          <w:sz w:val="30"/>
          <w:szCs w:val="30"/>
          <w:lang w:val="en"/>
        </w:rPr>
        <w:t>3.4.4</w:t>
      </w:r>
      <w:r>
        <w:rPr>
          <w:rFonts w:ascii="Ubuntu" w:eastAsia="Ubuntu" w:hAnsi="Ubuntu" w:cs="Ubuntu"/>
          <w:sz w:val="30"/>
          <w:szCs w:val="30"/>
          <w:lang w:val="en"/>
        </w:rPr>
        <w:tab/>
        <w:t>Calibration Samples Preparation for Modeling</w:t>
      </w:r>
    </w:p>
    <w:p w14:paraId="31496C0F" w14:textId="0C4BD9F3"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Two types of calibration</w:t>
      </w:r>
      <w:del w:id="293" w:author="Herr, Nora (059)" w:date="2019-11-24T11:20:00Z">
        <w:r w:rsidDel="00C40A26">
          <w:rPr>
            <w:rFonts w:ascii="Times New Roman" w:eastAsia="Ubuntu" w:hAnsi="Times New Roman" w:cs="Times New Roman"/>
            <w:sz w:val="22"/>
            <w:szCs w:val="22"/>
            <w:lang w:val="en"/>
          </w:rPr>
          <w:delText>s</w:delText>
        </w:r>
      </w:del>
      <w:r>
        <w:rPr>
          <w:rFonts w:ascii="Times New Roman" w:eastAsia="Ubuntu" w:hAnsi="Times New Roman" w:cs="Times New Roman"/>
          <w:sz w:val="22"/>
          <w:szCs w:val="22"/>
          <w:lang w:val="en"/>
        </w:rPr>
        <w:t xml:space="preserve"> data </w:t>
      </w:r>
      <w:proofErr w:type="gramStart"/>
      <w:r>
        <w:rPr>
          <w:rFonts w:ascii="Times New Roman" w:eastAsia="Ubuntu" w:hAnsi="Times New Roman" w:cs="Times New Roman"/>
          <w:sz w:val="22"/>
          <w:szCs w:val="22"/>
          <w:lang w:val="en"/>
        </w:rPr>
        <w:t>were obtained</w:t>
      </w:r>
      <w:proofErr w:type="gramEnd"/>
      <w:r>
        <w:rPr>
          <w:rFonts w:ascii="Times New Roman" w:eastAsia="Ubuntu" w:hAnsi="Times New Roman" w:cs="Times New Roman"/>
          <w:sz w:val="22"/>
          <w:szCs w:val="22"/>
          <w:lang w:val="en"/>
        </w:rPr>
        <w:t xml:space="preserve"> to generate the models: a single-strain calibration and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 (strains only) calibration (henceforth SS and SC calibrations, respectively). Both of these calibration</w:t>
      </w:r>
      <w:del w:id="294" w:author="Herr, Nora (059)" w:date="2019-11-24T11:22:00Z">
        <w:r w:rsidDel="00C40A26">
          <w:rPr>
            <w:rFonts w:ascii="Times New Roman" w:eastAsia="Ubuntu" w:hAnsi="Times New Roman" w:cs="Times New Roman"/>
            <w:sz w:val="22"/>
            <w:szCs w:val="22"/>
            <w:lang w:val="en"/>
          </w:rPr>
          <w:delText>s</w:delText>
        </w:r>
      </w:del>
      <w:r>
        <w:rPr>
          <w:rFonts w:ascii="Times New Roman" w:eastAsia="Ubuntu" w:hAnsi="Times New Roman" w:cs="Times New Roman"/>
          <w:sz w:val="22"/>
          <w:szCs w:val="22"/>
          <w:lang w:val="en"/>
        </w:rPr>
        <w:t xml:space="preserve"> data </w:t>
      </w:r>
      <w:proofErr w:type="gramStart"/>
      <w:r>
        <w:rPr>
          <w:rFonts w:ascii="Times New Roman" w:eastAsia="Ubuntu" w:hAnsi="Times New Roman" w:cs="Times New Roman"/>
          <w:sz w:val="22"/>
          <w:szCs w:val="22"/>
          <w:lang w:val="en"/>
        </w:rPr>
        <w:t>are expected</w:t>
      </w:r>
      <w:proofErr w:type="gramEnd"/>
      <w:r>
        <w:rPr>
          <w:rFonts w:ascii="Times New Roman" w:eastAsia="Ubuntu" w:hAnsi="Times New Roman" w:cs="Times New Roman"/>
          <w:sz w:val="22"/>
          <w:szCs w:val="22"/>
          <w:lang w:val="en"/>
        </w:rPr>
        <w:t xml:space="preserve"> to behave similarly and are </w:t>
      </w:r>
      <w:ins w:id="295" w:author="Herr, Nora (059)" w:date="2019-11-24T11:22:00Z">
        <w:r w:rsidR="00C40A26">
          <w:rPr>
            <w:rFonts w:ascii="Times New Roman" w:eastAsia="Ubuntu" w:hAnsi="Times New Roman" w:cs="Times New Roman"/>
            <w:sz w:val="22"/>
            <w:szCs w:val="22"/>
            <w:lang w:val="en"/>
          </w:rPr>
          <w:t xml:space="preserve">also </w:t>
        </w:r>
      </w:ins>
      <w:r>
        <w:rPr>
          <w:rFonts w:ascii="Times New Roman" w:eastAsia="Ubuntu" w:hAnsi="Times New Roman" w:cs="Times New Roman"/>
          <w:sz w:val="22"/>
          <w:szCs w:val="22"/>
          <w:lang w:val="en"/>
        </w:rPr>
        <w:t>expected to produce similar predictions</w:t>
      </w:r>
      <w:ins w:id="296" w:author="Herr, Nora (059)" w:date="2019-11-24T11:22:00Z">
        <w:r w:rsidR="00C40A26">
          <w:rPr>
            <w:rFonts w:ascii="Times New Roman" w:eastAsia="Ubuntu" w:hAnsi="Times New Roman" w:cs="Times New Roman"/>
            <w:sz w:val="22"/>
            <w:szCs w:val="22"/>
            <w:lang w:val="en"/>
          </w:rPr>
          <w:t>;</w:t>
        </w:r>
      </w:ins>
      <w:del w:id="297" w:author="Herr, Nora (059)" w:date="2019-11-24T11:22:00Z">
        <w:r w:rsidDel="00C40A26">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but were made at different times during this Thesis and are discussed later.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and bacteria samples </w:t>
      </w:r>
      <w:proofErr w:type="gramStart"/>
      <w:r>
        <w:rPr>
          <w:rFonts w:ascii="Times New Roman" w:eastAsia="Ubuntu" w:hAnsi="Times New Roman" w:cs="Times New Roman"/>
          <w:sz w:val="22"/>
          <w:szCs w:val="22"/>
          <w:lang w:val="en"/>
        </w:rPr>
        <w:t>were obtained</w:t>
      </w:r>
      <w:proofErr w:type="gramEnd"/>
      <w:r>
        <w:rPr>
          <w:rFonts w:ascii="Times New Roman" w:eastAsia="Ubuntu" w:hAnsi="Times New Roman" w:cs="Times New Roman"/>
          <w:sz w:val="22"/>
          <w:szCs w:val="22"/>
          <w:lang w:val="en"/>
        </w:rPr>
        <w:t xml:space="preserve"> from continuously growing stocks. For the SC calibration</w:t>
      </w:r>
      <w:ins w:id="298" w:author="Herr, Nora (059)" w:date="2019-11-24T11:27:00Z">
        <w:r w:rsidR="0060009C">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several bacterial stocks </w:t>
      </w:r>
      <w:proofErr w:type="gramStart"/>
      <w:r>
        <w:rPr>
          <w:rFonts w:ascii="Times New Roman" w:eastAsia="Ubuntu" w:hAnsi="Times New Roman" w:cs="Times New Roman"/>
          <w:sz w:val="22"/>
          <w:szCs w:val="22"/>
          <w:lang w:val="en"/>
        </w:rPr>
        <w:t>were mixed</w:t>
      </w:r>
      <w:proofErr w:type="gramEnd"/>
      <w:r>
        <w:rPr>
          <w:rFonts w:ascii="Times New Roman" w:eastAsia="Ubuntu" w:hAnsi="Times New Roman" w:cs="Times New Roman"/>
          <w:sz w:val="22"/>
          <w:szCs w:val="22"/>
          <w:lang w:val="en"/>
        </w:rPr>
        <w:t xml:space="preserve"> in equal parts</w:t>
      </w:r>
      <w:ins w:id="299" w:author="Herr, Nora (059)" w:date="2019-11-24T11:27:00Z">
        <w:r w:rsidR="0060009C">
          <w:rPr>
            <w:rFonts w:ascii="Times New Roman" w:eastAsia="Ubuntu" w:hAnsi="Times New Roman" w:cs="Times New Roman"/>
            <w:sz w:val="22"/>
            <w:szCs w:val="22"/>
            <w:lang w:val="en"/>
          </w:rPr>
          <w:t xml:space="preserve"> </w:t>
        </w:r>
      </w:ins>
      <w:commentRangeStart w:id="300"/>
      <w:r>
        <w:rPr>
          <w:rFonts w:ascii="Times New Roman" w:eastAsia="Ubuntu" w:hAnsi="Times New Roman" w:cs="Times New Roman"/>
          <w:b/>
          <w:bCs/>
          <w:sz w:val="22"/>
          <w:szCs w:val="22"/>
          <w:lang w:val="en"/>
        </w:rPr>
        <w:t>[True?]</w:t>
      </w:r>
      <w:ins w:id="301" w:author="Herr, Nora (059)" w:date="2019-11-24T11:27:00Z">
        <w:r w:rsidR="0060009C">
          <w:rPr>
            <w:rFonts w:ascii="Times New Roman" w:eastAsia="Ubuntu" w:hAnsi="Times New Roman" w:cs="Times New Roman"/>
            <w:b/>
            <w:bCs/>
            <w:sz w:val="22"/>
            <w:szCs w:val="22"/>
            <w:lang w:val="en"/>
          </w:rPr>
          <w:t xml:space="preserve"> </w:t>
        </w:r>
        <w:commentRangeEnd w:id="300"/>
        <w:r w:rsidR="0060009C">
          <w:rPr>
            <w:rStyle w:val="Kommentarzeichen"/>
          </w:rPr>
          <w:commentReference w:id="300"/>
        </w:r>
      </w:ins>
      <w:r>
        <w:rPr>
          <w:rFonts w:ascii="Times New Roman" w:eastAsia="Ubuntu" w:hAnsi="Times New Roman" w:cs="Times New Roman"/>
          <w:sz w:val="22"/>
          <w:szCs w:val="22"/>
          <w:lang w:val="en"/>
        </w:rPr>
        <w:t xml:space="preserve">to compose </w:t>
      </w:r>
      <w:proofErr w:type="spellStart"/>
      <w:r>
        <w:rPr>
          <w:rFonts w:ascii="Times New Roman" w:eastAsia="Ubuntu" w:hAnsi="Times New Roman" w:cs="Times New Roman"/>
          <w:sz w:val="22"/>
          <w:szCs w:val="22"/>
          <w:lang w:val="en"/>
        </w:rPr>
        <w:t>SynCom</w:t>
      </w:r>
      <w:proofErr w:type="spellEnd"/>
      <w:r>
        <w:rPr>
          <w:rFonts w:ascii="Times New Roman" w:eastAsia="Ubuntu" w:hAnsi="Times New Roman" w:cs="Times New Roman"/>
          <w:sz w:val="22"/>
          <w:szCs w:val="22"/>
          <w:lang w:val="en"/>
        </w:rPr>
        <w:t xml:space="preserve"> 007 stock (</w:t>
      </w:r>
      <w:ins w:id="302" w:author="Herr, Nora (059)" w:date="2019-11-24T11:27:00Z">
        <w:r w:rsidR="0060009C">
          <w:rPr>
            <w:rFonts w:ascii="Times New Roman" w:eastAsia="Ubuntu" w:hAnsi="Times New Roman" w:cs="Times New Roman"/>
            <w:sz w:val="22"/>
            <w:szCs w:val="22"/>
            <w:lang w:val="en"/>
          </w:rPr>
          <w:t xml:space="preserve">the used </w:t>
        </w:r>
      </w:ins>
      <w:r>
        <w:rPr>
          <w:rFonts w:ascii="Times New Roman" w:eastAsia="Ubuntu" w:hAnsi="Times New Roman" w:cs="Times New Roman"/>
          <w:sz w:val="22"/>
          <w:szCs w:val="22"/>
          <w:lang w:val="en"/>
        </w:rPr>
        <w:t xml:space="preserve">Strains </w:t>
      </w:r>
      <w:del w:id="303" w:author="Herr, Nora (059)" w:date="2019-11-24T11:27:00Z">
        <w:r w:rsidDel="0060009C">
          <w:rPr>
            <w:rFonts w:ascii="Times New Roman" w:eastAsia="Ubuntu" w:hAnsi="Times New Roman" w:cs="Times New Roman"/>
            <w:sz w:val="22"/>
            <w:szCs w:val="22"/>
            <w:lang w:val="en"/>
          </w:rPr>
          <w:delText xml:space="preserve">used </w:delText>
        </w:r>
      </w:del>
      <w:r>
        <w:rPr>
          <w:rFonts w:ascii="Times New Roman" w:eastAsia="Ubuntu" w:hAnsi="Times New Roman" w:cs="Times New Roman"/>
          <w:sz w:val="22"/>
          <w:szCs w:val="22"/>
          <w:lang w:val="en"/>
        </w:rPr>
        <w:t xml:space="preserve">are provided in Supplementary Data), </w:t>
      </w:r>
      <w:del w:id="304" w:author="Herr, Nora (059)" w:date="2019-11-24T11:28:00Z">
        <w:r w:rsidDel="0060009C">
          <w:rPr>
            <w:rFonts w:ascii="Times New Roman" w:eastAsia="Ubuntu" w:hAnsi="Times New Roman" w:cs="Times New Roman"/>
            <w:sz w:val="22"/>
            <w:szCs w:val="22"/>
            <w:lang w:val="en"/>
          </w:rPr>
          <w:delText xml:space="preserve">while </w:delText>
        </w:r>
      </w:del>
      <w:ins w:id="305" w:author="Herr, Nora (059)" w:date="2019-11-24T11:28:00Z">
        <w:r w:rsidR="0060009C">
          <w:rPr>
            <w:rFonts w:ascii="Times New Roman" w:eastAsia="Ubuntu" w:hAnsi="Times New Roman" w:cs="Times New Roman"/>
            <w:sz w:val="22"/>
            <w:szCs w:val="22"/>
            <w:lang w:val="en"/>
          </w:rPr>
          <w:t xml:space="preserve">whereas </w:t>
        </w:r>
      </w:ins>
      <w:r>
        <w:rPr>
          <w:rFonts w:ascii="Times New Roman" w:eastAsia="Ubuntu" w:hAnsi="Times New Roman" w:cs="Times New Roman"/>
          <w:sz w:val="22"/>
          <w:szCs w:val="22"/>
          <w:lang w:val="en"/>
        </w:rPr>
        <w:t>for the SS calibration</w:t>
      </w:r>
      <w:ins w:id="306" w:author="Herr, Nora (059)" w:date="2019-11-24T11:28:00Z">
        <w:r w:rsidR="0060009C">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only one of these strains was used. From these stocks</w:t>
      </w:r>
      <w:ins w:id="307" w:author="Herr, Nora (059)" w:date="2019-11-24T11:28:00Z">
        <w:r w:rsidR="0060009C">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100uL &amp; 20uL aliquots were taken and diluted into TP media to compose 1:10 and 1:50 ratios of 1</w:t>
      </w:r>
      <w:del w:id="308" w:author="Herr, Nora (059)" w:date="2019-11-24T11:28:00Z">
        <w:r w:rsidDel="0060009C">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mL samples</w:t>
      </w:r>
      <w:ins w:id="309" w:author="Herr, Nora (059)" w:date="2019-11-24T11:28:00Z">
        <w:r w:rsidR="0060009C">
          <w:rPr>
            <w:rFonts w:ascii="Times New Roman" w:eastAsia="Ubuntu" w:hAnsi="Times New Roman" w:cs="Times New Roman"/>
            <w:sz w:val="22"/>
            <w:szCs w:val="22"/>
            <w:lang w:val="en"/>
          </w:rPr>
          <w:t xml:space="preserve">; </w:t>
        </w:r>
      </w:ins>
      <w:del w:id="310" w:author="Herr, Nora (059)" w:date="2019-11-24T11:28:00Z">
        <w:r w:rsidDel="0060009C">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these were subsequently measured using A</w:t>
      </w:r>
      <w:r>
        <w:rPr>
          <w:rFonts w:ascii="Times New Roman" w:eastAsia="Ubuntu" w:hAnsi="Times New Roman" w:cs="Times New Roman"/>
          <w:sz w:val="22"/>
          <w:szCs w:val="22"/>
          <w:vertAlign w:val="subscript"/>
          <w:lang w:val="en"/>
        </w:rPr>
        <w:t xml:space="preserve">750 </w:t>
      </w:r>
      <w:r>
        <w:rPr>
          <w:rFonts w:ascii="Times New Roman" w:eastAsia="Ubuntu" w:hAnsi="Times New Roman" w:cs="Times New Roman"/>
          <w:sz w:val="22"/>
          <w:szCs w:val="22"/>
          <w:lang w:val="en"/>
        </w:rPr>
        <w:t xml:space="preserve">to estimate the total concentration in absorbance units of the original stocks (cell count measurements are also measured). From these determined </w:t>
      </w:r>
      <w:r>
        <w:rPr>
          <w:rFonts w:ascii="Times New Roman" w:eastAsia="Ubuntu" w:hAnsi="Times New Roman" w:cs="Times New Roman"/>
          <w:sz w:val="22"/>
          <w:szCs w:val="22"/>
          <w:lang w:val="en"/>
        </w:rPr>
        <w:lastRenderedPageBreak/>
        <w:t xml:space="preserve">original stock </w:t>
      </w:r>
      <w:del w:id="311" w:author="Herr, Nora (059)" w:date="2019-11-24T11:29:00Z">
        <w:r w:rsidDel="0060009C">
          <w:rPr>
            <w:rFonts w:ascii="Times New Roman" w:eastAsia="Ubuntu" w:hAnsi="Times New Roman" w:cs="Times New Roman"/>
            <w:sz w:val="22"/>
            <w:szCs w:val="22"/>
            <w:lang w:val="en"/>
          </w:rPr>
          <w:delText>concentrations</w:delText>
        </w:r>
      </w:del>
      <w:ins w:id="312" w:author="Herr, Nora (059)" w:date="2019-11-24T11:29:00Z">
        <w:r w:rsidR="0060009C">
          <w:rPr>
            <w:rFonts w:ascii="Times New Roman" w:eastAsia="Ubuntu" w:hAnsi="Times New Roman" w:cs="Times New Roman"/>
            <w:sz w:val="22"/>
            <w:szCs w:val="22"/>
            <w:lang w:val="en"/>
          </w:rPr>
          <w:t>concentrations,</w:t>
        </w:r>
      </w:ins>
      <w:r>
        <w:rPr>
          <w:rFonts w:ascii="Times New Roman" w:eastAsia="Ubuntu" w:hAnsi="Times New Roman" w:cs="Times New Roman"/>
          <w:sz w:val="22"/>
          <w:szCs w:val="22"/>
          <w:lang w:val="en"/>
        </w:rPr>
        <w:t xml:space="preserve"> serial dilutions of 1</w:t>
      </w:r>
      <w:del w:id="313" w:author="Herr, Nora (059)" w:date="2019-11-24T11:29:00Z">
        <w:r w:rsidDel="0060009C">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mL are prepared </w:t>
      </w:r>
      <w:del w:id="314" w:author="Herr, Nora (059)" w:date="2019-11-24T11:29:00Z">
        <w:r w:rsidDel="005B09FD">
          <w:rPr>
            <w:rFonts w:ascii="Times New Roman" w:eastAsia="Ubuntu" w:hAnsi="Times New Roman" w:cs="Times New Roman"/>
            <w:sz w:val="22"/>
            <w:szCs w:val="22"/>
            <w:lang w:val="en"/>
          </w:rPr>
          <w:delText xml:space="preserve">such </w:delText>
        </w:r>
      </w:del>
      <w:del w:id="315" w:author="Herr, Nora (059)" w:date="2019-11-24T11:31:00Z">
        <w:r w:rsidDel="005B09FD">
          <w:rPr>
            <w:rFonts w:ascii="Times New Roman" w:eastAsia="Ubuntu" w:hAnsi="Times New Roman" w:cs="Times New Roman"/>
            <w:sz w:val="22"/>
            <w:szCs w:val="22"/>
            <w:lang w:val="en"/>
          </w:rPr>
          <w:delText>that they</w:delText>
        </w:r>
      </w:del>
      <w:ins w:id="316" w:author="Herr, Nora (059)" w:date="2019-11-24T11:31:00Z">
        <w:r w:rsidR="005B09FD">
          <w:rPr>
            <w:rFonts w:ascii="Times New Roman" w:eastAsia="Ubuntu" w:hAnsi="Times New Roman" w:cs="Times New Roman"/>
            <w:sz w:val="22"/>
            <w:szCs w:val="22"/>
            <w:lang w:val="en"/>
          </w:rPr>
          <w:t>to</w:t>
        </w:r>
      </w:ins>
      <w:r>
        <w:rPr>
          <w:rFonts w:ascii="Times New Roman" w:eastAsia="Ubuntu" w:hAnsi="Times New Roman" w:cs="Times New Roman"/>
          <w:sz w:val="22"/>
          <w:szCs w:val="22"/>
          <w:lang w:val="en"/>
        </w:rPr>
        <w:t xml:space="preserve"> range between 0.0 to 1.0 theoretical (i.e. unmeasured) absorbance units for both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and Strain(s). Theoretical absorbance concentration units </w:t>
      </w:r>
      <w:proofErr w:type="gramStart"/>
      <w:r>
        <w:rPr>
          <w:rFonts w:ascii="Times New Roman" w:eastAsia="Ubuntu" w:hAnsi="Times New Roman" w:cs="Times New Roman"/>
          <w:sz w:val="22"/>
          <w:szCs w:val="22"/>
          <w:lang w:val="en"/>
        </w:rPr>
        <w:t>are obtained</w:t>
      </w:r>
      <w:proofErr w:type="gramEnd"/>
      <w:r>
        <w:rPr>
          <w:rFonts w:ascii="Times New Roman" w:eastAsia="Ubuntu" w:hAnsi="Times New Roman" w:cs="Times New Roman"/>
          <w:sz w:val="22"/>
          <w:szCs w:val="22"/>
          <w:lang w:val="en"/>
        </w:rPr>
        <w:t xml:space="preserve"> using the serial dilution </w:t>
      </w:r>
      <w:commentRangeStart w:id="317"/>
      <w:r>
        <w:rPr>
          <w:rFonts w:ascii="Times New Roman" w:eastAsia="Ubuntu" w:hAnsi="Times New Roman" w:cs="Times New Roman"/>
          <w:sz w:val="22"/>
          <w:szCs w:val="22"/>
          <w:lang w:val="en"/>
        </w:rPr>
        <w:t xml:space="preserve">equation below </w:t>
      </w:r>
      <w:commentRangeEnd w:id="317"/>
      <w:r w:rsidR="005B09FD">
        <w:rPr>
          <w:rStyle w:val="Kommentarzeichen"/>
        </w:rPr>
        <w:commentReference w:id="317"/>
      </w:r>
      <w:r>
        <w:rPr>
          <w:rFonts w:ascii="Times New Roman" w:eastAsia="Ubuntu" w:hAnsi="Times New Roman" w:cs="Times New Roman"/>
          <w:sz w:val="22"/>
          <w:szCs w:val="22"/>
          <w:lang w:val="en"/>
        </w:rPr>
        <w:t xml:space="preserve">and the estimated absorbances. Note that these values are irrelevant and </w:t>
      </w:r>
      <w:proofErr w:type="gramStart"/>
      <w:r>
        <w:rPr>
          <w:rFonts w:ascii="Times New Roman" w:eastAsia="Ubuntu" w:hAnsi="Times New Roman" w:cs="Times New Roman"/>
          <w:sz w:val="22"/>
          <w:szCs w:val="22"/>
          <w:lang w:val="en"/>
        </w:rPr>
        <w:t>are used</w:t>
      </w:r>
      <w:proofErr w:type="gramEnd"/>
      <w:r>
        <w:rPr>
          <w:rFonts w:ascii="Times New Roman" w:eastAsia="Ubuntu" w:hAnsi="Times New Roman" w:cs="Times New Roman"/>
          <w:sz w:val="22"/>
          <w:szCs w:val="22"/>
          <w:lang w:val="en"/>
        </w:rPr>
        <w:t xml:space="preserve"> only to ensure </w:t>
      </w:r>
      <w:commentRangeStart w:id="318"/>
      <w:r>
        <w:rPr>
          <w:rFonts w:ascii="Times New Roman" w:eastAsia="Ubuntu" w:hAnsi="Times New Roman" w:cs="Times New Roman"/>
          <w:sz w:val="22"/>
          <w:szCs w:val="22"/>
          <w:lang w:val="en"/>
        </w:rPr>
        <w:t xml:space="preserve">serially diluted </w:t>
      </w:r>
      <w:commentRangeEnd w:id="318"/>
      <w:r w:rsidR="005B09FD">
        <w:rPr>
          <w:rStyle w:val="Kommentarzeichen"/>
        </w:rPr>
        <w:commentReference w:id="318"/>
      </w:r>
      <w:r>
        <w:rPr>
          <w:rFonts w:ascii="Times New Roman" w:eastAsia="Ubuntu" w:hAnsi="Times New Roman" w:cs="Times New Roman"/>
          <w:sz w:val="22"/>
          <w:szCs w:val="22"/>
          <w:lang w:val="en"/>
        </w:rPr>
        <w:t xml:space="preserve">and </w:t>
      </w:r>
      <w:ins w:id="319" w:author="Herr, Nora (059)" w:date="2019-11-24T11:33:00Z">
        <w:r w:rsidR="00B6628C">
          <w:rPr>
            <w:rFonts w:ascii="Times New Roman" w:eastAsia="Ubuntu" w:hAnsi="Times New Roman" w:cs="Times New Roman"/>
            <w:sz w:val="22"/>
            <w:szCs w:val="22"/>
            <w:lang w:val="en"/>
          </w:rPr>
          <w:t xml:space="preserve">accordance with </w:t>
        </w:r>
        <w:proofErr w:type="spellStart"/>
        <w:r w:rsidR="00B6628C">
          <w:rPr>
            <w:rFonts w:ascii="Times New Roman" w:eastAsia="Ubuntu" w:hAnsi="Times New Roman" w:cs="Times New Roman"/>
            <w:sz w:val="22"/>
            <w:szCs w:val="22"/>
            <w:lang w:val="en"/>
          </w:rPr>
          <w:t>the</w:t>
        </w:r>
      </w:ins>
      <w:del w:id="320" w:author="Herr, Nora (059)" w:date="2019-11-24T11:33:00Z">
        <w:r w:rsidDel="00B6628C">
          <w:rPr>
            <w:rFonts w:ascii="Times New Roman" w:eastAsia="Ubuntu" w:hAnsi="Times New Roman" w:cs="Times New Roman"/>
            <w:sz w:val="22"/>
            <w:szCs w:val="22"/>
            <w:lang w:val="en"/>
          </w:rPr>
          <w:delText xml:space="preserve">fall within the </w:delText>
        </w:r>
      </w:del>
      <w:r>
        <w:rPr>
          <w:rFonts w:ascii="Times New Roman" w:eastAsia="Ubuntu" w:hAnsi="Times New Roman" w:cs="Times New Roman"/>
          <w:sz w:val="22"/>
          <w:szCs w:val="22"/>
          <w:lang w:val="en"/>
        </w:rPr>
        <w:t>specified</w:t>
      </w:r>
      <w:proofErr w:type="spellEnd"/>
      <w:r>
        <w:rPr>
          <w:rFonts w:ascii="Times New Roman" w:eastAsia="Ubuntu" w:hAnsi="Times New Roman" w:cs="Times New Roman"/>
          <w:sz w:val="22"/>
          <w:szCs w:val="22"/>
          <w:lang w:val="en"/>
        </w:rPr>
        <w:t xml:space="preserve"> range </w:t>
      </w:r>
      <w:del w:id="321" w:author="Herr, Nora (059)" w:date="2019-11-24T11:33:00Z">
        <w:r w:rsidDel="00B6628C">
          <w:rPr>
            <w:rFonts w:ascii="Times New Roman" w:eastAsia="Ubuntu" w:hAnsi="Times New Roman" w:cs="Times New Roman"/>
            <w:sz w:val="22"/>
            <w:szCs w:val="22"/>
            <w:lang w:val="en"/>
          </w:rPr>
          <w:delText>so that the Beer-Lambert law can be successfully applied.</w:delText>
        </w:r>
      </w:del>
      <w:ins w:id="322" w:author="Herr, Nora (059)" w:date="2019-11-24T11:33:00Z">
        <w:r w:rsidR="00B6628C">
          <w:rPr>
            <w:rFonts w:ascii="Times New Roman" w:eastAsia="Ubuntu" w:hAnsi="Times New Roman" w:cs="Times New Roman"/>
            <w:sz w:val="22"/>
            <w:szCs w:val="22"/>
            <w:lang w:val="en"/>
          </w:rPr>
          <w:t xml:space="preserve">in order to </w:t>
        </w:r>
      </w:ins>
      <w:ins w:id="323" w:author="Herr, Nora (059)" w:date="2019-11-24T11:35:00Z">
        <w:r w:rsidR="00B6628C">
          <w:rPr>
            <w:rFonts w:ascii="Times New Roman" w:eastAsia="Ubuntu" w:hAnsi="Times New Roman" w:cs="Times New Roman"/>
            <w:sz w:val="22"/>
            <w:szCs w:val="22"/>
            <w:lang w:val="en"/>
          </w:rPr>
          <w:t xml:space="preserve">be able to </w:t>
        </w:r>
      </w:ins>
      <w:ins w:id="324" w:author="Herr, Nora (059)" w:date="2019-11-24T11:33:00Z">
        <w:r w:rsidR="00B6628C">
          <w:rPr>
            <w:rFonts w:ascii="Times New Roman" w:eastAsia="Ubuntu" w:hAnsi="Times New Roman" w:cs="Times New Roman"/>
            <w:sz w:val="22"/>
            <w:szCs w:val="22"/>
            <w:lang w:val="en"/>
          </w:rPr>
          <w:t>suc</w:t>
        </w:r>
      </w:ins>
      <w:ins w:id="325" w:author="Herr, Nora (059)" w:date="2019-11-24T11:34:00Z">
        <w:r w:rsidR="00B6628C">
          <w:rPr>
            <w:rFonts w:ascii="Times New Roman" w:eastAsia="Ubuntu" w:hAnsi="Times New Roman" w:cs="Times New Roman"/>
            <w:sz w:val="22"/>
            <w:szCs w:val="22"/>
            <w:lang w:val="en"/>
          </w:rPr>
          <w:t>c</w:t>
        </w:r>
      </w:ins>
      <w:ins w:id="326" w:author="Herr, Nora (059)" w:date="2019-11-24T11:33:00Z">
        <w:r w:rsidR="00B6628C">
          <w:rPr>
            <w:rFonts w:ascii="Times New Roman" w:eastAsia="Ubuntu" w:hAnsi="Times New Roman" w:cs="Times New Roman"/>
            <w:sz w:val="22"/>
            <w:szCs w:val="22"/>
            <w:lang w:val="en"/>
          </w:rPr>
          <w:t xml:space="preserve">essfully apply the </w:t>
        </w:r>
      </w:ins>
      <w:ins w:id="327" w:author="Herr, Nora (059)" w:date="2019-11-24T11:34:00Z">
        <w:r w:rsidR="00B6628C">
          <w:rPr>
            <w:rFonts w:ascii="Times New Roman" w:eastAsia="Ubuntu" w:hAnsi="Times New Roman" w:cs="Times New Roman"/>
            <w:sz w:val="22"/>
            <w:szCs w:val="22"/>
            <w:lang w:val="en"/>
          </w:rPr>
          <w:t xml:space="preserve">Beer-Lambert law. </w:t>
        </w:r>
      </w:ins>
    </w:p>
    <w:p w14:paraId="68C34AA5"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3"/>
        <w:gridCol w:w="4262"/>
      </w:tblGrid>
      <w:tr w:rsidR="00867EBA" w14:paraId="6C493940" w14:textId="77777777">
        <w:tc>
          <w:tcPr>
            <w:tcW w:w="4263" w:type="dxa"/>
          </w:tcPr>
          <w:p w14:paraId="27139BEC" w14:textId="77777777" w:rsidR="00867EBA" w:rsidRDefault="00B877A2">
            <w:pPr>
              <w:widowControl/>
              <w:spacing w:line="360" w:lineRule="auto"/>
              <w:rPr>
                <w:rFonts w:ascii="Times New Roman" w:eastAsia="Ubuntu" w:hAnsi="Times New Roman" w:cs="Times New Roman"/>
                <w:sz w:val="18"/>
                <w:szCs w:val="18"/>
                <w:lang w:val="en"/>
              </w:rPr>
            </w:pPr>
            <m:oMathPara>
              <m:oMathParaPr>
                <m:jc m:val="left"/>
              </m:oMathParaPr>
              <m:oMath>
                <m:sSub>
                  <m:sSubPr>
                    <m:ctrlPr>
                      <w:rPr>
                        <w:rFonts w:ascii="Cambria Math" w:hAnsi="Cambria Math" w:cs="Times New Roman"/>
                        <w:i/>
                        <w:sz w:val="18"/>
                        <w:szCs w:val="18"/>
                        <w:lang w:val="en"/>
                      </w:rPr>
                    </m:ctrlPr>
                  </m:sSubPr>
                  <m:e>
                    <m:r>
                      <w:rPr>
                        <w:rFonts w:ascii="Cambria Math" w:hAnsi="Cambria Math" w:cs="Times New Roman"/>
                        <w:sz w:val="18"/>
                        <w:szCs w:val="18"/>
                      </w:rPr>
                      <m:t>c</m:t>
                    </m:r>
                  </m:e>
                  <m:sub>
                    <m:r>
                      <w:rPr>
                        <w:rFonts w:ascii="Cambria Math" w:hAnsi="Cambria Math" w:cs="Times New Roman"/>
                        <w:sz w:val="18"/>
                        <w:szCs w:val="18"/>
                      </w:rPr>
                      <m:t>1</m:t>
                    </m:r>
                  </m:sub>
                </m:sSub>
                <m:r>
                  <w:rPr>
                    <w:rFonts w:ascii="Cambria Math" w:hAnsi="Cambria Math" w:cs="Times New Roman"/>
                    <w:sz w:val="18"/>
                    <w:szCs w:val="18"/>
                    <w:lang w:val="en"/>
                  </w:rPr>
                  <m:t>∙</m:t>
                </m:r>
                <m:sSub>
                  <m:sSubPr>
                    <m:ctrlPr>
                      <w:rPr>
                        <w:rFonts w:ascii="Cambria Math" w:hAnsi="Cambria Math" w:cs="Times New Roman"/>
                        <w:i/>
                        <w:sz w:val="18"/>
                        <w:szCs w:val="18"/>
                        <w:lang w:val="en"/>
                      </w:rPr>
                    </m:ctrlPr>
                  </m:sSubPr>
                  <m:e>
                    <m:r>
                      <w:rPr>
                        <w:rFonts w:ascii="Cambria Math" w:hAnsi="Cambria Math" w:cs="Times New Roman"/>
                        <w:sz w:val="18"/>
                        <w:szCs w:val="18"/>
                      </w:rPr>
                      <m:t>v</m:t>
                    </m:r>
                  </m:e>
                  <m:sub>
                    <m:r>
                      <w:rPr>
                        <w:rFonts w:ascii="Cambria Math" w:hAnsi="Cambria Math" w:cs="Times New Roman"/>
                        <w:sz w:val="18"/>
                        <w:szCs w:val="18"/>
                      </w:rPr>
                      <m:t>1</m:t>
                    </m:r>
                  </m:sub>
                </m:sSub>
                <m:r>
                  <w:rPr>
                    <w:rFonts w:ascii="Cambria Math" w:hAnsi="Cambria Math" w:cs="Times New Roman"/>
                    <w:sz w:val="18"/>
                    <w:szCs w:val="18"/>
                    <w:lang w:val="en"/>
                  </w:rPr>
                  <m:t>=</m:t>
                </m:r>
                <m:sSub>
                  <m:sSubPr>
                    <m:ctrlPr>
                      <w:rPr>
                        <w:rFonts w:ascii="Cambria Math" w:hAnsi="Cambria Math" w:cs="Times New Roman"/>
                        <w:i/>
                        <w:sz w:val="18"/>
                        <w:szCs w:val="18"/>
                        <w:lang w:val="en"/>
                      </w:rPr>
                    </m:ctrlPr>
                  </m:sSubPr>
                  <m:e>
                    <m:r>
                      <w:rPr>
                        <w:rFonts w:ascii="Cambria Math" w:hAnsi="Cambria Math" w:cs="Times New Roman"/>
                        <w:sz w:val="18"/>
                        <w:szCs w:val="18"/>
                      </w:rPr>
                      <m:t>c</m:t>
                    </m:r>
                  </m:e>
                  <m:sub>
                    <m:r>
                      <w:rPr>
                        <w:rFonts w:ascii="Cambria Math" w:hAnsi="Cambria Math" w:cs="Times New Roman"/>
                        <w:sz w:val="18"/>
                        <w:szCs w:val="18"/>
                      </w:rPr>
                      <m:t>2</m:t>
                    </m:r>
                  </m:sub>
                </m:sSub>
                <m:r>
                  <w:rPr>
                    <w:rFonts w:ascii="Cambria Math" w:hAnsi="Cambria Math" w:cs="Times New Roman"/>
                    <w:sz w:val="18"/>
                    <w:szCs w:val="18"/>
                    <w:lang w:val="en"/>
                  </w:rPr>
                  <m:t>∙</m:t>
                </m:r>
                <m:sSub>
                  <m:sSubPr>
                    <m:ctrlPr>
                      <w:rPr>
                        <w:rFonts w:ascii="Cambria Math" w:hAnsi="Cambria Math" w:cs="Times New Roman"/>
                        <w:i/>
                        <w:sz w:val="18"/>
                        <w:szCs w:val="18"/>
                        <w:lang w:val="en"/>
                      </w:rPr>
                    </m:ctrlPr>
                  </m:sSubPr>
                  <m:e>
                    <m:r>
                      <w:rPr>
                        <w:rFonts w:ascii="Cambria Math" w:hAnsi="Cambria Math" w:cs="Times New Roman"/>
                        <w:sz w:val="18"/>
                        <w:szCs w:val="18"/>
                      </w:rPr>
                      <m:t>v</m:t>
                    </m:r>
                  </m:e>
                  <m:sub>
                    <m:r>
                      <w:rPr>
                        <w:rFonts w:ascii="Cambria Math" w:hAnsi="Cambria Math" w:cs="Times New Roman"/>
                        <w:sz w:val="18"/>
                        <w:szCs w:val="18"/>
                      </w:rPr>
                      <m:t>2</m:t>
                    </m:r>
                  </m:sub>
                </m:sSub>
              </m:oMath>
            </m:oMathPara>
          </w:p>
        </w:tc>
        <w:tc>
          <w:tcPr>
            <w:tcW w:w="4262" w:type="dxa"/>
          </w:tcPr>
          <w:p w14:paraId="36516981" w14:textId="77777777" w:rsidR="00867EBA" w:rsidRDefault="00B877A2">
            <w:pPr>
              <w:widowControl/>
              <w:spacing w:line="360" w:lineRule="auto"/>
              <w:jc w:val="right"/>
              <w:rPr>
                <w:rFonts w:ascii="Times New Roman" w:eastAsia="Ubuntu" w:hAnsi="Times New Roman" w:cs="Times New Roman"/>
                <w:sz w:val="18"/>
                <w:szCs w:val="18"/>
                <w:lang w:val="en"/>
              </w:rPr>
            </w:pPr>
            <w:r>
              <w:rPr>
                <w:rFonts w:ascii="Times New Roman" w:eastAsia="Ubuntu" w:hAnsi="Times New Roman" w:cs="Times New Roman"/>
                <w:sz w:val="18"/>
                <w:szCs w:val="18"/>
                <w:lang w:val="en"/>
              </w:rPr>
              <w:t>Equation 12</w:t>
            </w:r>
          </w:p>
        </w:tc>
      </w:tr>
    </w:tbl>
    <w:p w14:paraId="4C13F2D5" w14:textId="77777777" w:rsidR="00B6628C" w:rsidRDefault="00B6628C">
      <w:pPr>
        <w:spacing w:line="360" w:lineRule="auto"/>
        <w:jc w:val="both"/>
        <w:rPr>
          <w:ins w:id="328" w:author="Herr, Nora (059)" w:date="2019-11-24T11:35:00Z"/>
          <w:rFonts w:ascii="Times New Roman" w:eastAsia="Ubuntu" w:hAnsi="Times New Roman" w:cs="Times New Roman"/>
          <w:sz w:val="22"/>
          <w:szCs w:val="22"/>
          <w:lang w:val="en"/>
        </w:rPr>
      </w:pPr>
    </w:p>
    <w:p w14:paraId="50263FB7" w14:textId="51072DC9" w:rsidR="00867EBA" w:rsidRDefault="00B6628C">
      <w:pPr>
        <w:spacing w:line="360" w:lineRule="auto"/>
        <w:jc w:val="both"/>
        <w:rPr>
          <w:rFonts w:ascii="Times New Roman" w:eastAsia="Ubuntu" w:hAnsi="Times New Roman" w:cs="Times New Roman"/>
          <w:sz w:val="22"/>
          <w:szCs w:val="22"/>
          <w:lang w:val="en"/>
        </w:rPr>
      </w:pPr>
      <w:ins w:id="329" w:author="Herr, Nora (059)" w:date="2019-11-24T11:36:00Z">
        <w:r>
          <w:rPr>
            <w:rFonts w:ascii="Times New Roman" w:eastAsia="Ubuntu" w:hAnsi="Times New Roman" w:cs="Times New Roman"/>
            <w:sz w:val="22"/>
            <w:szCs w:val="22"/>
            <w:lang w:val="en"/>
          </w:rPr>
          <w:t>Next, the introduction of t</w:t>
        </w:r>
      </w:ins>
      <w:del w:id="330" w:author="Herr, Nora (059)" w:date="2019-11-24T11:36:00Z">
        <w:r w:rsidR="00B877A2" w:rsidDel="00B6628C">
          <w:rPr>
            <w:rFonts w:ascii="Times New Roman" w:eastAsia="Ubuntu" w:hAnsi="Times New Roman" w:cs="Times New Roman"/>
            <w:sz w:val="22"/>
            <w:szCs w:val="22"/>
            <w:lang w:val="en"/>
          </w:rPr>
          <w:delText>T</w:delText>
        </w:r>
      </w:del>
      <w:r w:rsidR="00B877A2">
        <w:rPr>
          <w:rFonts w:ascii="Times New Roman" w:eastAsia="Ubuntu" w:hAnsi="Times New Roman" w:cs="Times New Roman"/>
          <w:sz w:val="22"/>
          <w:szCs w:val="22"/>
          <w:lang w:val="en"/>
        </w:rPr>
        <w:t xml:space="preserve">he serial dilutions </w:t>
      </w:r>
      <w:del w:id="331" w:author="Herr, Nora (059)" w:date="2019-11-24T11:36:00Z">
        <w:r w:rsidR="00B877A2" w:rsidDel="00B6628C">
          <w:rPr>
            <w:rFonts w:ascii="Times New Roman" w:eastAsia="Ubuntu" w:hAnsi="Times New Roman" w:cs="Times New Roman"/>
            <w:sz w:val="22"/>
            <w:szCs w:val="22"/>
            <w:lang w:val="en"/>
          </w:rPr>
          <w:delText xml:space="preserve">are </w:delText>
        </w:r>
      </w:del>
      <w:del w:id="332" w:author="Herr, Nora (059)" w:date="2019-11-24T11:35:00Z">
        <w:r w:rsidR="00B877A2" w:rsidDel="00B6628C">
          <w:rPr>
            <w:rFonts w:ascii="Times New Roman" w:eastAsia="Ubuntu" w:hAnsi="Times New Roman" w:cs="Times New Roman"/>
            <w:sz w:val="22"/>
            <w:szCs w:val="22"/>
            <w:lang w:val="en"/>
          </w:rPr>
          <w:delText xml:space="preserve">then </w:delText>
        </w:r>
      </w:del>
      <w:del w:id="333" w:author="Herr, Nora (059)" w:date="2019-11-24T11:36:00Z">
        <w:r w:rsidR="00B877A2" w:rsidDel="00B6628C">
          <w:rPr>
            <w:rFonts w:ascii="Times New Roman" w:eastAsia="Ubuntu" w:hAnsi="Times New Roman" w:cs="Times New Roman"/>
            <w:sz w:val="22"/>
            <w:szCs w:val="22"/>
            <w:lang w:val="en"/>
          </w:rPr>
          <w:delText xml:space="preserve">introduced </w:delText>
        </w:r>
      </w:del>
      <w:r w:rsidR="00B877A2">
        <w:rPr>
          <w:rFonts w:ascii="Times New Roman" w:eastAsia="Ubuntu" w:hAnsi="Times New Roman" w:cs="Times New Roman"/>
          <w:sz w:val="22"/>
          <w:szCs w:val="22"/>
          <w:lang w:val="en"/>
        </w:rPr>
        <w:t>into the microplates</w:t>
      </w:r>
      <w:ins w:id="334" w:author="Herr, Nora (059)" w:date="2019-11-24T11:36:00Z">
        <w:r>
          <w:rPr>
            <w:rFonts w:ascii="Times New Roman" w:eastAsia="Ubuntu" w:hAnsi="Times New Roman" w:cs="Times New Roman"/>
            <w:sz w:val="22"/>
            <w:szCs w:val="22"/>
            <w:lang w:val="en"/>
          </w:rPr>
          <w:t xml:space="preserve"> is executed</w:t>
        </w:r>
      </w:ins>
      <w:r w:rsidR="00B877A2">
        <w:rPr>
          <w:rFonts w:ascii="Times New Roman" w:eastAsia="Ubuntu" w:hAnsi="Times New Roman" w:cs="Times New Roman"/>
          <w:sz w:val="22"/>
          <w:szCs w:val="22"/>
          <w:lang w:val="en"/>
        </w:rPr>
        <w:t xml:space="preserve"> in a </w:t>
      </w:r>
      <w:del w:id="335" w:author="Herr, Nora (059)" w:date="2019-11-24T11:36:00Z">
        <w:r w:rsidR="00B877A2" w:rsidDel="00B6628C">
          <w:rPr>
            <w:rFonts w:ascii="Times New Roman" w:eastAsia="Ubuntu" w:hAnsi="Times New Roman" w:cs="Times New Roman"/>
            <w:sz w:val="22"/>
            <w:szCs w:val="22"/>
            <w:lang w:val="en"/>
          </w:rPr>
          <w:delText xml:space="preserve">very </w:delText>
        </w:r>
      </w:del>
      <w:r w:rsidR="00B877A2">
        <w:rPr>
          <w:rFonts w:ascii="Times New Roman" w:eastAsia="Ubuntu" w:hAnsi="Times New Roman" w:cs="Times New Roman"/>
          <w:sz w:val="22"/>
          <w:szCs w:val="22"/>
          <w:lang w:val="en"/>
        </w:rPr>
        <w:t xml:space="preserve">specific manner </w:t>
      </w:r>
      <w:del w:id="336" w:author="Herr, Nora (059)" w:date="2019-11-24T11:36:00Z">
        <w:r w:rsidR="00B877A2" w:rsidDel="00B6628C">
          <w:rPr>
            <w:rFonts w:ascii="Times New Roman" w:eastAsia="Ubuntu" w:hAnsi="Times New Roman" w:cs="Times New Roman"/>
            <w:sz w:val="22"/>
            <w:szCs w:val="22"/>
            <w:lang w:val="en"/>
          </w:rPr>
          <w:delText>wher</w:delText>
        </w:r>
      </w:del>
      <w:ins w:id="337" w:author="Herr, Nora (059)" w:date="2019-11-24T11:36:00Z">
        <w:r>
          <w:rPr>
            <w:rFonts w:ascii="Times New Roman" w:eastAsia="Ubuntu" w:hAnsi="Times New Roman" w:cs="Times New Roman"/>
            <w:sz w:val="22"/>
            <w:szCs w:val="22"/>
            <w:lang w:val="en"/>
          </w:rPr>
          <w:t xml:space="preserve"> with</w:t>
        </w:r>
      </w:ins>
      <w:del w:id="338" w:author="Herr, Nora (059)" w:date="2019-11-24T11:36:00Z">
        <w:r w:rsidR="00B877A2" w:rsidDel="00B6628C">
          <w:rPr>
            <w:rFonts w:ascii="Times New Roman" w:eastAsia="Ubuntu" w:hAnsi="Times New Roman" w:cs="Times New Roman"/>
            <w:sz w:val="22"/>
            <w:szCs w:val="22"/>
            <w:lang w:val="en"/>
          </w:rPr>
          <w:delText>e</w:delText>
        </w:r>
      </w:del>
      <w:r w:rsidR="00B877A2">
        <w:rPr>
          <w:rFonts w:ascii="Times New Roman" w:eastAsia="Ubuntu" w:hAnsi="Times New Roman" w:cs="Times New Roman"/>
          <w:sz w:val="22"/>
          <w:szCs w:val="22"/>
          <w:lang w:val="en"/>
        </w:rPr>
        <w:t xml:space="preserve"> the final volume in each </w:t>
      </w:r>
      <w:proofErr w:type="spellStart"/>
      <w:r w:rsidR="00B877A2">
        <w:rPr>
          <w:rFonts w:ascii="Times New Roman" w:eastAsia="Ubuntu" w:hAnsi="Times New Roman" w:cs="Times New Roman"/>
          <w:sz w:val="22"/>
          <w:szCs w:val="22"/>
          <w:lang w:val="en"/>
        </w:rPr>
        <w:t xml:space="preserve">well </w:t>
      </w:r>
      <w:del w:id="339" w:author="Herr, Nora (059)" w:date="2019-11-24T11:36:00Z">
        <w:r w:rsidR="00B877A2" w:rsidDel="00B6628C">
          <w:rPr>
            <w:rFonts w:ascii="Times New Roman" w:eastAsia="Ubuntu" w:hAnsi="Times New Roman" w:cs="Times New Roman"/>
            <w:sz w:val="22"/>
            <w:szCs w:val="22"/>
            <w:lang w:val="en"/>
          </w:rPr>
          <w:delText>will be</w:delText>
        </w:r>
      </w:del>
      <w:ins w:id="340" w:author="Herr, Nora (059)" w:date="2019-11-24T11:36:00Z">
        <w:r>
          <w:rPr>
            <w:rFonts w:ascii="Times New Roman" w:eastAsia="Ubuntu" w:hAnsi="Times New Roman" w:cs="Times New Roman"/>
            <w:sz w:val="22"/>
            <w:szCs w:val="22"/>
            <w:lang w:val="en"/>
          </w:rPr>
          <w:t>being</w:t>
        </w:r>
      </w:ins>
      <w:proofErr w:type="spellEnd"/>
      <w:r w:rsidR="00B877A2">
        <w:rPr>
          <w:rFonts w:ascii="Times New Roman" w:eastAsia="Ubuntu" w:hAnsi="Times New Roman" w:cs="Times New Roman"/>
          <w:sz w:val="22"/>
          <w:szCs w:val="22"/>
          <w:lang w:val="en"/>
        </w:rPr>
        <w:t xml:space="preserve"> 300</w:t>
      </w:r>
      <w:del w:id="341" w:author="Herr, Nora (059)" w:date="2019-11-24T11:36: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 xml:space="preserve">μL. Note that microplates are labeled using numbers (1-12, left-to-right) for columns of wells and letters for the rows of wells (A-H, top-down), </w:t>
      </w:r>
      <w:proofErr w:type="spellStart"/>
      <w:r w:rsidR="00B877A2">
        <w:rPr>
          <w:rFonts w:ascii="Times New Roman" w:eastAsia="Ubuntu" w:hAnsi="Times New Roman" w:cs="Times New Roman"/>
          <w:b/>
          <w:bCs/>
          <w:sz w:val="22"/>
          <w:szCs w:val="22"/>
          <w:lang w:val="en"/>
        </w:rPr>
        <w:t>FigureX</w:t>
      </w:r>
      <w:proofErr w:type="spellEnd"/>
      <w:r w:rsidR="00B877A2">
        <w:rPr>
          <w:rFonts w:ascii="Times New Roman" w:eastAsia="Ubuntu" w:hAnsi="Times New Roman" w:cs="Times New Roman"/>
          <w:b/>
          <w:bCs/>
          <w:sz w:val="22"/>
          <w:szCs w:val="22"/>
          <w:lang w:val="en"/>
        </w:rPr>
        <w:t xml:space="preserve">. </w:t>
      </w:r>
      <w:r w:rsidR="00B877A2">
        <w:rPr>
          <w:rFonts w:ascii="Times New Roman" w:eastAsia="Ubuntu" w:hAnsi="Times New Roman" w:cs="Times New Roman"/>
          <w:sz w:val="22"/>
          <w:szCs w:val="22"/>
          <w:lang w:val="en"/>
        </w:rPr>
        <w:t xml:space="preserve">From each of the twelve serial dilutions of </w:t>
      </w:r>
      <w:proofErr w:type="spellStart"/>
      <w:r w:rsidR="00B877A2">
        <w:rPr>
          <w:rFonts w:ascii="Times New Roman" w:eastAsia="Ubuntu" w:hAnsi="Times New Roman" w:cs="Times New Roman"/>
          <w:sz w:val="22"/>
          <w:szCs w:val="22"/>
          <w:lang w:val="en"/>
        </w:rPr>
        <w:t>Chlamy</w:t>
      </w:r>
      <w:proofErr w:type="spellEnd"/>
      <w:ins w:id="342" w:author="Herr, Nora (059)" w:date="2019-11-24T11:37:00Z">
        <w:r>
          <w:rPr>
            <w:rFonts w:ascii="Times New Roman" w:eastAsia="Ubuntu" w:hAnsi="Times New Roman" w:cs="Times New Roman"/>
            <w:sz w:val="22"/>
            <w:szCs w:val="22"/>
            <w:lang w:val="en"/>
          </w:rPr>
          <w:t>,</w:t>
        </w:r>
      </w:ins>
      <w:r w:rsidR="00B877A2">
        <w:rPr>
          <w:rFonts w:ascii="Times New Roman" w:eastAsia="Ubuntu" w:hAnsi="Times New Roman" w:cs="Times New Roman"/>
          <w:sz w:val="22"/>
          <w:szCs w:val="22"/>
          <w:lang w:val="en"/>
        </w:rPr>
        <w:t xml:space="preserve"> 150</w:t>
      </w:r>
      <w:del w:id="343" w:author="Herr, Nora (059)" w:date="2019-11-24T11:37: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 xml:space="preserve">μL are </w:t>
      </w:r>
      <w:del w:id="344" w:author="Herr, Nora (059)" w:date="2019-11-24T11:37:00Z">
        <w:r w:rsidR="00B877A2" w:rsidDel="00B6628C">
          <w:rPr>
            <w:rFonts w:ascii="Times New Roman" w:eastAsia="Ubuntu" w:hAnsi="Times New Roman" w:cs="Times New Roman"/>
            <w:sz w:val="22"/>
            <w:szCs w:val="22"/>
            <w:lang w:val="en"/>
          </w:rPr>
          <w:delText>pipeted</w:delText>
        </w:r>
      </w:del>
      <w:ins w:id="345" w:author="Herr, Nora (059)" w:date="2019-11-24T11:37:00Z">
        <w:r>
          <w:rPr>
            <w:rFonts w:ascii="Times New Roman" w:eastAsia="Ubuntu" w:hAnsi="Times New Roman" w:cs="Times New Roman"/>
            <w:sz w:val="22"/>
            <w:szCs w:val="22"/>
            <w:lang w:val="en"/>
          </w:rPr>
          <w:t>pipetted</w:t>
        </w:r>
      </w:ins>
      <w:r w:rsidR="00B877A2">
        <w:rPr>
          <w:rFonts w:ascii="Times New Roman" w:eastAsia="Ubuntu" w:hAnsi="Times New Roman" w:cs="Times New Roman"/>
          <w:sz w:val="22"/>
          <w:szCs w:val="22"/>
          <w:lang w:val="en"/>
        </w:rPr>
        <w:t xml:space="preserve"> into row H</w:t>
      </w:r>
      <w:ins w:id="346" w:author="Herr, Nora (059)" w:date="2019-11-24T11:37:00Z">
        <w:r>
          <w:rPr>
            <w:rFonts w:ascii="Times New Roman" w:eastAsia="Ubuntu" w:hAnsi="Times New Roman" w:cs="Times New Roman"/>
            <w:sz w:val="22"/>
            <w:szCs w:val="22"/>
            <w:lang w:val="en"/>
          </w:rPr>
          <w:t>,</w:t>
        </w:r>
      </w:ins>
      <w:r w:rsidR="00B877A2">
        <w:rPr>
          <w:rFonts w:ascii="Times New Roman" w:eastAsia="Ubuntu" w:hAnsi="Times New Roman" w:cs="Times New Roman"/>
          <w:sz w:val="22"/>
          <w:szCs w:val="22"/>
          <w:lang w:val="en"/>
        </w:rPr>
        <w:t xml:space="preserve"> beginning with the lowest dilution at H12 and going up in gradient to H1. The same process is repeated for each row resulting in every column containing the same concentration of </w:t>
      </w:r>
      <w:proofErr w:type="spellStart"/>
      <w:r w:rsidR="00B877A2">
        <w:rPr>
          <w:rFonts w:ascii="Times New Roman" w:eastAsia="Ubuntu" w:hAnsi="Times New Roman" w:cs="Times New Roman"/>
          <w:sz w:val="22"/>
          <w:szCs w:val="22"/>
          <w:lang w:val="en"/>
        </w:rPr>
        <w:t>Chlamy</w:t>
      </w:r>
      <w:proofErr w:type="spellEnd"/>
      <w:r w:rsidR="00B877A2">
        <w:rPr>
          <w:rFonts w:ascii="Times New Roman" w:eastAsia="Ubuntu" w:hAnsi="Times New Roman" w:cs="Times New Roman"/>
          <w:sz w:val="22"/>
          <w:szCs w:val="22"/>
          <w:lang w:val="en"/>
        </w:rPr>
        <w:t xml:space="preserve">. Then, from each of the </w:t>
      </w:r>
      <w:del w:id="347" w:author="Herr, Nora (059)" w:date="2019-11-24T11:37:00Z">
        <w:r w:rsidR="00B877A2" w:rsidDel="00B6628C">
          <w:rPr>
            <w:rFonts w:ascii="Times New Roman" w:eastAsia="Ubuntu" w:hAnsi="Times New Roman" w:cs="Times New Roman"/>
            <w:sz w:val="22"/>
            <w:szCs w:val="22"/>
            <w:lang w:val="en"/>
          </w:rPr>
          <w:delText>8</w:delText>
        </w:r>
      </w:del>
      <w:ins w:id="348" w:author="Herr, Nora (059)" w:date="2019-11-24T11:37:00Z">
        <w:r>
          <w:rPr>
            <w:rFonts w:ascii="Times New Roman" w:eastAsia="Ubuntu" w:hAnsi="Times New Roman" w:cs="Times New Roman"/>
            <w:sz w:val="22"/>
            <w:szCs w:val="22"/>
            <w:lang w:val="en"/>
          </w:rPr>
          <w:t>eight</w:t>
        </w:r>
      </w:ins>
      <w:r w:rsidR="00B877A2">
        <w:rPr>
          <w:rFonts w:ascii="Times New Roman" w:eastAsia="Ubuntu" w:hAnsi="Times New Roman" w:cs="Times New Roman"/>
          <w:sz w:val="22"/>
          <w:szCs w:val="22"/>
          <w:lang w:val="en"/>
        </w:rPr>
        <w:t xml:space="preserve"> serial dilutions of SS or SC samples</w:t>
      </w:r>
      <w:ins w:id="349" w:author="Herr, Nora (059)" w:date="2019-11-24T11:37:00Z">
        <w:r>
          <w:rPr>
            <w:rFonts w:ascii="Times New Roman" w:eastAsia="Ubuntu" w:hAnsi="Times New Roman" w:cs="Times New Roman"/>
            <w:sz w:val="22"/>
            <w:szCs w:val="22"/>
            <w:lang w:val="en"/>
          </w:rPr>
          <w:t>,</w:t>
        </w:r>
      </w:ins>
      <w:r w:rsidR="00B877A2">
        <w:rPr>
          <w:rFonts w:ascii="Times New Roman" w:eastAsia="Ubuntu" w:hAnsi="Times New Roman" w:cs="Times New Roman"/>
          <w:sz w:val="22"/>
          <w:szCs w:val="22"/>
          <w:lang w:val="en"/>
        </w:rPr>
        <w:t xml:space="preserve"> 150</w:t>
      </w:r>
      <w:del w:id="350" w:author="Herr, Nora (059)" w:date="2019-11-24T11:37: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μL are introduced at column 12</w:t>
      </w:r>
      <w:ins w:id="351" w:author="Herr, Nora (059)" w:date="2019-11-24T11:38:00Z">
        <w:r>
          <w:rPr>
            <w:rFonts w:ascii="Times New Roman" w:eastAsia="Ubuntu" w:hAnsi="Times New Roman" w:cs="Times New Roman"/>
            <w:sz w:val="22"/>
            <w:szCs w:val="22"/>
            <w:lang w:val="en"/>
          </w:rPr>
          <w:t>,</w:t>
        </w:r>
      </w:ins>
      <w:r w:rsidR="00B877A2">
        <w:rPr>
          <w:rFonts w:ascii="Times New Roman" w:eastAsia="Ubuntu" w:hAnsi="Times New Roman" w:cs="Times New Roman"/>
          <w:sz w:val="22"/>
          <w:szCs w:val="22"/>
          <w:lang w:val="en"/>
        </w:rPr>
        <w:t xml:space="preserve"> beginning with the lowest dilution at H12 and going up in gradient to A12 using a multi-channel pipette. The same process is done for every column resulting in every row containing the same bacterial load. H12 contains 300uL of TP medium only and </w:t>
      </w:r>
      <w:proofErr w:type="gramStart"/>
      <w:r w:rsidR="00B877A2">
        <w:rPr>
          <w:rFonts w:ascii="Times New Roman" w:eastAsia="Ubuntu" w:hAnsi="Times New Roman" w:cs="Times New Roman"/>
          <w:sz w:val="22"/>
          <w:szCs w:val="22"/>
          <w:lang w:val="en"/>
        </w:rPr>
        <w:t>is used</w:t>
      </w:r>
      <w:proofErr w:type="gramEnd"/>
      <w:r w:rsidR="00B877A2">
        <w:rPr>
          <w:rFonts w:ascii="Times New Roman" w:eastAsia="Ubuntu" w:hAnsi="Times New Roman" w:cs="Times New Roman"/>
          <w:sz w:val="22"/>
          <w:szCs w:val="22"/>
          <w:lang w:val="en"/>
        </w:rPr>
        <w:t xml:space="preserve"> </w:t>
      </w:r>
      <w:del w:id="352" w:author="Herr, Nora (059)" w:date="2019-11-24T11:38:00Z">
        <w:r w:rsidR="00B877A2" w:rsidDel="00B6628C">
          <w:rPr>
            <w:rFonts w:ascii="Times New Roman" w:eastAsia="Ubuntu" w:hAnsi="Times New Roman" w:cs="Times New Roman"/>
            <w:sz w:val="22"/>
            <w:szCs w:val="22"/>
            <w:lang w:val="en"/>
          </w:rPr>
          <w:delText>to correct</w:delText>
        </w:r>
      </w:del>
      <w:ins w:id="353" w:author="Herr, Nora (059)" w:date="2019-11-24T11:38:00Z">
        <w:r>
          <w:rPr>
            <w:rFonts w:ascii="Times New Roman" w:eastAsia="Ubuntu" w:hAnsi="Times New Roman" w:cs="Times New Roman"/>
            <w:sz w:val="22"/>
            <w:szCs w:val="22"/>
            <w:lang w:val="en"/>
          </w:rPr>
          <w:t>as a correctional means</w:t>
        </w:r>
      </w:ins>
      <w:r w:rsidR="00B877A2">
        <w:rPr>
          <w:rFonts w:ascii="Times New Roman" w:eastAsia="Ubuntu" w:hAnsi="Times New Roman" w:cs="Times New Roman"/>
          <w:sz w:val="22"/>
          <w:szCs w:val="22"/>
          <w:lang w:val="en"/>
        </w:rPr>
        <w:t xml:space="preserve"> for the absorbance of the medium for all wells. </w:t>
      </w:r>
      <w:proofErr w:type="spellStart"/>
      <w:r w:rsidR="00B877A2">
        <w:rPr>
          <w:rFonts w:ascii="Times New Roman" w:eastAsia="Ubuntu" w:hAnsi="Times New Roman" w:cs="Times New Roman"/>
          <w:b/>
          <w:bCs/>
          <w:sz w:val="22"/>
          <w:szCs w:val="22"/>
          <w:lang w:val="en"/>
        </w:rPr>
        <w:t>FigureX</w:t>
      </w:r>
      <w:proofErr w:type="spellEnd"/>
      <w:r w:rsidR="00B877A2">
        <w:rPr>
          <w:rFonts w:ascii="Times New Roman" w:eastAsia="Ubuntu" w:hAnsi="Times New Roman" w:cs="Times New Roman"/>
          <w:sz w:val="22"/>
          <w:szCs w:val="22"/>
          <w:lang w:val="en"/>
        </w:rPr>
        <w:t xml:space="preserve"> shows how the gradient set-up looks against a black backdrop. The calibration plates are subsequently measured using the Tecan: Row H and column 12 serve to generate the calibration models</w:t>
      </w:r>
      <w:ins w:id="354" w:author="Herr, Nora (059)" w:date="2019-11-24T11:39:00Z">
        <w:r>
          <w:rPr>
            <w:rFonts w:ascii="Times New Roman" w:eastAsia="Ubuntu" w:hAnsi="Times New Roman" w:cs="Times New Roman"/>
            <w:sz w:val="22"/>
            <w:szCs w:val="22"/>
            <w:lang w:val="en"/>
          </w:rPr>
          <w:t>;</w:t>
        </w:r>
      </w:ins>
      <w:r w:rsidR="00B877A2">
        <w:rPr>
          <w:rFonts w:ascii="Times New Roman" w:eastAsia="Ubuntu" w:hAnsi="Times New Roman" w:cs="Times New Roman"/>
          <w:sz w:val="22"/>
          <w:szCs w:val="22"/>
          <w:lang w:val="en"/>
        </w:rPr>
        <w:t xml:space="preserve"> </w:t>
      </w:r>
      <w:del w:id="355" w:author="Herr, Nora (059)" w:date="2019-11-24T11:39:00Z">
        <w:r w:rsidR="00B877A2" w:rsidDel="00B6628C">
          <w:rPr>
            <w:rFonts w:ascii="Times New Roman" w:eastAsia="Ubuntu" w:hAnsi="Times New Roman" w:cs="Times New Roman"/>
            <w:sz w:val="22"/>
            <w:szCs w:val="22"/>
            <w:lang w:val="en"/>
          </w:rPr>
          <w:delText>and</w:delText>
        </w:r>
      </w:del>
      <w:r w:rsidR="00B877A2">
        <w:rPr>
          <w:rFonts w:ascii="Times New Roman" w:eastAsia="Ubuntu" w:hAnsi="Times New Roman" w:cs="Times New Roman"/>
          <w:sz w:val="22"/>
          <w:szCs w:val="22"/>
          <w:lang w:val="en"/>
        </w:rPr>
        <w:t xml:space="preserve"> all other row</w:t>
      </w:r>
      <w:ins w:id="356" w:author="Herr, Nora (059)" w:date="2019-11-24T11:39:00Z">
        <w:r>
          <w:rPr>
            <w:rFonts w:ascii="Times New Roman" w:eastAsia="Ubuntu" w:hAnsi="Times New Roman" w:cs="Times New Roman"/>
            <w:sz w:val="22"/>
            <w:szCs w:val="22"/>
            <w:lang w:val="en"/>
          </w:rPr>
          <w:t>s</w:t>
        </w:r>
      </w:ins>
      <w:r w:rsidR="00B877A2">
        <w:rPr>
          <w:rFonts w:ascii="Times New Roman" w:eastAsia="Ubuntu" w:hAnsi="Times New Roman" w:cs="Times New Roman"/>
          <w:sz w:val="22"/>
          <w:szCs w:val="22"/>
          <w:lang w:val="en"/>
        </w:rPr>
        <w:t xml:space="preserve"> serve to test the models before they </w:t>
      </w:r>
      <w:proofErr w:type="gramStart"/>
      <w:r w:rsidR="00B877A2">
        <w:rPr>
          <w:rFonts w:ascii="Times New Roman" w:eastAsia="Ubuntu" w:hAnsi="Times New Roman" w:cs="Times New Roman"/>
          <w:sz w:val="22"/>
          <w:szCs w:val="22"/>
          <w:lang w:val="en"/>
        </w:rPr>
        <w:t>are applied</w:t>
      </w:r>
      <w:proofErr w:type="gramEnd"/>
      <w:r w:rsidR="00B877A2">
        <w:rPr>
          <w:rFonts w:ascii="Times New Roman" w:eastAsia="Ubuntu" w:hAnsi="Times New Roman" w:cs="Times New Roman"/>
          <w:sz w:val="22"/>
          <w:szCs w:val="22"/>
          <w:lang w:val="en"/>
        </w:rPr>
        <w:t xml:space="preserve"> to the screening and PBR data. For the SS </w:t>
      </w:r>
      <w:del w:id="357" w:author="Herr, Nora (059)" w:date="2019-11-24T11:39:00Z">
        <w:r w:rsidR="00B877A2" w:rsidDel="00B6628C">
          <w:rPr>
            <w:rFonts w:ascii="Times New Roman" w:eastAsia="Ubuntu" w:hAnsi="Times New Roman" w:cs="Times New Roman"/>
            <w:sz w:val="22"/>
            <w:szCs w:val="22"/>
            <w:lang w:val="en"/>
          </w:rPr>
          <w:delText>calibration</w:delText>
        </w:r>
      </w:del>
      <w:ins w:id="358" w:author="Herr, Nora (059)" w:date="2019-11-24T11:39:00Z">
        <w:r>
          <w:rPr>
            <w:rFonts w:ascii="Times New Roman" w:eastAsia="Ubuntu" w:hAnsi="Times New Roman" w:cs="Times New Roman"/>
            <w:sz w:val="22"/>
            <w:szCs w:val="22"/>
            <w:lang w:val="en"/>
          </w:rPr>
          <w:t>calibration,</w:t>
        </w:r>
      </w:ins>
      <w:r w:rsidR="00B877A2">
        <w:rPr>
          <w:rFonts w:ascii="Times New Roman" w:eastAsia="Ubuntu" w:hAnsi="Times New Roman" w:cs="Times New Roman"/>
          <w:sz w:val="22"/>
          <w:szCs w:val="22"/>
          <w:lang w:val="en"/>
        </w:rPr>
        <w:t xml:space="preserve"> the Tecan is set up to measure the microplate between 300 and 800</w:t>
      </w:r>
      <w:del w:id="359" w:author="Herr, Nora (059)" w:date="2019-11-24T11:39: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 xml:space="preserve">nm wavelengths using a </w:t>
      </w:r>
      <w:proofErr w:type="gramStart"/>
      <w:r w:rsidR="00B877A2">
        <w:rPr>
          <w:rFonts w:ascii="Times New Roman" w:eastAsia="Ubuntu" w:hAnsi="Times New Roman" w:cs="Times New Roman"/>
          <w:sz w:val="22"/>
          <w:szCs w:val="22"/>
          <w:lang w:val="en"/>
        </w:rPr>
        <w:t>5</w:t>
      </w:r>
      <w:proofErr w:type="gramEnd"/>
      <w:del w:id="360" w:author="Herr, Nora (059)" w:date="2019-11-24T11:39: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nm step-size. Fluorescence measurements were taken at F</w:t>
      </w:r>
      <w:r w:rsidR="00B877A2">
        <w:rPr>
          <w:rFonts w:ascii="Times New Roman" w:eastAsia="Ubuntu" w:hAnsi="Times New Roman" w:cs="Times New Roman"/>
          <w:sz w:val="22"/>
          <w:szCs w:val="22"/>
          <w:vertAlign w:val="subscript"/>
          <w:lang w:val="en"/>
        </w:rPr>
        <w:t>680</w:t>
      </w:r>
      <w:r w:rsidR="00B877A2">
        <w:rPr>
          <w:rFonts w:ascii="Times New Roman" w:eastAsia="Ubuntu" w:hAnsi="Times New Roman" w:cs="Times New Roman"/>
          <w:sz w:val="22"/>
          <w:szCs w:val="22"/>
          <w:lang w:val="en"/>
        </w:rPr>
        <w:t>. For the SC calibration</w:t>
      </w:r>
      <w:ins w:id="361" w:author="Herr, Nora (059)" w:date="2019-11-24T11:39:00Z">
        <w:r>
          <w:rPr>
            <w:rFonts w:ascii="Times New Roman" w:eastAsia="Ubuntu" w:hAnsi="Times New Roman" w:cs="Times New Roman"/>
            <w:sz w:val="22"/>
            <w:szCs w:val="22"/>
            <w:lang w:val="en"/>
          </w:rPr>
          <w:t>,</w:t>
        </w:r>
      </w:ins>
      <w:r w:rsidR="00B877A2">
        <w:rPr>
          <w:rFonts w:ascii="Times New Roman" w:eastAsia="Ubuntu" w:hAnsi="Times New Roman" w:cs="Times New Roman"/>
          <w:sz w:val="22"/>
          <w:szCs w:val="22"/>
          <w:lang w:val="en"/>
        </w:rPr>
        <w:t xml:space="preserve"> the Tecan is set up to measure the microplate between 500 and 750</w:t>
      </w:r>
      <w:del w:id="362" w:author="Herr, Nora (059)" w:date="2019-11-24T11:39: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nm using a 10</w:t>
      </w:r>
      <w:del w:id="363" w:author="Herr, Nora (059)" w:date="2019-11-24T11:39: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 xml:space="preserve">nm step-size </w:t>
      </w:r>
      <w:del w:id="364" w:author="Herr, Nora (059)" w:date="2019-11-24T11:40:00Z">
        <w:r w:rsidR="00B877A2" w:rsidDel="00B6628C">
          <w:rPr>
            <w:rFonts w:ascii="Times New Roman" w:eastAsia="Ubuntu" w:hAnsi="Times New Roman" w:cs="Times New Roman"/>
            <w:sz w:val="22"/>
            <w:szCs w:val="22"/>
            <w:lang w:val="en"/>
          </w:rPr>
          <w:delText>and n</w:delText>
        </w:r>
      </w:del>
      <w:ins w:id="365" w:author="Herr, Nora (059)" w:date="2019-11-24T11:40:00Z">
        <w:r>
          <w:rPr>
            <w:rFonts w:ascii="Times New Roman" w:eastAsia="Ubuntu" w:hAnsi="Times New Roman" w:cs="Times New Roman"/>
            <w:sz w:val="22"/>
            <w:szCs w:val="22"/>
            <w:lang w:val="en"/>
          </w:rPr>
          <w:t xml:space="preserve"> without taking </w:t>
        </w:r>
      </w:ins>
      <w:del w:id="366" w:author="Herr, Nora (059)" w:date="2019-11-24T11:40:00Z">
        <w:r w:rsidR="00B877A2" w:rsidDel="00B6628C">
          <w:rPr>
            <w:rFonts w:ascii="Times New Roman" w:eastAsia="Ubuntu" w:hAnsi="Times New Roman" w:cs="Times New Roman"/>
            <w:sz w:val="22"/>
            <w:szCs w:val="22"/>
            <w:lang w:val="en"/>
          </w:rPr>
          <w:delText>o</w:delText>
        </w:r>
      </w:del>
      <w:r w:rsidR="00B877A2">
        <w:rPr>
          <w:rFonts w:ascii="Times New Roman" w:eastAsia="Ubuntu" w:hAnsi="Times New Roman" w:cs="Times New Roman"/>
          <w:sz w:val="22"/>
          <w:szCs w:val="22"/>
          <w:lang w:val="en"/>
        </w:rPr>
        <w:t xml:space="preserve"> fluorescence measurements</w:t>
      </w:r>
      <w:del w:id="367" w:author="Herr, Nora (059)" w:date="2019-11-24T11:40:00Z">
        <w:r w:rsidR="00B877A2" w:rsidDel="00B6628C">
          <w:rPr>
            <w:rFonts w:ascii="Times New Roman" w:eastAsia="Ubuntu" w:hAnsi="Times New Roman" w:cs="Times New Roman"/>
            <w:sz w:val="22"/>
            <w:szCs w:val="22"/>
            <w:lang w:val="en"/>
          </w:rPr>
          <w:delText xml:space="preserve"> are taken</w:delText>
        </w:r>
      </w:del>
      <w:r w:rsidR="00B877A2">
        <w:rPr>
          <w:rFonts w:ascii="Times New Roman" w:eastAsia="Ubuntu" w:hAnsi="Times New Roman" w:cs="Times New Roman"/>
          <w:sz w:val="22"/>
          <w:szCs w:val="22"/>
          <w:lang w:val="en"/>
        </w:rPr>
        <w:t>. The SC calibration data ha</w:t>
      </w:r>
      <w:ins w:id="368" w:author="Herr, Nora (059)" w:date="2019-11-24T11:41:00Z">
        <w:r>
          <w:rPr>
            <w:rFonts w:ascii="Times New Roman" w:eastAsia="Ubuntu" w:hAnsi="Times New Roman" w:cs="Times New Roman"/>
            <w:sz w:val="22"/>
            <w:szCs w:val="22"/>
            <w:lang w:val="en"/>
          </w:rPr>
          <w:t>ve</w:t>
        </w:r>
      </w:ins>
      <w:del w:id="369" w:author="Herr, Nora (059)" w:date="2019-11-24T11:41:00Z">
        <w:r w:rsidR="00B877A2" w:rsidDel="00B6628C">
          <w:rPr>
            <w:rFonts w:ascii="Times New Roman" w:eastAsia="Ubuntu" w:hAnsi="Times New Roman" w:cs="Times New Roman"/>
            <w:sz w:val="22"/>
            <w:szCs w:val="22"/>
            <w:lang w:val="en"/>
          </w:rPr>
          <w:delText>s</w:delText>
        </w:r>
      </w:del>
      <w:r w:rsidR="00B877A2">
        <w:rPr>
          <w:rFonts w:ascii="Times New Roman" w:eastAsia="Ubuntu" w:hAnsi="Times New Roman" w:cs="Times New Roman"/>
          <w:sz w:val="22"/>
          <w:szCs w:val="22"/>
          <w:lang w:val="en"/>
        </w:rPr>
        <w:t xml:space="preserve"> multiple measurements for A</w:t>
      </w:r>
      <w:r w:rsidR="00B877A2">
        <w:rPr>
          <w:rFonts w:ascii="Times New Roman" w:eastAsia="Ubuntu" w:hAnsi="Times New Roman" w:cs="Times New Roman"/>
          <w:sz w:val="22"/>
          <w:szCs w:val="22"/>
          <w:vertAlign w:val="subscript"/>
          <w:lang w:val="en"/>
        </w:rPr>
        <w:t>600</w:t>
      </w:r>
      <w:del w:id="370" w:author="Herr, Nora (059)" w:date="2019-11-24T11:40: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 A</w:t>
      </w:r>
      <w:r w:rsidR="00B877A2">
        <w:rPr>
          <w:rFonts w:ascii="Times New Roman" w:eastAsia="Ubuntu" w:hAnsi="Times New Roman" w:cs="Times New Roman"/>
          <w:sz w:val="22"/>
          <w:szCs w:val="22"/>
          <w:vertAlign w:val="subscript"/>
          <w:lang w:val="en"/>
        </w:rPr>
        <w:t>680</w:t>
      </w:r>
      <w:del w:id="371" w:author="Herr, Nora (059)" w:date="2019-11-24T11:40:00Z">
        <w:r w:rsidR="00B877A2" w:rsidDel="00B6628C">
          <w:rPr>
            <w:rFonts w:ascii="Times New Roman" w:eastAsia="Ubuntu" w:hAnsi="Times New Roman" w:cs="Times New Roman"/>
            <w:sz w:val="22"/>
            <w:szCs w:val="22"/>
            <w:lang w:val="en"/>
          </w:rPr>
          <w:delText>.</w:delText>
        </w:r>
      </w:del>
      <w:ins w:id="372" w:author="Herr, Nora (059)" w:date="2019-11-24T11:40:00Z">
        <w:r>
          <w:rPr>
            <w:rFonts w:ascii="Times New Roman" w:eastAsia="Ubuntu" w:hAnsi="Times New Roman" w:cs="Times New Roman"/>
            <w:sz w:val="22"/>
            <w:szCs w:val="22"/>
            <w:lang w:val="en"/>
          </w:rPr>
          <w:t xml:space="preserve">, </w:t>
        </w:r>
      </w:ins>
      <w:del w:id="373" w:author="Herr, Nora (059)" w:date="2019-11-24T11:40:00Z">
        <w:r w:rsidR="00B877A2" w:rsidDel="00B6628C">
          <w:rPr>
            <w:rFonts w:ascii="Times New Roman" w:eastAsia="Ubuntu" w:hAnsi="Times New Roman" w:cs="Times New Roman"/>
            <w:sz w:val="22"/>
            <w:szCs w:val="22"/>
            <w:lang w:val="en"/>
          </w:rPr>
          <w:delText xml:space="preserve"> </w:delText>
        </w:r>
      </w:del>
      <w:r w:rsidR="00B877A2">
        <w:rPr>
          <w:rFonts w:ascii="Times New Roman" w:eastAsia="Ubuntu" w:hAnsi="Times New Roman" w:cs="Times New Roman"/>
          <w:sz w:val="22"/>
          <w:szCs w:val="22"/>
          <w:lang w:val="en"/>
        </w:rPr>
        <w:t>A</w:t>
      </w:r>
      <w:r w:rsidR="00B877A2">
        <w:rPr>
          <w:rFonts w:ascii="Times New Roman" w:eastAsia="Ubuntu" w:hAnsi="Times New Roman" w:cs="Times New Roman"/>
          <w:sz w:val="22"/>
          <w:szCs w:val="22"/>
          <w:vertAlign w:val="subscript"/>
          <w:lang w:val="en"/>
        </w:rPr>
        <w:t>720</w:t>
      </w:r>
      <w:r w:rsidR="00B877A2">
        <w:rPr>
          <w:rFonts w:ascii="Times New Roman" w:eastAsia="Ubuntu" w:hAnsi="Times New Roman" w:cs="Times New Roman"/>
          <w:sz w:val="22"/>
          <w:szCs w:val="22"/>
          <w:lang w:val="en"/>
        </w:rPr>
        <w:t>, and A</w:t>
      </w:r>
      <w:r w:rsidR="00B877A2">
        <w:rPr>
          <w:rFonts w:ascii="Times New Roman" w:eastAsia="Ubuntu" w:hAnsi="Times New Roman" w:cs="Times New Roman"/>
          <w:sz w:val="22"/>
          <w:szCs w:val="22"/>
          <w:vertAlign w:val="subscript"/>
          <w:lang w:val="en"/>
        </w:rPr>
        <w:t>750</w:t>
      </w:r>
      <w:r w:rsidR="00B877A2">
        <w:rPr>
          <w:rFonts w:ascii="Times New Roman" w:eastAsia="Ubuntu" w:hAnsi="Times New Roman" w:cs="Times New Roman"/>
          <w:sz w:val="22"/>
          <w:szCs w:val="22"/>
          <w:lang w:val="en"/>
        </w:rPr>
        <w:t xml:space="preserve"> and </w:t>
      </w:r>
      <w:commentRangeStart w:id="374"/>
      <w:proofErr w:type="gramStart"/>
      <w:r w:rsidR="00B877A2">
        <w:rPr>
          <w:rFonts w:ascii="Times New Roman" w:eastAsia="Ubuntu" w:hAnsi="Times New Roman" w:cs="Times New Roman"/>
          <w:sz w:val="22"/>
          <w:szCs w:val="22"/>
          <w:lang w:val="en"/>
        </w:rPr>
        <w:t>are averaged</w:t>
      </w:r>
      <w:proofErr w:type="gramEnd"/>
      <w:r w:rsidR="00B877A2">
        <w:rPr>
          <w:rFonts w:ascii="Times New Roman" w:eastAsia="Ubuntu" w:hAnsi="Times New Roman" w:cs="Times New Roman"/>
          <w:sz w:val="22"/>
          <w:szCs w:val="22"/>
          <w:lang w:val="en"/>
        </w:rPr>
        <w:t xml:space="preserve"> as used to make the required models</w:t>
      </w:r>
      <w:commentRangeEnd w:id="374"/>
      <w:r>
        <w:rPr>
          <w:rStyle w:val="Kommentarzeichen"/>
        </w:rPr>
        <w:commentReference w:id="374"/>
      </w:r>
      <w:r w:rsidR="00B877A2">
        <w:rPr>
          <w:rFonts w:ascii="Times New Roman" w:eastAsia="Ubuntu" w:hAnsi="Times New Roman" w:cs="Times New Roman"/>
          <w:sz w:val="22"/>
          <w:szCs w:val="22"/>
          <w:lang w:val="en"/>
        </w:rPr>
        <w:t xml:space="preserve">. Single </w:t>
      </w:r>
      <w:del w:id="375" w:author="Herr, Nora (059)" w:date="2019-11-24T11:42:00Z">
        <w:r w:rsidR="00B877A2" w:rsidDel="00B6628C">
          <w:rPr>
            <w:rFonts w:ascii="Times New Roman" w:eastAsia="Ubuntu" w:hAnsi="Times New Roman" w:cs="Times New Roman"/>
            <w:sz w:val="22"/>
            <w:szCs w:val="22"/>
            <w:lang w:val="en"/>
          </w:rPr>
          <w:delText>measurem</w:delText>
        </w:r>
      </w:del>
      <w:del w:id="376" w:author="Herr, Nora (059)" w:date="2019-11-24T11:36:00Z">
        <w:r w:rsidR="00B877A2" w:rsidDel="00B6628C">
          <w:rPr>
            <w:rFonts w:ascii="Times New Roman" w:eastAsia="Ubuntu" w:hAnsi="Times New Roman" w:cs="Times New Roman"/>
            <w:sz w:val="22"/>
            <w:szCs w:val="22"/>
            <w:lang w:val="en"/>
          </w:rPr>
          <w:delText>e</w:delText>
        </w:r>
      </w:del>
      <w:del w:id="377" w:author="Herr, Nora (059)" w:date="2019-11-24T11:42:00Z">
        <w:r w:rsidR="00B877A2" w:rsidDel="00B6628C">
          <w:rPr>
            <w:rFonts w:ascii="Times New Roman" w:eastAsia="Ubuntu" w:hAnsi="Times New Roman" w:cs="Times New Roman"/>
            <w:sz w:val="22"/>
            <w:szCs w:val="22"/>
            <w:lang w:val="en"/>
          </w:rPr>
          <w:delText>nts</w:delText>
        </w:r>
      </w:del>
      <w:ins w:id="378" w:author="Herr, Nora (059)" w:date="2019-11-24T11:42:00Z">
        <w:r>
          <w:rPr>
            <w:rFonts w:ascii="Times New Roman" w:eastAsia="Ubuntu" w:hAnsi="Times New Roman" w:cs="Times New Roman"/>
            <w:sz w:val="22"/>
            <w:szCs w:val="22"/>
            <w:lang w:val="en"/>
          </w:rPr>
          <w:t>measurements</w:t>
        </w:r>
      </w:ins>
      <w:r w:rsidR="00B877A2">
        <w:rPr>
          <w:rFonts w:ascii="Times New Roman" w:eastAsia="Ubuntu" w:hAnsi="Times New Roman" w:cs="Times New Roman"/>
          <w:sz w:val="22"/>
          <w:szCs w:val="22"/>
          <w:lang w:val="en"/>
        </w:rPr>
        <w:t xml:space="preserve"> </w:t>
      </w:r>
      <w:proofErr w:type="gramStart"/>
      <w:r w:rsidR="00B877A2">
        <w:rPr>
          <w:rFonts w:ascii="Times New Roman" w:eastAsia="Ubuntu" w:hAnsi="Times New Roman" w:cs="Times New Roman"/>
          <w:sz w:val="22"/>
          <w:szCs w:val="22"/>
          <w:lang w:val="en"/>
        </w:rPr>
        <w:t>are made</w:t>
      </w:r>
      <w:proofErr w:type="gramEnd"/>
      <w:r w:rsidR="00B877A2">
        <w:rPr>
          <w:rFonts w:ascii="Times New Roman" w:eastAsia="Ubuntu" w:hAnsi="Times New Roman" w:cs="Times New Roman"/>
          <w:sz w:val="22"/>
          <w:szCs w:val="22"/>
          <w:lang w:val="en"/>
        </w:rPr>
        <w:t xml:space="preserve"> at all other wavelengths in both SC and SS.</w:t>
      </w:r>
    </w:p>
    <w:p w14:paraId="666725DF"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4261"/>
        <w:gridCol w:w="4261"/>
      </w:tblGrid>
      <w:tr w:rsidR="00867EBA" w14:paraId="3D58B0E0" w14:textId="77777777">
        <w:trPr>
          <w:trHeight w:val="2859"/>
        </w:trPr>
        <w:tc>
          <w:tcPr>
            <w:tcW w:w="4261" w:type="dxa"/>
          </w:tcPr>
          <w:p w14:paraId="1E24C66A" w14:textId="77777777" w:rsidR="00867EBA" w:rsidRDefault="00B877A2">
            <w:pPr>
              <w:widowControl/>
              <w:jc w:val="left"/>
              <w:rPr>
                <w:rFonts w:ascii="Times New Roman" w:eastAsia="Ubuntu" w:hAnsi="Times New Roman" w:cs="Times New Roman"/>
                <w:sz w:val="22"/>
                <w:szCs w:val="22"/>
                <w:lang w:val="en"/>
              </w:rPr>
            </w:pPr>
            <w:r>
              <w:rPr>
                <w:rFonts w:ascii="SimSun" w:eastAsia="SimSun" w:hAnsi="SimSun" w:cs="SimSun"/>
                <w:noProof/>
                <w:sz w:val="24"/>
                <w:szCs w:val="24"/>
                <w:lang w:val="de-DE" w:eastAsia="de-DE"/>
              </w:rPr>
              <w:lastRenderedPageBreak/>
              <w:drawing>
                <wp:inline distT="0" distB="0" distL="114300" distR="114300" wp14:anchorId="0523B63C" wp14:editId="4612C2D6">
                  <wp:extent cx="2621915" cy="1761490"/>
                  <wp:effectExtent l="0" t="0" r="18415" b="1968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5"/>
                          <a:stretch>
                            <a:fillRect/>
                          </a:stretch>
                        </pic:blipFill>
                        <pic:spPr>
                          <a:xfrm>
                            <a:off x="0" y="0"/>
                            <a:ext cx="2621915" cy="1761490"/>
                          </a:xfrm>
                          <a:prstGeom prst="rect">
                            <a:avLst/>
                          </a:prstGeom>
                          <a:noFill/>
                          <a:ln w="9525">
                            <a:noFill/>
                          </a:ln>
                        </pic:spPr>
                      </pic:pic>
                    </a:graphicData>
                  </a:graphic>
                </wp:inline>
              </w:drawing>
            </w:r>
          </w:p>
        </w:tc>
        <w:tc>
          <w:tcPr>
            <w:tcW w:w="4261" w:type="dxa"/>
          </w:tcPr>
          <w:p w14:paraId="03DC814A" w14:textId="77777777" w:rsidR="00867EBA" w:rsidRDefault="00B877A2">
            <w:pPr>
              <w:widowControl/>
              <w:spacing w:line="360" w:lineRule="auto"/>
              <w:jc w:val="left"/>
              <w:rPr>
                <w:rFonts w:ascii="Times New Roman" w:eastAsia="Ubuntu" w:hAnsi="Times New Roman" w:cs="Times New Roman"/>
                <w:sz w:val="22"/>
                <w:szCs w:val="22"/>
                <w:lang w:val="en"/>
              </w:rPr>
            </w:pPr>
            <w:r>
              <w:rPr>
                <w:noProof/>
                <w:lang w:val="de-DE" w:eastAsia="de-DE"/>
              </w:rPr>
              <w:drawing>
                <wp:inline distT="0" distB="0" distL="114300" distR="114300" wp14:anchorId="58C95792" wp14:editId="3F314EFC">
                  <wp:extent cx="2610485" cy="1739265"/>
                  <wp:effectExtent l="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2610485" cy="1739265"/>
                          </a:xfrm>
                          <a:prstGeom prst="rect">
                            <a:avLst/>
                          </a:prstGeom>
                          <a:noFill/>
                          <a:ln>
                            <a:noFill/>
                          </a:ln>
                        </pic:spPr>
                      </pic:pic>
                    </a:graphicData>
                  </a:graphic>
                </wp:inline>
              </w:drawing>
            </w:r>
          </w:p>
        </w:tc>
      </w:tr>
      <w:tr w:rsidR="00867EBA" w14:paraId="52916839" w14:textId="77777777">
        <w:tc>
          <w:tcPr>
            <w:tcW w:w="8522" w:type="dxa"/>
            <w:gridSpan w:val="2"/>
          </w:tcPr>
          <w:p w14:paraId="0E8655AC" w14:textId="77777777" w:rsidR="00867EBA" w:rsidRDefault="00B6628C">
            <w:pPr>
              <w:widowControl/>
              <w:spacing w:line="360" w:lineRule="auto"/>
              <w:jc w:val="left"/>
              <w:rPr>
                <w:rFonts w:ascii="Times New Roman" w:eastAsia="Ubuntu" w:hAnsi="Times New Roman" w:cs="Times New Roman"/>
                <w:sz w:val="22"/>
                <w:szCs w:val="22"/>
                <w:lang w:val="en"/>
              </w:rPr>
            </w:pPr>
            <w:r>
              <w:rPr>
                <w:rStyle w:val="Kommentarzeichen"/>
              </w:rPr>
              <w:commentReference w:id="379"/>
            </w:r>
          </w:p>
        </w:tc>
      </w:tr>
    </w:tbl>
    <w:p w14:paraId="2F582A26" w14:textId="77777777" w:rsidR="00867EBA" w:rsidRDefault="00867EBA">
      <w:pPr>
        <w:spacing w:line="300" w:lineRule="auto"/>
        <w:jc w:val="both"/>
        <w:rPr>
          <w:rFonts w:ascii="Times New Roman" w:eastAsia="Ubuntu" w:hAnsi="Times New Roman" w:cs="Times New Roman"/>
          <w:sz w:val="22"/>
          <w:szCs w:val="22"/>
          <w:lang w:val="en"/>
        </w:rPr>
      </w:pPr>
    </w:p>
    <w:p w14:paraId="6455CCAB" w14:textId="77777777" w:rsidR="00867EBA" w:rsidRDefault="00B877A2">
      <w:pPr>
        <w:spacing w:line="300" w:lineRule="auto"/>
        <w:jc w:val="both"/>
        <w:rPr>
          <w:rFonts w:ascii="Ubuntu" w:eastAsia="Ubuntu" w:hAnsi="Ubuntu" w:cs="Ubuntu"/>
          <w:sz w:val="40"/>
          <w:szCs w:val="40"/>
          <w:lang w:val="en"/>
        </w:rPr>
      </w:pPr>
      <w:r>
        <w:rPr>
          <w:rFonts w:ascii="Ubuntu" w:eastAsia="Ubuntu" w:hAnsi="Ubuntu" w:cs="Ubuntu"/>
          <w:sz w:val="40"/>
          <w:szCs w:val="40"/>
          <w:lang w:val="en"/>
        </w:rPr>
        <w:t>3.5</w:t>
      </w:r>
      <w:r>
        <w:rPr>
          <w:rFonts w:ascii="Ubuntu" w:eastAsia="Ubuntu" w:hAnsi="Ubuntu" w:cs="Ubuntu"/>
          <w:sz w:val="40"/>
          <w:szCs w:val="40"/>
          <w:lang w:val="en"/>
        </w:rPr>
        <w:tab/>
      </w:r>
      <w:commentRangeStart w:id="380"/>
      <w:r>
        <w:rPr>
          <w:rFonts w:ascii="Ubuntu" w:eastAsia="Ubuntu" w:hAnsi="Ubuntu" w:cs="Ubuntu"/>
          <w:sz w:val="40"/>
          <w:szCs w:val="40"/>
          <w:lang w:val="en"/>
        </w:rPr>
        <w:t>Data</w:t>
      </w:r>
      <w:commentRangeEnd w:id="380"/>
      <w:r w:rsidR="00B6628C">
        <w:rPr>
          <w:rStyle w:val="Kommentarzeichen"/>
        </w:rPr>
        <w:commentReference w:id="380"/>
      </w:r>
      <w:r>
        <w:rPr>
          <w:rFonts w:ascii="Ubuntu" w:eastAsia="Ubuntu" w:hAnsi="Ubuntu" w:cs="Ubuntu"/>
          <w:sz w:val="40"/>
          <w:szCs w:val="40"/>
          <w:lang w:val="en"/>
        </w:rPr>
        <w:t xml:space="preserve"> Processing</w:t>
      </w:r>
    </w:p>
    <w:p w14:paraId="4A99A64B" w14:textId="541BC966"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All Tecan generated data </w:t>
      </w:r>
      <w:ins w:id="381" w:author="Herr, Nora (059)" w:date="2019-11-24T11:42:00Z">
        <w:r w:rsidR="00B6628C">
          <w:rPr>
            <w:rFonts w:ascii="Times New Roman" w:eastAsia="Ubuntu" w:hAnsi="Times New Roman" w:cs="Times New Roman"/>
            <w:sz w:val="22"/>
            <w:szCs w:val="22"/>
            <w:lang w:val="en"/>
          </w:rPr>
          <w:t>are</w:t>
        </w:r>
      </w:ins>
      <w:del w:id="382" w:author="Herr, Nora (059)" w:date="2019-11-24T11:42:00Z">
        <w:r w:rsidDel="00B6628C">
          <w:rPr>
            <w:rFonts w:ascii="Times New Roman" w:eastAsia="Ubuntu" w:hAnsi="Times New Roman" w:cs="Times New Roman"/>
            <w:sz w:val="22"/>
            <w:szCs w:val="22"/>
            <w:lang w:val="en"/>
          </w:rPr>
          <w:delText>is</w:delText>
        </w:r>
      </w:del>
      <w:r>
        <w:rPr>
          <w:rFonts w:ascii="Times New Roman" w:eastAsia="Ubuntu" w:hAnsi="Times New Roman" w:cs="Times New Roman"/>
          <w:sz w:val="22"/>
          <w:szCs w:val="22"/>
          <w:lang w:val="en"/>
        </w:rPr>
        <w:t xml:space="preserve"> measured over several days and produce an excel file per condition in any given experiment including the calibration data. Tecan data thus result</w:t>
      </w:r>
      <w:del w:id="383" w:author="Herr, Nora (059)" w:date="2019-11-24T11:42:00Z">
        <w:r w:rsidDel="00B6628C">
          <w:rPr>
            <w:rFonts w:ascii="Times New Roman" w:eastAsia="Ubuntu" w:hAnsi="Times New Roman" w:cs="Times New Roman"/>
            <w:sz w:val="22"/>
            <w:szCs w:val="22"/>
            <w:lang w:val="en"/>
          </w:rPr>
          <w:delText>s</w:delText>
        </w:r>
      </w:del>
      <w:r>
        <w:rPr>
          <w:rFonts w:ascii="Times New Roman" w:eastAsia="Ubuntu" w:hAnsi="Times New Roman" w:cs="Times New Roman"/>
          <w:sz w:val="22"/>
          <w:szCs w:val="22"/>
          <w:lang w:val="en"/>
        </w:rPr>
        <w:t xml:space="preserve"> in a variable number of files for any given experiment (all data </w:t>
      </w:r>
      <w:del w:id="384" w:author="Herr, Nora (059)" w:date="2019-11-24T11:43:00Z">
        <w:r w:rsidDel="00B6628C">
          <w:rPr>
            <w:rFonts w:ascii="Times New Roman" w:eastAsia="Ubuntu" w:hAnsi="Times New Roman" w:cs="Times New Roman"/>
            <w:sz w:val="22"/>
            <w:szCs w:val="22"/>
            <w:lang w:val="en"/>
          </w:rPr>
          <w:delText xml:space="preserve">is </w:delText>
        </w:r>
      </w:del>
      <w:ins w:id="385" w:author="Herr, Nora (059)" w:date="2019-11-24T11:43:00Z">
        <w:r w:rsidR="00B6628C">
          <w:rPr>
            <w:rFonts w:ascii="Times New Roman" w:eastAsia="Ubuntu" w:hAnsi="Times New Roman" w:cs="Times New Roman"/>
            <w:sz w:val="22"/>
            <w:szCs w:val="22"/>
            <w:lang w:val="en"/>
          </w:rPr>
          <w:t xml:space="preserve">are </w:t>
        </w:r>
      </w:ins>
      <w:r>
        <w:rPr>
          <w:rFonts w:ascii="Times New Roman" w:eastAsia="Ubuntu" w:hAnsi="Times New Roman" w:cs="Times New Roman"/>
          <w:sz w:val="22"/>
          <w:szCs w:val="22"/>
          <w:lang w:val="en"/>
        </w:rPr>
        <w:t xml:space="preserve">provided in Supplementary Data) and must be parsed </w:t>
      </w:r>
      <w:del w:id="386" w:author="Herr, Nora (059)" w:date="2019-11-24T11:43:00Z">
        <w:r w:rsidDel="00EF3DF1">
          <w:rPr>
            <w:rFonts w:ascii="Times New Roman" w:eastAsia="Ubuntu" w:hAnsi="Times New Roman" w:cs="Times New Roman"/>
            <w:sz w:val="22"/>
            <w:szCs w:val="22"/>
            <w:lang w:val="en"/>
          </w:rPr>
          <w:delText xml:space="preserve">using </w:delText>
        </w:r>
      </w:del>
      <w:r>
        <w:rPr>
          <w:rFonts w:ascii="Times New Roman" w:eastAsia="Ubuntu" w:hAnsi="Times New Roman" w:cs="Times New Roman"/>
          <w:sz w:val="22"/>
          <w:szCs w:val="22"/>
          <w:lang w:val="en"/>
        </w:rPr>
        <w:t>into their own manageable CSV files for efficient use. The resulting CSV files and those of the PBR are then pre-processed. Pre-</w:t>
      </w:r>
      <w:del w:id="387" w:author="Herr, Nora (059)" w:date="2019-11-24T11:44:00Z">
        <w:r w:rsidDel="00EF3DF1">
          <w:rPr>
            <w:rFonts w:ascii="Times New Roman" w:eastAsia="Ubuntu" w:hAnsi="Times New Roman" w:cs="Times New Roman"/>
            <w:sz w:val="22"/>
            <w:szCs w:val="22"/>
            <w:lang w:val="en"/>
          </w:rPr>
          <w:delText>procesing</w:delText>
        </w:r>
      </w:del>
      <w:ins w:id="388" w:author="Herr, Nora (059)" w:date="2019-11-24T11:44:00Z">
        <w:r w:rsidR="00EF3DF1">
          <w:rPr>
            <w:rFonts w:ascii="Times New Roman" w:eastAsia="Ubuntu" w:hAnsi="Times New Roman" w:cs="Times New Roman"/>
            <w:sz w:val="22"/>
            <w:szCs w:val="22"/>
            <w:lang w:val="en"/>
          </w:rPr>
          <w:t>processing</w:t>
        </w:r>
      </w:ins>
      <w:r>
        <w:rPr>
          <w:rFonts w:ascii="Times New Roman" w:eastAsia="Ubuntu" w:hAnsi="Times New Roman" w:cs="Times New Roman"/>
          <w:sz w:val="22"/>
          <w:szCs w:val="22"/>
          <w:lang w:val="en"/>
        </w:rPr>
        <w:t xml:space="preserve"> of the screening experiments </w:t>
      </w:r>
      <w:del w:id="389" w:author="Herr, Nora (059)" w:date="2019-11-24T11:44:00Z">
        <w:r w:rsidDel="00EF3DF1">
          <w:rPr>
            <w:rFonts w:ascii="Times New Roman" w:eastAsia="Ubuntu" w:hAnsi="Times New Roman" w:cs="Times New Roman"/>
            <w:sz w:val="22"/>
            <w:szCs w:val="22"/>
            <w:lang w:val="en"/>
          </w:rPr>
          <w:delText>was fairly</w:delText>
        </w:r>
      </w:del>
      <w:ins w:id="390" w:author="Herr, Nora (059)" w:date="2019-11-24T11:44:00Z">
        <w:r w:rsidR="00EF3DF1">
          <w:rPr>
            <w:rFonts w:ascii="Times New Roman" w:eastAsia="Ubuntu" w:hAnsi="Times New Roman" w:cs="Times New Roman"/>
            <w:sz w:val="22"/>
            <w:szCs w:val="22"/>
            <w:lang w:val="en"/>
          </w:rPr>
          <w:t xml:space="preserve"> </w:t>
        </w:r>
        <w:proofErr w:type="gramStart"/>
        <w:r w:rsidR="00EF3DF1">
          <w:rPr>
            <w:rFonts w:ascii="Times New Roman" w:eastAsia="Ubuntu" w:hAnsi="Times New Roman" w:cs="Times New Roman"/>
            <w:sz w:val="22"/>
            <w:szCs w:val="22"/>
            <w:lang w:val="en"/>
          </w:rPr>
          <w:t>is done</w:t>
        </w:r>
      </w:ins>
      <w:proofErr w:type="gramEnd"/>
      <w:r>
        <w:rPr>
          <w:rFonts w:ascii="Times New Roman" w:eastAsia="Ubuntu" w:hAnsi="Times New Roman" w:cs="Times New Roman"/>
          <w:sz w:val="22"/>
          <w:szCs w:val="22"/>
          <w:lang w:val="en"/>
        </w:rPr>
        <w:t xml:space="preserve"> extensive</w:t>
      </w:r>
      <w:ins w:id="391" w:author="Herr, Nora (059)" w:date="2019-11-24T11:44:00Z">
        <w:r w:rsidR="00EF3DF1">
          <w:rPr>
            <w:rFonts w:ascii="Times New Roman" w:eastAsia="Ubuntu" w:hAnsi="Times New Roman" w:cs="Times New Roman"/>
            <w:sz w:val="22"/>
            <w:szCs w:val="22"/>
            <w:lang w:val="en"/>
          </w:rPr>
          <w:t>ly</w:t>
        </w:r>
      </w:ins>
      <w:r>
        <w:rPr>
          <w:rFonts w:ascii="Times New Roman" w:eastAsia="Ubuntu" w:hAnsi="Times New Roman" w:cs="Times New Roman"/>
          <w:sz w:val="22"/>
          <w:szCs w:val="22"/>
          <w:lang w:val="en"/>
        </w:rPr>
        <w:t xml:space="preserve"> in order to facilitate model application and time-series analysis; details are provided in their respective Jupyter Notebook. </w:t>
      </w:r>
      <w:commentRangeStart w:id="392"/>
      <w:r>
        <w:rPr>
          <w:rFonts w:ascii="Times New Roman" w:eastAsia="Ubuntu" w:hAnsi="Times New Roman" w:cs="Times New Roman"/>
          <w:sz w:val="22"/>
          <w:szCs w:val="22"/>
          <w:lang w:val="en"/>
        </w:rPr>
        <w:t>The PBR CSV files were easily pre-processed and required only</w:t>
      </w:r>
      <w:del w:id="393" w:author="Herr, Nora (059)" w:date="2019-11-24T11:45:00Z">
        <w:r w:rsidDel="00EF3DF1">
          <w:rPr>
            <w:rFonts w:ascii="Times New Roman" w:eastAsia="Ubuntu" w:hAnsi="Times New Roman" w:cs="Times New Roman"/>
            <w:sz w:val="22"/>
            <w:szCs w:val="22"/>
            <w:lang w:val="en"/>
          </w:rPr>
          <w:delText xml:space="preserve"> to</w:delText>
        </w:r>
      </w:del>
      <w:r>
        <w:rPr>
          <w:rFonts w:ascii="Times New Roman" w:eastAsia="Ubuntu" w:hAnsi="Times New Roman" w:cs="Times New Roman"/>
          <w:sz w:val="22"/>
          <w:szCs w:val="22"/>
          <w:lang w:val="en"/>
        </w:rPr>
        <w:t xml:space="preserve"> the removal of empty values and formatting for model application. All work was accomplished using Python (v. 3.7.3) libraries on Jupyter Notebooks (v. 1.0.2)</w:t>
      </w:r>
      <w:del w:id="394" w:author="Herr, Nora (059)" w:date="2019-11-24T11:45:00Z">
        <w:r w:rsidDel="00EF3DF1">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 </w:t>
      </w:r>
      <w:commentRangeEnd w:id="392"/>
      <w:r w:rsidR="00EF3DF1">
        <w:rPr>
          <w:rStyle w:val="Kommentarzeichen"/>
        </w:rPr>
        <w:commentReference w:id="392"/>
      </w:r>
      <w:r>
        <w:rPr>
          <w:rFonts w:ascii="Times New Roman" w:eastAsia="Ubuntu" w:hAnsi="Times New Roman" w:cs="Times New Roman"/>
          <w:sz w:val="22"/>
          <w:szCs w:val="22"/>
          <w:lang w:val="en"/>
        </w:rPr>
        <w:t xml:space="preserve">The use of Pandas (v. 0.24.2) is extensive for the majority of the work conducted. Modeling relies heavily on </w:t>
      </w:r>
      <w:proofErr w:type="spellStart"/>
      <w:r>
        <w:rPr>
          <w:rFonts w:ascii="Times New Roman" w:eastAsia="Ubuntu" w:hAnsi="Times New Roman" w:cs="Times New Roman"/>
          <w:sz w:val="22"/>
          <w:szCs w:val="22"/>
          <w:lang w:val="en"/>
        </w:rPr>
        <w:t>Numpy</w:t>
      </w:r>
      <w:proofErr w:type="spellEnd"/>
      <w:r>
        <w:rPr>
          <w:rFonts w:ascii="Times New Roman" w:eastAsia="Ubuntu" w:hAnsi="Times New Roman" w:cs="Times New Roman"/>
          <w:sz w:val="22"/>
          <w:szCs w:val="22"/>
          <w:lang w:val="en"/>
        </w:rPr>
        <w:t xml:space="preserve"> (v. 1.16.4), </w:t>
      </w:r>
      <w:proofErr w:type="spellStart"/>
      <w:r>
        <w:rPr>
          <w:rFonts w:ascii="Times New Roman" w:eastAsia="Ubuntu" w:hAnsi="Times New Roman" w:cs="Times New Roman"/>
          <w:sz w:val="22"/>
          <w:szCs w:val="22"/>
          <w:lang w:val="en"/>
        </w:rPr>
        <w:t>Scikit</w:t>
      </w:r>
      <w:proofErr w:type="spellEnd"/>
      <w:r>
        <w:rPr>
          <w:rFonts w:ascii="Times New Roman" w:eastAsia="Ubuntu" w:hAnsi="Times New Roman" w:cs="Times New Roman"/>
          <w:sz w:val="22"/>
          <w:szCs w:val="22"/>
          <w:lang w:val="en"/>
        </w:rPr>
        <w:t xml:space="preserve">-Learn (v. 0.21.2) and </w:t>
      </w:r>
      <w:proofErr w:type="spellStart"/>
      <w:r>
        <w:rPr>
          <w:rFonts w:ascii="Times New Roman" w:eastAsia="Ubuntu" w:hAnsi="Times New Roman" w:cs="Times New Roman"/>
          <w:sz w:val="22"/>
          <w:szCs w:val="22"/>
          <w:lang w:val="en"/>
        </w:rPr>
        <w:t>SciPy</w:t>
      </w:r>
      <w:proofErr w:type="spellEnd"/>
      <w:r>
        <w:rPr>
          <w:rFonts w:ascii="Times New Roman" w:eastAsia="Ubuntu" w:hAnsi="Times New Roman" w:cs="Times New Roman"/>
          <w:sz w:val="22"/>
          <w:szCs w:val="22"/>
          <w:lang w:val="en"/>
        </w:rPr>
        <w:t xml:space="preserve"> (v. 1.3.0) libraries. Visualization functions rel</w:t>
      </w:r>
      <w:ins w:id="395" w:author="Herr, Nora (059)" w:date="2019-11-24T11:46:00Z">
        <w:r w:rsidR="00EF3DF1">
          <w:rPr>
            <w:rFonts w:ascii="Times New Roman" w:eastAsia="Ubuntu" w:hAnsi="Times New Roman" w:cs="Times New Roman"/>
            <w:sz w:val="22"/>
            <w:szCs w:val="22"/>
            <w:lang w:val="en"/>
          </w:rPr>
          <w:t>y</w:t>
        </w:r>
      </w:ins>
      <w:del w:id="396" w:author="Herr, Nora (059)" w:date="2019-11-24T11:45:00Z">
        <w:r w:rsidDel="00EF3DF1">
          <w:rPr>
            <w:rFonts w:ascii="Times New Roman" w:eastAsia="Ubuntu" w:hAnsi="Times New Roman" w:cs="Times New Roman"/>
            <w:sz w:val="22"/>
            <w:szCs w:val="22"/>
            <w:lang w:val="en"/>
          </w:rPr>
          <w:delText>ied</w:delText>
        </w:r>
      </w:del>
      <w:r>
        <w:rPr>
          <w:rFonts w:ascii="Times New Roman" w:eastAsia="Ubuntu" w:hAnsi="Times New Roman" w:cs="Times New Roman"/>
          <w:sz w:val="22"/>
          <w:szCs w:val="22"/>
          <w:lang w:val="en"/>
        </w:rPr>
        <w:t xml:space="preserve"> mostly on </w:t>
      </w:r>
      <w:proofErr w:type="spellStart"/>
      <w:r>
        <w:rPr>
          <w:rFonts w:ascii="Times New Roman" w:eastAsia="Ubuntu" w:hAnsi="Times New Roman" w:cs="Times New Roman"/>
          <w:sz w:val="22"/>
          <w:szCs w:val="22"/>
          <w:lang w:val="en"/>
        </w:rPr>
        <w:t>MatplotLib</w:t>
      </w:r>
      <w:proofErr w:type="spellEnd"/>
      <w:r>
        <w:rPr>
          <w:rFonts w:ascii="Times New Roman" w:eastAsia="Ubuntu" w:hAnsi="Times New Roman" w:cs="Times New Roman"/>
          <w:sz w:val="22"/>
          <w:szCs w:val="22"/>
          <w:lang w:val="en"/>
        </w:rPr>
        <w:t xml:space="preserve"> (v 3.1.0), but </w:t>
      </w:r>
      <w:proofErr w:type="spellStart"/>
      <w:r>
        <w:rPr>
          <w:rFonts w:ascii="Times New Roman" w:eastAsia="Ubuntu" w:hAnsi="Times New Roman" w:cs="Times New Roman"/>
          <w:sz w:val="22"/>
          <w:szCs w:val="22"/>
          <w:lang w:val="en"/>
        </w:rPr>
        <w:t>Seaborn</w:t>
      </w:r>
      <w:proofErr w:type="spellEnd"/>
      <w:r>
        <w:rPr>
          <w:rFonts w:ascii="Times New Roman" w:eastAsia="Ubuntu" w:hAnsi="Times New Roman" w:cs="Times New Roman"/>
          <w:sz w:val="22"/>
          <w:szCs w:val="22"/>
          <w:lang w:val="en"/>
        </w:rPr>
        <w:t xml:space="preserve"> (v. 0.9.0) was used throughout </w:t>
      </w:r>
      <w:del w:id="397" w:author="Herr, Nora (059)" w:date="2019-11-24T11:46:00Z">
        <w:r w:rsidDel="00EF3DF1">
          <w:rPr>
            <w:rFonts w:ascii="Times New Roman" w:eastAsia="Ubuntu" w:hAnsi="Times New Roman" w:cs="Times New Roman"/>
            <w:sz w:val="22"/>
            <w:szCs w:val="22"/>
            <w:lang w:val="en"/>
          </w:rPr>
          <w:delText xml:space="preserve">this </w:delText>
        </w:r>
      </w:del>
      <w:r>
        <w:rPr>
          <w:rFonts w:ascii="Times New Roman" w:eastAsia="Ubuntu" w:hAnsi="Times New Roman" w:cs="Times New Roman"/>
          <w:sz w:val="22"/>
          <w:szCs w:val="22"/>
          <w:lang w:val="en"/>
        </w:rPr>
        <w:t xml:space="preserve">for quick visualizations as needed. See the provided Notebooks </w:t>
      </w:r>
      <w:r>
        <w:rPr>
          <w:rFonts w:ascii="Times New Roman" w:eastAsia="Ubuntu" w:hAnsi="Times New Roman" w:cs="Times New Roman"/>
          <w:b/>
          <w:bCs/>
          <w:sz w:val="22"/>
          <w:szCs w:val="22"/>
          <w:lang w:val="en"/>
        </w:rPr>
        <w:t xml:space="preserve">GitHub </w:t>
      </w:r>
      <w:commentRangeStart w:id="398"/>
      <w:r>
        <w:rPr>
          <w:rFonts w:ascii="Times New Roman" w:eastAsia="Ubuntu" w:hAnsi="Times New Roman" w:cs="Times New Roman"/>
          <w:b/>
          <w:bCs/>
          <w:sz w:val="22"/>
          <w:szCs w:val="22"/>
          <w:lang w:val="en"/>
        </w:rPr>
        <w:t xml:space="preserve">MAKE LINK </w:t>
      </w:r>
      <w:commentRangeEnd w:id="398"/>
      <w:r w:rsidR="00EF3DF1">
        <w:rPr>
          <w:rStyle w:val="Kommentarzeichen"/>
        </w:rPr>
        <w:commentReference w:id="398"/>
      </w:r>
      <w:r>
        <w:rPr>
          <w:rFonts w:ascii="Times New Roman" w:eastAsia="Ubuntu" w:hAnsi="Times New Roman" w:cs="Times New Roman"/>
          <w:sz w:val="22"/>
          <w:szCs w:val="22"/>
          <w:lang w:val="en"/>
        </w:rPr>
        <w:t xml:space="preserve">for the coding utilized to create the models and the visualization of the data and predictions. </w:t>
      </w:r>
      <w:r>
        <w:rPr>
          <w:rFonts w:ascii="Times New Roman" w:eastAsia="Ubuntu" w:hAnsi="Times New Roman" w:cs="Times New Roman"/>
          <w:b/>
          <w:bCs/>
          <w:sz w:val="22"/>
          <w:szCs w:val="22"/>
          <w:lang w:val="en"/>
        </w:rPr>
        <w:t>[</w:t>
      </w:r>
      <w:proofErr w:type="gramStart"/>
      <w:r>
        <w:rPr>
          <w:rFonts w:ascii="Times New Roman" w:eastAsia="Ubuntu" w:hAnsi="Times New Roman" w:cs="Times New Roman"/>
          <w:b/>
          <w:bCs/>
          <w:sz w:val="22"/>
          <w:szCs w:val="22"/>
          <w:lang w:val="en"/>
        </w:rPr>
        <w:t>cite</w:t>
      </w:r>
      <w:proofErr w:type="gramEnd"/>
      <w:r>
        <w:rPr>
          <w:rFonts w:ascii="Times New Roman" w:eastAsia="Ubuntu" w:hAnsi="Times New Roman" w:cs="Times New Roman"/>
          <w:b/>
          <w:bCs/>
          <w:sz w:val="22"/>
          <w:szCs w:val="22"/>
          <w:lang w:val="en"/>
        </w:rPr>
        <w:t xml:space="preserve"> the relevant libraries]</w:t>
      </w:r>
      <w:r>
        <w:rPr>
          <w:rFonts w:ascii="Times New Roman" w:eastAsia="Ubuntu" w:hAnsi="Times New Roman" w:cs="Times New Roman"/>
          <w:sz w:val="22"/>
          <w:szCs w:val="22"/>
          <w:lang w:val="en"/>
        </w:rPr>
        <w:t xml:space="preserve"> </w:t>
      </w:r>
    </w:p>
    <w:p w14:paraId="038D73DA" w14:textId="77777777" w:rsidR="00867EBA" w:rsidRDefault="00867EBA">
      <w:pPr>
        <w:spacing w:line="300" w:lineRule="auto"/>
        <w:jc w:val="both"/>
        <w:rPr>
          <w:rFonts w:ascii="Times New Roman" w:eastAsia="Ubuntu" w:hAnsi="Times New Roman" w:cs="Times New Roman"/>
          <w:sz w:val="22"/>
          <w:szCs w:val="22"/>
          <w:lang w:val="en"/>
        </w:rPr>
      </w:pPr>
    </w:p>
    <w:p w14:paraId="64A2152F" w14:textId="77777777" w:rsidR="00867EBA" w:rsidRDefault="00B877A2">
      <w:pPr>
        <w:spacing w:line="300" w:lineRule="auto"/>
        <w:jc w:val="both"/>
        <w:rPr>
          <w:rFonts w:ascii="Ubuntu" w:eastAsia="Ubuntu" w:hAnsi="Ubuntu" w:cs="Ubuntu"/>
          <w:sz w:val="40"/>
          <w:szCs w:val="40"/>
          <w:lang w:val="en"/>
        </w:rPr>
      </w:pPr>
      <w:r>
        <w:rPr>
          <w:rFonts w:ascii="Ubuntu" w:eastAsia="Ubuntu" w:hAnsi="Ubuntu" w:cs="Ubuntu"/>
          <w:sz w:val="40"/>
          <w:szCs w:val="40"/>
          <w:lang w:val="en"/>
        </w:rPr>
        <w:t>3.6</w:t>
      </w:r>
      <w:r>
        <w:rPr>
          <w:rFonts w:ascii="Ubuntu" w:eastAsia="Ubuntu" w:hAnsi="Ubuntu" w:cs="Ubuntu"/>
          <w:sz w:val="40"/>
          <w:szCs w:val="40"/>
          <w:lang w:val="en"/>
        </w:rPr>
        <w:tab/>
        <w:t>Modeling II</w:t>
      </w:r>
    </w:p>
    <w:p w14:paraId="3913A59C" w14:textId="6204ACB1"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To create predictive models</w:t>
      </w:r>
      <w:ins w:id="399" w:author="Herr, Nora (059)" w:date="2019-11-24T11:47:00Z">
        <w:r w:rsidR="00EF3DF1">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 extinction coefficients need to </w:t>
      </w:r>
      <w:proofErr w:type="gramStart"/>
      <w:r>
        <w:rPr>
          <w:rFonts w:ascii="Times New Roman" w:eastAsia="Ubuntu" w:hAnsi="Times New Roman" w:cs="Times New Roman"/>
          <w:sz w:val="22"/>
          <w:szCs w:val="22"/>
          <w:lang w:val="en"/>
        </w:rPr>
        <w:t>be extracted</w:t>
      </w:r>
      <w:proofErr w:type="gramEnd"/>
      <w:r>
        <w:rPr>
          <w:rFonts w:ascii="Times New Roman" w:eastAsia="Ubuntu" w:hAnsi="Times New Roman" w:cs="Times New Roman"/>
          <w:sz w:val="22"/>
          <w:szCs w:val="22"/>
          <w:lang w:val="en"/>
        </w:rPr>
        <w:t xml:space="preserve"> from the calibration data. However, </w:t>
      </w:r>
      <w:ins w:id="400" w:author="Herr, Nora (059)" w:date="2019-11-24T11:47:00Z">
        <w:r w:rsidR="00EF3DF1">
          <w:rPr>
            <w:rFonts w:ascii="Times New Roman" w:eastAsia="Ubuntu" w:hAnsi="Times New Roman" w:cs="Times New Roman"/>
            <w:sz w:val="22"/>
            <w:szCs w:val="22"/>
            <w:lang w:val="en"/>
          </w:rPr>
          <w:t xml:space="preserve">at the onset of this Thesis, </w:t>
        </w:r>
      </w:ins>
      <w:r>
        <w:rPr>
          <w:rFonts w:ascii="Times New Roman" w:eastAsia="Ubuntu" w:hAnsi="Times New Roman" w:cs="Times New Roman"/>
          <w:sz w:val="22"/>
          <w:szCs w:val="22"/>
          <w:lang w:val="en"/>
        </w:rPr>
        <w:t xml:space="preserve">it was not self-evident </w:t>
      </w:r>
      <w:del w:id="401" w:author="Herr, Nora (059)" w:date="2019-11-24T11:47:00Z">
        <w:r w:rsidDel="00EF3DF1">
          <w:rPr>
            <w:rFonts w:ascii="Times New Roman" w:eastAsia="Ubuntu" w:hAnsi="Times New Roman" w:cs="Times New Roman"/>
            <w:sz w:val="22"/>
            <w:szCs w:val="22"/>
            <w:lang w:val="en"/>
          </w:rPr>
          <w:delText xml:space="preserve">at the onset of this Thesis </w:delText>
        </w:r>
      </w:del>
      <w:r>
        <w:rPr>
          <w:rFonts w:ascii="Times New Roman" w:eastAsia="Ubuntu" w:hAnsi="Times New Roman" w:cs="Times New Roman"/>
          <w:sz w:val="22"/>
          <w:szCs w:val="22"/>
          <w:lang w:val="en"/>
        </w:rPr>
        <w:t xml:space="preserve">how best to achieve this given </w:t>
      </w:r>
      <w:proofErr w:type="gramStart"/>
      <w:r>
        <w:rPr>
          <w:rFonts w:ascii="Times New Roman" w:eastAsia="Ubuntu" w:hAnsi="Times New Roman" w:cs="Times New Roman"/>
          <w:sz w:val="22"/>
          <w:szCs w:val="22"/>
          <w:lang w:val="en"/>
        </w:rPr>
        <w:t>that measurements</w:t>
      </w:r>
      <w:proofErr w:type="gramEnd"/>
      <w:r>
        <w:rPr>
          <w:rFonts w:ascii="Times New Roman" w:eastAsia="Ubuntu" w:hAnsi="Times New Roman" w:cs="Times New Roman"/>
          <w:sz w:val="22"/>
          <w:szCs w:val="22"/>
          <w:lang w:val="en"/>
        </w:rPr>
        <w:t xml:space="preserve"> of the concentration were ‘theoretical’ and unit-less and not in molarity (M) as </w:t>
      </w:r>
      <w:del w:id="402" w:author="Herr, Nora (059)" w:date="2019-11-24T11:47:00Z">
        <w:r w:rsidDel="00EF3DF1">
          <w:rPr>
            <w:rFonts w:ascii="Times New Roman" w:eastAsia="Ubuntu" w:hAnsi="Times New Roman" w:cs="Times New Roman"/>
            <w:sz w:val="22"/>
            <w:szCs w:val="22"/>
            <w:lang w:val="en"/>
          </w:rPr>
          <w:delText xml:space="preserve">was </w:delText>
        </w:r>
      </w:del>
      <w:r>
        <w:rPr>
          <w:rFonts w:ascii="Times New Roman" w:eastAsia="Ubuntu" w:hAnsi="Times New Roman" w:cs="Times New Roman"/>
          <w:sz w:val="22"/>
          <w:szCs w:val="22"/>
          <w:lang w:val="en"/>
        </w:rPr>
        <w:t xml:space="preserve">expected. Nevertheless, the imposed constraints of the </w:t>
      </w:r>
      <w:r>
        <w:rPr>
          <w:rFonts w:ascii="Times New Roman" w:eastAsia="Ubuntu" w:hAnsi="Times New Roman" w:cs="Times New Roman"/>
          <w:sz w:val="22"/>
          <w:szCs w:val="22"/>
          <w:lang w:val="en"/>
        </w:rPr>
        <w:lastRenderedPageBreak/>
        <w:t>existing data serve</w:t>
      </w:r>
      <w:del w:id="403" w:author="Herr, Nora (059)" w:date="2019-11-24T11:48:00Z">
        <w:r w:rsidDel="00EF3DF1">
          <w:rPr>
            <w:rFonts w:ascii="Times New Roman" w:eastAsia="Ubuntu" w:hAnsi="Times New Roman" w:cs="Times New Roman"/>
            <w:sz w:val="22"/>
            <w:szCs w:val="22"/>
            <w:lang w:val="en"/>
          </w:rPr>
          <w:delText>d</w:delText>
        </w:r>
      </w:del>
      <w:r>
        <w:rPr>
          <w:rFonts w:ascii="Times New Roman" w:eastAsia="Ubuntu" w:hAnsi="Times New Roman" w:cs="Times New Roman"/>
          <w:sz w:val="22"/>
          <w:szCs w:val="22"/>
          <w:lang w:val="en"/>
        </w:rPr>
        <w:t xml:space="preserve"> as a good starting point and scatter plots at the</w:t>
      </w:r>
      <w:del w:id="404" w:author="Herr, Nora (059)" w:date="2019-11-24T11:48:00Z">
        <w:r w:rsidDel="00EF3DF1">
          <w:rPr>
            <w:rFonts w:ascii="Times New Roman" w:eastAsia="Ubuntu" w:hAnsi="Times New Roman" w:cs="Times New Roman"/>
            <w:sz w:val="22"/>
            <w:szCs w:val="22"/>
            <w:lang w:val="en"/>
          </w:rPr>
          <w:delText>se</w:delText>
        </w:r>
      </w:del>
      <w:r>
        <w:rPr>
          <w:rFonts w:ascii="Times New Roman" w:eastAsia="Ubuntu" w:hAnsi="Times New Roman" w:cs="Times New Roman"/>
          <w:sz w:val="22"/>
          <w:szCs w:val="22"/>
          <w:lang w:val="en"/>
        </w:rPr>
        <w:t xml:space="preserve"> imposed wavelengths (A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vertAlign w:val="superscript"/>
          <w:lang w:val="en"/>
        </w:rPr>
        <w:t xml:space="preserve"> </w:t>
      </w:r>
      <w:r>
        <w:rPr>
          <w:rFonts w:ascii="Times New Roman" w:eastAsia="Ubuntu" w:hAnsi="Times New Roman" w:cs="Times New Roman"/>
          <w:sz w:val="22"/>
          <w:szCs w:val="22"/>
          <w:lang w:val="en"/>
        </w:rPr>
        <w:t>&amp;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xml:space="preserve"> for S4) </w:t>
      </w:r>
      <w:proofErr w:type="gramStart"/>
      <w:r>
        <w:rPr>
          <w:rFonts w:ascii="Times New Roman" w:eastAsia="Ubuntu" w:hAnsi="Times New Roman" w:cs="Times New Roman"/>
          <w:sz w:val="22"/>
          <w:szCs w:val="22"/>
          <w:lang w:val="en"/>
        </w:rPr>
        <w:t>are made</w:t>
      </w:r>
      <w:proofErr w:type="gramEnd"/>
      <w:r>
        <w:rPr>
          <w:rFonts w:ascii="Times New Roman" w:eastAsia="Ubuntu" w:hAnsi="Times New Roman" w:cs="Times New Roman"/>
          <w:sz w:val="22"/>
          <w:szCs w:val="22"/>
          <w:lang w:val="en"/>
        </w:rPr>
        <w:t xml:space="preserve"> against the theoretical concentrations of the SS calibration’s row H and column 12, </w:t>
      </w:r>
      <w:proofErr w:type="spellStart"/>
      <w:r>
        <w:rPr>
          <w:rFonts w:ascii="Times New Roman" w:eastAsia="Ubuntu" w:hAnsi="Times New Roman" w:cs="Times New Roman"/>
          <w:b/>
          <w:bCs/>
          <w:sz w:val="22"/>
          <w:szCs w:val="22"/>
          <w:lang w:val="en"/>
        </w:rPr>
        <w:t>FigureX</w:t>
      </w:r>
      <w:proofErr w:type="spellEnd"/>
      <w:r>
        <w:rPr>
          <w:rFonts w:ascii="Times New Roman" w:eastAsia="Ubuntu" w:hAnsi="Times New Roman" w:cs="Times New Roman"/>
          <w:sz w:val="22"/>
          <w:szCs w:val="22"/>
          <w:lang w:val="en"/>
        </w:rPr>
        <w:t xml:space="preserve">. A preliminary regression on these plots reveals the general </w:t>
      </w:r>
      <w:del w:id="405" w:author="Herr, Nora (059)" w:date="2019-11-24T11:48:00Z">
        <w:r w:rsidDel="00EF3DF1">
          <w:rPr>
            <w:rFonts w:ascii="Times New Roman" w:eastAsia="Ubuntu" w:hAnsi="Times New Roman" w:cs="Times New Roman"/>
            <w:sz w:val="22"/>
            <w:szCs w:val="22"/>
            <w:lang w:val="en"/>
          </w:rPr>
          <w:delText>idea</w:delText>
        </w:r>
      </w:del>
      <w:ins w:id="406" w:author="Herr, Nora (059)" w:date="2019-11-24T11:48:00Z">
        <w:r w:rsidR="00EF3DF1">
          <w:rPr>
            <w:rFonts w:ascii="Times New Roman" w:eastAsia="Ubuntu" w:hAnsi="Times New Roman" w:cs="Times New Roman"/>
            <w:sz w:val="22"/>
            <w:szCs w:val="22"/>
            <w:lang w:val="en"/>
          </w:rPr>
          <w:t>idea,</w:t>
        </w:r>
      </w:ins>
      <w:r>
        <w:rPr>
          <w:rFonts w:ascii="Times New Roman" w:eastAsia="Ubuntu" w:hAnsi="Times New Roman" w:cs="Times New Roman"/>
          <w:sz w:val="22"/>
          <w:szCs w:val="22"/>
          <w:lang w:val="en"/>
        </w:rPr>
        <w:t xml:space="preserve"> as did the guidance of colleagues. Ultimately, </w:t>
      </w:r>
      <w:del w:id="407" w:author="Herr, Nora (059)" w:date="2019-11-24T11:48:00Z">
        <w:r w:rsidDel="00EF3DF1">
          <w:rPr>
            <w:rFonts w:ascii="Times New Roman" w:eastAsia="Ubuntu" w:hAnsi="Times New Roman" w:cs="Times New Roman"/>
            <w:sz w:val="22"/>
            <w:szCs w:val="22"/>
            <w:lang w:val="en"/>
          </w:rPr>
          <w:delText>any and all</w:delText>
        </w:r>
      </w:del>
      <w:ins w:id="408" w:author="Herr, Nora (059)" w:date="2019-11-24T11:48:00Z">
        <w:r w:rsidR="00EF3DF1">
          <w:rPr>
            <w:rFonts w:ascii="Times New Roman" w:eastAsia="Ubuntu" w:hAnsi="Times New Roman" w:cs="Times New Roman"/>
            <w:sz w:val="22"/>
            <w:szCs w:val="22"/>
            <w:lang w:val="en"/>
          </w:rPr>
          <w:t>any</w:t>
        </w:r>
      </w:ins>
      <w:r>
        <w:rPr>
          <w:rFonts w:ascii="Times New Roman" w:eastAsia="Ubuntu" w:hAnsi="Times New Roman" w:cs="Times New Roman"/>
          <w:sz w:val="22"/>
          <w:szCs w:val="22"/>
          <w:lang w:val="en"/>
        </w:rPr>
        <w:t xml:space="preserve"> wavelengths measured can serve as both </w:t>
      </w:r>
      <w:proofErr w:type="spellStart"/>
      <w:r>
        <w:rPr>
          <w:rFonts w:ascii="Times New Roman" w:eastAsia="Ubuntu" w:hAnsi="Times New Roman" w:cs="Times New Roman"/>
          <w:sz w:val="22"/>
          <w:szCs w:val="22"/>
          <w:lang w:val="en"/>
        </w:rPr>
        <w:t>regressor</w:t>
      </w:r>
      <w:proofErr w:type="spellEnd"/>
      <w:r>
        <w:rPr>
          <w:rFonts w:ascii="Times New Roman" w:eastAsia="Ubuntu" w:hAnsi="Times New Roman" w:cs="Times New Roman"/>
          <w:sz w:val="22"/>
          <w:szCs w:val="22"/>
          <w:lang w:val="en"/>
        </w:rPr>
        <w:t xml:space="preserve"> </w:t>
      </w:r>
      <w:del w:id="409" w:author="Herr, Nora (059)" w:date="2019-11-24T11:49:00Z">
        <w:r w:rsidDel="00EF3DF1">
          <w:rPr>
            <w:rFonts w:ascii="Times New Roman" w:eastAsia="Ubuntu" w:hAnsi="Times New Roman" w:cs="Times New Roman"/>
            <w:sz w:val="22"/>
            <w:szCs w:val="22"/>
            <w:lang w:val="en"/>
          </w:rPr>
          <w:delText xml:space="preserve">or </w:delText>
        </w:r>
      </w:del>
      <w:ins w:id="410" w:author="Herr, Nora (059)" w:date="2019-11-24T11:49:00Z">
        <w:r w:rsidR="00EF3DF1">
          <w:rPr>
            <w:rFonts w:ascii="Times New Roman" w:eastAsia="Ubuntu" w:hAnsi="Times New Roman" w:cs="Times New Roman"/>
            <w:sz w:val="22"/>
            <w:szCs w:val="22"/>
            <w:lang w:val="en"/>
          </w:rPr>
          <w:t>and</w:t>
        </w:r>
        <w:r w:rsidR="00EF3DF1">
          <w:rPr>
            <w:rFonts w:ascii="Times New Roman" w:eastAsia="Ubuntu" w:hAnsi="Times New Roman" w:cs="Times New Roman"/>
            <w:sz w:val="22"/>
            <w:szCs w:val="22"/>
            <w:lang w:val="en"/>
          </w:rPr>
          <w:t xml:space="preserve"> </w:t>
        </w:r>
      </w:ins>
      <w:proofErr w:type="spellStart"/>
      <w:r>
        <w:rPr>
          <w:rFonts w:ascii="Times New Roman" w:eastAsia="Ubuntu" w:hAnsi="Times New Roman" w:cs="Times New Roman"/>
          <w:sz w:val="22"/>
          <w:szCs w:val="22"/>
          <w:lang w:val="en"/>
        </w:rPr>
        <w:t>regressand</w:t>
      </w:r>
      <w:proofErr w:type="spellEnd"/>
      <w:r>
        <w:rPr>
          <w:rFonts w:ascii="Times New Roman" w:eastAsia="Ubuntu" w:hAnsi="Times New Roman" w:cs="Times New Roman"/>
          <w:sz w:val="22"/>
          <w:szCs w:val="22"/>
          <w:lang w:val="en"/>
        </w:rPr>
        <w:t xml:space="preserve">, and therefore all measured wavelengths can serve as a proxy for concentration </w:t>
      </w:r>
      <w:del w:id="411" w:author="Herr, Nora (059)" w:date="2019-11-24T11:49:00Z">
        <w:r w:rsidDel="00EF3DF1">
          <w:rPr>
            <w:rFonts w:ascii="Times New Roman" w:eastAsia="Ubuntu" w:hAnsi="Times New Roman" w:cs="Times New Roman"/>
            <w:sz w:val="22"/>
            <w:szCs w:val="22"/>
            <w:lang w:val="en"/>
          </w:rPr>
          <w:delText xml:space="preserve">to which </w:delText>
        </w:r>
      </w:del>
      <w:r>
        <w:rPr>
          <w:rFonts w:ascii="Times New Roman" w:eastAsia="Ubuntu" w:hAnsi="Times New Roman" w:cs="Times New Roman"/>
          <w:sz w:val="22"/>
          <w:szCs w:val="22"/>
          <w:lang w:val="en"/>
        </w:rPr>
        <w:t xml:space="preserve">to regress </w:t>
      </w:r>
      <w:proofErr w:type="gramStart"/>
      <w:r>
        <w:rPr>
          <w:rFonts w:ascii="Times New Roman" w:eastAsia="Ubuntu" w:hAnsi="Times New Roman" w:cs="Times New Roman"/>
          <w:sz w:val="22"/>
          <w:szCs w:val="22"/>
          <w:lang w:val="en"/>
        </w:rPr>
        <w:t>back to</w:t>
      </w:r>
      <w:proofErr w:type="gramEnd"/>
      <w:r>
        <w:rPr>
          <w:rFonts w:ascii="Times New Roman" w:eastAsia="Ubuntu" w:hAnsi="Times New Roman" w:cs="Times New Roman"/>
          <w:sz w:val="22"/>
          <w:szCs w:val="22"/>
          <w:lang w:val="en"/>
        </w:rPr>
        <w:t>.</w:t>
      </w:r>
    </w:p>
    <w:p w14:paraId="41C51CFA"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5" w:type="dxa"/>
        <w:tblLayout w:type="fixed"/>
        <w:tblLook w:val="04A0" w:firstRow="1" w:lastRow="0" w:firstColumn="1" w:lastColumn="0" w:noHBand="0" w:noVBand="1"/>
      </w:tblPr>
      <w:tblGrid>
        <w:gridCol w:w="4263"/>
        <w:gridCol w:w="4262"/>
      </w:tblGrid>
      <w:tr w:rsidR="00867EBA" w14:paraId="2A29A5D3" w14:textId="77777777">
        <w:tc>
          <w:tcPr>
            <w:tcW w:w="4263" w:type="dxa"/>
          </w:tcPr>
          <w:p w14:paraId="41F56B5A" w14:textId="77777777" w:rsidR="00867EBA" w:rsidRDefault="00B877A2">
            <w:pPr>
              <w:widowControl/>
              <w:spacing w:line="360" w:lineRule="auto"/>
              <w:rPr>
                <w:rFonts w:ascii="Times New Roman" w:eastAsia="Ubuntu" w:hAnsi="Times New Roman" w:cs="Times New Roman"/>
                <w:sz w:val="22"/>
                <w:szCs w:val="22"/>
                <w:lang w:val="en"/>
              </w:rPr>
            </w:pPr>
            <w:r>
              <w:rPr>
                <w:noProof/>
                <w:lang w:val="de-DE" w:eastAsia="de-DE"/>
              </w:rPr>
              <w:drawing>
                <wp:inline distT="0" distB="0" distL="114300" distR="114300" wp14:anchorId="61AFF64E" wp14:editId="36890998">
                  <wp:extent cx="2548255" cy="1819910"/>
                  <wp:effectExtent l="0" t="0" r="8255" b="317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2548255" cy="1819910"/>
                          </a:xfrm>
                          <a:prstGeom prst="rect">
                            <a:avLst/>
                          </a:prstGeom>
                          <a:noFill/>
                          <a:ln>
                            <a:noFill/>
                          </a:ln>
                        </pic:spPr>
                      </pic:pic>
                    </a:graphicData>
                  </a:graphic>
                </wp:inline>
              </w:drawing>
            </w:r>
            <w:r>
              <w:rPr>
                <w:lang w:val="en"/>
              </w:rPr>
              <w:t>A</w:t>
            </w:r>
          </w:p>
        </w:tc>
        <w:tc>
          <w:tcPr>
            <w:tcW w:w="4262" w:type="dxa"/>
          </w:tcPr>
          <w:p w14:paraId="7F242EF0" w14:textId="77777777" w:rsidR="00867EBA" w:rsidRDefault="00B877A2">
            <w:pPr>
              <w:widowControl/>
              <w:spacing w:line="360" w:lineRule="auto"/>
              <w:rPr>
                <w:rFonts w:ascii="Times New Roman" w:eastAsia="Ubuntu" w:hAnsi="Times New Roman" w:cs="Times New Roman"/>
                <w:sz w:val="22"/>
                <w:szCs w:val="22"/>
                <w:lang w:val="en"/>
              </w:rPr>
            </w:pPr>
            <w:r>
              <w:rPr>
                <w:noProof/>
                <w:lang w:val="de-DE" w:eastAsia="de-DE"/>
              </w:rPr>
              <w:drawing>
                <wp:inline distT="0" distB="0" distL="114300" distR="114300" wp14:anchorId="4241DE57" wp14:editId="73FB8C70">
                  <wp:extent cx="2592070" cy="1821815"/>
                  <wp:effectExtent l="0" t="0" r="6350" b="12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2592070" cy="1821815"/>
                          </a:xfrm>
                          <a:prstGeom prst="rect">
                            <a:avLst/>
                          </a:prstGeom>
                          <a:noFill/>
                          <a:ln>
                            <a:noFill/>
                          </a:ln>
                        </pic:spPr>
                      </pic:pic>
                    </a:graphicData>
                  </a:graphic>
                </wp:inline>
              </w:drawing>
            </w:r>
            <w:r>
              <w:rPr>
                <w:lang w:val="en"/>
              </w:rPr>
              <w:t>B</w:t>
            </w:r>
          </w:p>
        </w:tc>
      </w:tr>
      <w:tr w:rsidR="00867EBA" w14:paraId="056A7D2D" w14:textId="77777777">
        <w:tc>
          <w:tcPr>
            <w:tcW w:w="8525" w:type="dxa"/>
            <w:gridSpan w:val="2"/>
          </w:tcPr>
          <w:p w14:paraId="1ACB5437" w14:textId="34978BF0" w:rsidR="00867EBA" w:rsidRDefault="00B877A2">
            <w:pPr>
              <w:widowControl/>
              <w:spacing w:line="240" w:lineRule="auto"/>
              <w:rPr>
                <w:rFonts w:ascii="Times New Roman" w:eastAsia="Ubuntu" w:hAnsi="Times New Roman" w:cs="Times New Roman"/>
                <w:sz w:val="22"/>
                <w:szCs w:val="22"/>
                <w:lang w:val="en"/>
              </w:rPr>
            </w:pPr>
            <w:proofErr w:type="spellStart"/>
            <w:r>
              <w:rPr>
                <w:rFonts w:ascii="Times New Roman" w:eastAsia="Ubuntu" w:hAnsi="Times New Roman" w:cs="Times New Roman"/>
                <w:sz w:val="18"/>
                <w:szCs w:val="18"/>
                <w:lang w:val="en"/>
              </w:rPr>
              <w:t>FigureX</w:t>
            </w:r>
            <w:proofErr w:type="spellEnd"/>
            <w:r>
              <w:rPr>
                <w:rFonts w:ascii="Times New Roman" w:eastAsia="Ubuntu" w:hAnsi="Times New Roman" w:cs="Times New Roman"/>
                <w:sz w:val="18"/>
                <w:szCs w:val="18"/>
                <w:lang w:val="en"/>
              </w:rPr>
              <w:t>.</w:t>
            </w:r>
            <w:ins w:id="412" w:author="Herr, Nora (059)" w:date="2019-11-24T11:49:00Z">
              <w:r w:rsidR="00EF3DF1">
                <w:rPr>
                  <w:rFonts w:ascii="Times New Roman" w:eastAsia="Ubuntu" w:hAnsi="Times New Roman" w:cs="Times New Roman"/>
                  <w:sz w:val="18"/>
                  <w:szCs w:val="18"/>
                  <w:lang w:val="en"/>
                </w:rPr>
                <w:t xml:space="preserve"> </w:t>
              </w:r>
            </w:ins>
            <w:r>
              <w:rPr>
                <w:rFonts w:ascii="Times New Roman" w:eastAsia="Ubuntu" w:hAnsi="Times New Roman" w:cs="Times New Roman"/>
                <w:sz w:val="18"/>
                <w:szCs w:val="18"/>
                <w:lang w:val="en"/>
              </w:rPr>
              <w:t>The four fitted scatter plots represent microplate row H and column 12. At th</w:t>
            </w:r>
            <w:ins w:id="413" w:author="Herr, Nora (059)" w:date="2019-11-24T11:54:00Z">
              <w:r w:rsidR="0012461A">
                <w:rPr>
                  <w:rFonts w:ascii="Times New Roman" w:eastAsia="Ubuntu" w:hAnsi="Times New Roman" w:cs="Times New Roman"/>
                  <w:sz w:val="18"/>
                  <w:szCs w:val="18"/>
                  <w:lang w:val="en"/>
                </w:rPr>
                <w:t>is</w:t>
              </w:r>
            </w:ins>
            <w:del w:id="414" w:author="Herr, Nora (059)" w:date="2019-11-24T11:54:00Z">
              <w:r w:rsidDel="0012461A">
                <w:rPr>
                  <w:rFonts w:ascii="Times New Roman" w:eastAsia="Ubuntu" w:hAnsi="Times New Roman" w:cs="Times New Roman"/>
                  <w:sz w:val="18"/>
                  <w:szCs w:val="18"/>
                  <w:lang w:val="en"/>
                </w:rPr>
                <w:delText>ese</w:delText>
              </w:r>
            </w:del>
            <w:r>
              <w:rPr>
                <w:rFonts w:ascii="Times New Roman" w:eastAsia="Ubuntu" w:hAnsi="Times New Roman" w:cs="Times New Roman"/>
                <w:sz w:val="18"/>
                <w:szCs w:val="18"/>
                <w:lang w:val="en"/>
              </w:rPr>
              <w:t xml:space="preserve"> row and column</w:t>
            </w:r>
            <w:ins w:id="415" w:author="Herr, Nora (059)" w:date="2019-11-24T11:54:00Z">
              <w:r w:rsidR="0012461A">
                <w:rPr>
                  <w:rFonts w:ascii="Times New Roman" w:eastAsia="Ubuntu" w:hAnsi="Times New Roman" w:cs="Times New Roman"/>
                  <w:sz w:val="18"/>
                  <w:szCs w:val="18"/>
                  <w:lang w:val="en"/>
                </w:rPr>
                <w:t>,</w:t>
              </w:r>
            </w:ins>
            <w:r>
              <w:rPr>
                <w:rFonts w:ascii="Times New Roman" w:eastAsia="Ubuntu" w:hAnsi="Times New Roman" w:cs="Times New Roman"/>
                <w:sz w:val="18"/>
                <w:szCs w:val="18"/>
                <w:lang w:val="en"/>
              </w:rPr>
              <w:t xml:space="preserve"> either </w:t>
            </w:r>
            <w:proofErr w:type="spellStart"/>
            <w:r>
              <w:rPr>
                <w:rFonts w:ascii="Times New Roman" w:eastAsia="Ubuntu" w:hAnsi="Times New Roman" w:cs="Times New Roman"/>
                <w:sz w:val="18"/>
                <w:szCs w:val="18"/>
                <w:lang w:val="en"/>
              </w:rPr>
              <w:t>Chlamy</w:t>
            </w:r>
            <w:proofErr w:type="spellEnd"/>
            <w:r>
              <w:rPr>
                <w:rFonts w:ascii="Times New Roman" w:eastAsia="Ubuntu" w:hAnsi="Times New Roman" w:cs="Times New Roman"/>
                <w:sz w:val="18"/>
                <w:szCs w:val="18"/>
                <w:lang w:val="en"/>
              </w:rPr>
              <w:t xml:space="preserve"> or bacterial strain or </w:t>
            </w:r>
            <w:proofErr w:type="spellStart"/>
            <w:r>
              <w:rPr>
                <w:rFonts w:ascii="Times New Roman" w:eastAsia="Ubuntu" w:hAnsi="Times New Roman" w:cs="Times New Roman"/>
                <w:sz w:val="18"/>
                <w:szCs w:val="18"/>
                <w:lang w:val="en"/>
              </w:rPr>
              <w:t>SynCom</w:t>
            </w:r>
            <w:proofErr w:type="spellEnd"/>
            <w:r>
              <w:rPr>
                <w:rFonts w:ascii="Times New Roman" w:eastAsia="Ubuntu" w:hAnsi="Times New Roman" w:cs="Times New Roman"/>
                <w:sz w:val="18"/>
                <w:szCs w:val="18"/>
                <w:lang w:val="en"/>
              </w:rPr>
              <w:t xml:space="preserve"> is present. The regressions on [</w:t>
            </w:r>
            <w:proofErr w:type="spellStart"/>
            <w:r>
              <w:rPr>
                <w:rFonts w:ascii="Times New Roman" w:eastAsia="Ubuntu" w:hAnsi="Times New Roman" w:cs="Times New Roman"/>
                <w:sz w:val="18"/>
                <w:szCs w:val="18"/>
                <w:lang w:val="en"/>
              </w:rPr>
              <w:t>bacter</w:t>
            </w:r>
            <w:proofErr w:type="spellEnd"/>
            <w:r>
              <w:rPr>
                <w:rFonts w:ascii="Times New Roman" w:eastAsia="Ubuntu" w:hAnsi="Times New Roman" w:cs="Times New Roman"/>
                <w:sz w:val="18"/>
                <w:szCs w:val="18"/>
                <w:lang w:val="en"/>
              </w:rPr>
              <w:t>] are very close together and hard to discern.</w:t>
            </w:r>
          </w:p>
        </w:tc>
      </w:tr>
    </w:tbl>
    <w:p w14:paraId="37BBBB37" w14:textId="77777777" w:rsidR="0012461A" w:rsidRDefault="0012461A">
      <w:pPr>
        <w:spacing w:line="360" w:lineRule="auto"/>
        <w:jc w:val="both"/>
        <w:rPr>
          <w:ins w:id="416" w:author="Herr, Nora (059)" w:date="2019-11-24T11:54:00Z"/>
          <w:rFonts w:ascii="Ubuntu" w:eastAsia="Ubuntu" w:hAnsi="Ubuntu" w:cs="Ubuntu"/>
          <w:sz w:val="30"/>
          <w:szCs w:val="30"/>
          <w:lang w:val="en"/>
        </w:rPr>
      </w:pPr>
    </w:p>
    <w:p w14:paraId="6150EDDA" w14:textId="03ED0A95" w:rsidR="00867EBA" w:rsidRDefault="00B877A2">
      <w:pPr>
        <w:spacing w:line="360" w:lineRule="auto"/>
        <w:jc w:val="both"/>
        <w:rPr>
          <w:rFonts w:ascii="Ubuntu" w:eastAsia="Ubuntu" w:hAnsi="Ubuntu" w:cs="Ubuntu"/>
          <w:sz w:val="30"/>
          <w:szCs w:val="30"/>
          <w:lang w:val="en"/>
        </w:rPr>
      </w:pPr>
      <w:r>
        <w:rPr>
          <w:rFonts w:ascii="Ubuntu" w:eastAsia="Ubuntu" w:hAnsi="Ubuntu" w:cs="Ubuntu"/>
          <w:sz w:val="30"/>
          <w:szCs w:val="30"/>
          <w:lang w:val="en"/>
        </w:rPr>
        <w:t>3.6.1</w:t>
      </w:r>
      <w:r>
        <w:rPr>
          <w:rFonts w:ascii="Ubuntu" w:eastAsia="Ubuntu" w:hAnsi="Ubuntu" w:cs="Ubuntu"/>
          <w:sz w:val="30"/>
          <w:szCs w:val="30"/>
          <w:lang w:val="en"/>
        </w:rPr>
        <w:tab/>
        <w:t>Obtaining the Extinction Coefficients</w:t>
      </w:r>
    </w:p>
    <w:p w14:paraId="78C1C179" w14:textId="6B03D63B" w:rsidR="00867EBA" w:rsidRDefault="00B877A2">
      <w:pPr>
        <w:spacing w:line="360" w:lineRule="auto"/>
        <w:jc w:val="both"/>
        <w:rPr>
          <w:rFonts w:ascii="Times New Roman" w:hAnsi="Cambria Math" w:cs="Times New Roman" w:hint="eastAsia"/>
          <w:sz w:val="22"/>
          <w:szCs w:val="22"/>
          <w:lang w:val="en"/>
        </w:rPr>
      </w:pPr>
      <w:r>
        <w:rPr>
          <w:rFonts w:ascii="Times New Roman" w:eastAsia="Ubuntu" w:hAnsi="Times New Roman" w:cs="Times New Roman"/>
          <w:sz w:val="22"/>
          <w:szCs w:val="22"/>
          <w:lang w:val="en"/>
        </w:rPr>
        <w:t xml:space="preserve">Once the general idea was clear, it was </w:t>
      </w:r>
      <w:del w:id="417" w:author="Herr, Nora (059)" w:date="2019-11-24T11:55:00Z">
        <w:r w:rsidDel="0012461A">
          <w:rPr>
            <w:rFonts w:ascii="Times New Roman" w:eastAsia="Ubuntu" w:hAnsi="Times New Roman" w:cs="Times New Roman"/>
            <w:sz w:val="22"/>
            <w:szCs w:val="22"/>
            <w:lang w:val="en"/>
          </w:rPr>
          <w:delText xml:space="preserve">only </w:delText>
        </w:r>
      </w:del>
      <w:r>
        <w:rPr>
          <w:rFonts w:ascii="Times New Roman" w:eastAsia="Ubuntu" w:hAnsi="Times New Roman" w:cs="Times New Roman"/>
          <w:sz w:val="22"/>
          <w:szCs w:val="22"/>
          <w:lang w:val="en"/>
        </w:rPr>
        <w:t xml:space="preserve">a matter of utilizing Linear Regression to obtain the coefficients needed for the models. This statistical analysis technique </w:t>
      </w:r>
      <w:proofErr w:type="gramStart"/>
      <w:r>
        <w:rPr>
          <w:rFonts w:ascii="Times New Roman" w:eastAsia="Ubuntu" w:hAnsi="Times New Roman" w:cs="Times New Roman"/>
          <w:sz w:val="22"/>
          <w:szCs w:val="22"/>
          <w:lang w:val="en"/>
        </w:rPr>
        <w:t>is used</w:t>
      </w:r>
      <w:proofErr w:type="gramEnd"/>
      <w:r>
        <w:rPr>
          <w:rFonts w:ascii="Times New Roman" w:eastAsia="Ubuntu" w:hAnsi="Times New Roman" w:cs="Times New Roman"/>
          <w:sz w:val="22"/>
          <w:szCs w:val="22"/>
          <w:lang w:val="en"/>
        </w:rPr>
        <w:t xml:space="preserve"> to find the best fitting line through a set of points and takes the general form of Equation 13</w:t>
      </w:r>
      <w:ins w:id="418" w:author="Herr, Nora (059)" w:date="2019-11-24T11:55:00Z">
        <w:r w:rsidR="0012461A">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[cite statistical learning tome]</w:t>
      </w:r>
      <w:r>
        <w:rPr>
          <w:rFonts w:ascii="Times New Roman" w:eastAsia="Ubuntu" w:hAnsi="Times New Roman" w:cs="Times New Roman"/>
          <w:sz w:val="22"/>
          <w:szCs w:val="22"/>
          <w:lang w:val="en"/>
        </w:rPr>
        <w:t xml:space="preserve">. To apply the Beer-Lambert law, however, only Simple Linear Regressions (SLR) need to </w:t>
      </w:r>
      <w:proofErr w:type="gramStart"/>
      <w:r>
        <w:rPr>
          <w:rFonts w:ascii="Times New Roman" w:eastAsia="Ubuntu" w:hAnsi="Times New Roman" w:cs="Times New Roman"/>
          <w:sz w:val="22"/>
          <w:szCs w:val="22"/>
          <w:lang w:val="en"/>
        </w:rPr>
        <w:t>be solved</w:t>
      </w:r>
      <w:proofErr w:type="gramEnd"/>
      <w:r>
        <w:rPr>
          <w:rFonts w:ascii="Times New Roman" w:eastAsia="Ubuntu" w:hAnsi="Times New Roman" w:cs="Times New Roman"/>
          <w:sz w:val="22"/>
          <w:szCs w:val="22"/>
          <w:lang w:val="en"/>
        </w:rPr>
        <w:t xml:space="preserve"> as each </w:t>
      </w:r>
      <w:proofErr w:type="spellStart"/>
      <w:r>
        <w:rPr>
          <w:rFonts w:ascii="Times New Roman" w:hAnsi="Cambria Math" w:cs="Times New Roman"/>
          <w:sz w:val="22"/>
          <w:szCs w:val="22"/>
          <w:lang w:val="en"/>
        </w:rPr>
        <w:t>regressand</w:t>
      </w:r>
      <w:proofErr w:type="spellEnd"/>
      <w:r>
        <w:rPr>
          <w:rFonts w:ascii="Times New Roman" w:hAnsi="Cambria Math" w:cs="Times New Roman"/>
          <w:sz w:val="22"/>
          <w:szCs w:val="22"/>
          <w:lang w:val="en"/>
        </w:rPr>
        <w:t xml:space="preserve"> </w:t>
      </w:r>
      <m:oMath>
        <m:sSub>
          <m:sSubPr>
            <m:ctrlPr>
              <w:rPr>
                <w:rFonts w:ascii="Cambria Math" w:hAnsi="Cambria Math" w:cs="Times New Roman"/>
                <w:sz w:val="18"/>
                <w:szCs w:val="18"/>
              </w:rPr>
            </m:ctrlPr>
          </m:sSubPr>
          <m:e>
            <m:r>
              <m:rPr>
                <m:sty m:val="p"/>
              </m:rPr>
              <w:rPr>
                <w:rFonts w:ascii="Cambria Math" w:hAnsi="Cambria Math" w:cs="Times New Roman"/>
                <w:sz w:val="18"/>
                <w:szCs w:val="18"/>
              </w:rPr>
              <m:t>(A</m:t>
            </m:r>
          </m:e>
          <m:sub>
            <m:r>
              <m:rPr>
                <m:sty m:val="p"/>
              </m:rPr>
              <w:rPr>
                <w:rFonts w:ascii="Cambria Math" w:eastAsia="SimSun" w:hAnsi="Cambria Math" w:cs="Times New Roman"/>
                <w:sz w:val="18"/>
                <w:szCs w:val="18"/>
                <w:lang w:bidi="ar"/>
              </w:rPr>
              <m:t>λ</m:t>
            </m:r>
          </m:sub>
        </m:sSub>
        <m:r>
          <m:rPr>
            <m:sty m:val="p"/>
          </m:rPr>
          <w:rPr>
            <w:rFonts w:ascii="Cambria Math" w:hAnsi="Cambria Math" w:cs="Times New Roman"/>
            <w:sz w:val="18"/>
            <w:szCs w:val="18"/>
          </w:rPr>
          <m:t>)</m:t>
        </m:r>
      </m:oMath>
      <w:ins w:id="419" w:author="Herr, Nora (059)" w:date="2019-11-24T11:55:00Z">
        <w:r w:rsidR="0012461A">
          <w:rPr>
            <w:rFonts w:ascii="Times New Roman" w:hAnsi="Cambria Math" w:cs="Times New Roman"/>
            <w:sz w:val="18"/>
            <w:szCs w:val="18"/>
          </w:rPr>
          <w:t xml:space="preserve"> </w:t>
        </w:r>
      </w:ins>
      <w:r>
        <w:rPr>
          <w:rFonts w:ascii="Times New Roman" w:hAnsi="Cambria Math" w:cs="Times New Roman"/>
          <w:sz w:val="22"/>
          <w:szCs w:val="22"/>
          <w:lang w:val="en"/>
        </w:rPr>
        <w:t>can only depend on one regressor at a time. The regressors are the absorbance values at any measured wavelength</w:t>
      </w:r>
      <w:ins w:id="420" w:author="Herr, Nora (059)" w:date="2019-11-24T11:55:00Z">
        <w:r w:rsidR="0012461A">
          <w:rPr>
            <w:rFonts w:ascii="Times New Roman" w:hAnsi="Cambria Math" w:cs="Times New Roman"/>
            <w:sz w:val="22"/>
            <w:szCs w:val="22"/>
            <w:lang w:val="en"/>
          </w:rPr>
          <w:t>,</w:t>
        </w:r>
      </w:ins>
      <w:r>
        <w:rPr>
          <w:rFonts w:ascii="Times New Roman" w:hAnsi="Cambria Math" w:cs="Times New Roman"/>
          <w:sz w:val="22"/>
          <w:szCs w:val="22"/>
          <w:lang w:val="en"/>
        </w:rPr>
        <w:t xml:space="preserve"> moonlighting as the concentrations of either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or Strain(s) in the x-coordinate. </w:t>
      </w:r>
    </w:p>
    <w:p w14:paraId="3C2833C5" w14:textId="77777777" w:rsidR="00867EBA" w:rsidRDefault="00867EBA">
      <w:pPr>
        <w:spacing w:line="360" w:lineRule="auto"/>
        <w:jc w:val="both"/>
        <w:rPr>
          <w:rFonts w:ascii="Times New Roman" w:hAnsi="Cambria Math" w:cs="Times New Roman" w:hint="eastAsia"/>
          <w:sz w:val="22"/>
          <w:szCs w:val="22"/>
          <w:lang w:val="en"/>
        </w:rPr>
      </w:pPr>
    </w:p>
    <w:tbl>
      <w:tblPr>
        <w:tblStyle w:val="Tabellenraster"/>
        <w:tblW w:w="8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3"/>
        <w:gridCol w:w="4262"/>
      </w:tblGrid>
      <w:tr w:rsidR="00867EBA" w14:paraId="68104A9E" w14:textId="77777777">
        <w:tc>
          <w:tcPr>
            <w:tcW w:w="4263" w:type="dxa"/>
          </w:tcPr>
          <w:p w14:paraId="6D56ED4C" w14:textId="77777777" w:rsidR="00867EBA" w:rsidRDefault="00B877A2">
            <w:pPr>
              <w:widowControl/>
              <w:spacing w:line="360" w:lineRule="auto"/>
              <w:rPr>
                <w:rFonts w:ascii="Times New Roman" w:eastAsia="Ubuntu" w:hAnsi="Times New Roman" w:cs="Times New Roman"/>
                <w:sz w:val="18"/>
                <w:szCs w:val="18"/>
                <w:lang w:val="en"/>
              </w:rPr>
            </w:pPr>
            <m:oMathPara>
              <m:oMathParaPr>
                <m:jc m:val="left"/>
              </m:oMathParaPr>
              <m:oMath>
                <m:r>
                  <w:rPr>
                    <w:rFonts w:ascii="Cambria Math" w:hAnsi="Cambria Math" w:cs="Times New Roman"/>
                    <w:sz w:val="18"/>
                    <w:szCs w:val="18"/>
                    <w:lang w:val="en"/>
                  </w:rPr>
                  <m:t>f</m:t>
                </m:r>
                <m:d>
                  <m:dPr>
                    <m:ctrlPr>
                      <w:rPr>
                        <w:rFonts w:ascii="Cambria Math" w:hAnsi="Cambria Math" w:cs="Times New Roman"/>
                        <w:i/>
                        <w:sz w:val="18"/>
                        <w:szCs w:val="18"/>
                        <w:lang w:val="en"/>
                      </w:rPr>
                    </m:ctrlPr>
                  </m:dPr>
                  <m:e>
                    <m:r>
                      <w:rPr>
                        <w:rFonts w:ascii="Cambria Math" w:hAnsi="Cambria Math" w:cs="Times New Roman"/>
                        <w:sz w:val="18"/>
                        <w:szCs w:val="18"/>
                      </w:rPr>
                      <m:t>X</m:t>
                    </m:r>
                  </m:e>
                </m:d>
                <m:r>
                  <w:rPr>
                    <w:rFonts w:ascii="Cambria Math" w:hAnsi="Cambria Math" w:cs="Times New Roman"/>
                    <w:sz w:val="18"/>
                    <w:szCs w:val="18"/>
                    <w:lang w:val="en"/>
                  </w:rPr>
                  <m:t>=</m:t>
                </m:r>
                <m:sSub>
                  <m:sSubPr>
                    <m:ctrlPr>
                      <w:rPr>
                        <w:rFonts w:ascii="Cambria Math" w:hAnsi="Cambria Math" w:cs="Times New Roman"/>
                        <w:i/>
                        <w:sz w:val="18"/>
                        <w:szCs w:val="18"/>
                        <w:lang w:val="en"/>
                      </w:rPr>
                    </m:ctrlPr>
                  </m:sSubPr>
                  <m:e>
                    <m:r>
                      <w:rPr>
                        <w:rFonts w:ascii="Cambria Math" w:hAnsi="Cambria Math" w:cs="Times New Roman"/>
                        <w:sz w:val="18"/>
                        <w:szCs w:val="18"/>
                        <w:lang w:val="en"/>
                      </w:rPr>
                      <m:t>β</m:t>
                    </m:r>
                  </m:e>
                  <m:sub>
                    <m:r>
                      <w:rPr>
                        <w:rFonts w:ascii="Cambria Math" w:hAnsi="Cambria Math" w:cs="Times New Roman"/>
                        <w:sz w:val="18"/>
                        <w:szCs w:val="18"/>
                        <w:lang w:val="en"/>
                      </w:rPr>
                      <m:t>0</m:t>
                    </m:r>
                  </m:sub>
                </m:sSub>
                <m:r>
                  <w:rPr>
                    <w:rFonts w:ascii="Cambria Math" w:hAnsi="Cambria Math" w:cs="Times New Roman"/>
                    <w:sz w:val="18"/>
                    <w:szCs w:val="18"/>
                    <w:lang w:val="en"/>
                  </w:rPr>
                  <m:t>+</m:t>
                </m:r>
                <m:nary>
                  <m:naryPr>
                    <m:chr m:val="∑"/>
                    <m:limLoc m:val="undOvr"/>
                    <m:grow m:val="1"/>
                    <m:ctrlPr>
                      <w:rPr>
                        <w:rFonts w:ascii="Cambria Math" w:hAnsi="Cambria Math" w:cs="Times New Roman"/>
                        <w:i/>
                        <w:sz w:val="18"/>
                        <w:szCs w:val="18"/>
                        <w:lang w:val="en"/>
                      </w:rPr>
                    </m:ctrlPr>
                  </m:naryPr>
                  <m:sub>
                    <m:r>
                      <w:rPr>
                        <w:rFonts w:ascii="Cambria Math" w:hAnsi="Cambria Math" w:cs="Times New Roman"/>
                        <w:sz w:val="18"/>
                        <w:szCs w:val="18"/>
                      </w:rPr>
                      <m:t>j</m:t>
                    </m:r>
                    <m:r>
                      <w:rPr>
                        <w:rFonts w:ascii="Cambria Math" w:hAnsi="Cambria Math" w:cs="Times New Roman"/>
                        <w:sz w:val="18"/>
                        <w:szCs w:val="18"/>
                        <w:lang w:val="en"/>
                      </w:rPr>
                      <m:t>=1</m:t>
                    </m:r>
                  </m:sub>
                  <m:sup>
                    <m:r>
                      <w:rPr>
                        <w:rFonts w:ascii="Cambria Math" w:hAnsi="Cambria Math" w:cs="Times New Roman"/>
                        <w:sz w:val="18"/>
                        <w:szCs w:val="18"/>
                      </w:rPr>
                      <m:t>n</m:t>
                    </m:r>
                  </m:sup>
                  <m:e>
                    <m:sSub>
                      <m:sSubPr>
                        <m:ctrlPr>
                          <w:rPr>
                            <w:rFonts w:ascii="Cambria Math" w:hAnsi="Cambria Math" w:cs="Times New Roman"/>
                            <w:i/>
                            <w:sz w:val="18"/>
                            <w:szCs w:val="18"/>
                            <w:lang w:val="en"/>
                          </w:rPr>
                        </m:ctrlPr>
                      </m:sSubPr>
                      <m:e>
                        <m:r>
                          <w:rPr>
                            <w:rFonts w:ascii="Cambria Math" w:hAnsi="Cambria Math" w:cs="Times New Roman"/>
                            <w:sz w:val="18"/>
                            <w:szCs w:val="18"/>
                          </w:rPr>
                          <m:t>X</m:t>
                        </m:r>
                      </m:e>
                      <m:sub>
                        <m:r>
                          <w:rPr>
                            <w:rFonts w:ascii="Cambria Math" w:hAnsi="Cambria Math" w:cs="Times New Roman"/>
                            <w:sz w:val="18"/>
                            <w:szCs w:val="18"/>
                          </w:rPr>
                          <m:t>j</m:t>
                        </m:r>
                      </m:sub>
                    </m:sSub>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j</m:t>
                        </m:r>
                      </m:sub>
                    </m:sSub>
                  </m:e>
                </m:nary>
              </m:oMath>
            </m:oMathPara>
          </w:p>
        </w:tc>
        <w:tc>
          <w:tcPr>
            <w:tcW w:w="4262" w:type="dxa"/>
          </w:tcPr>
          <w:p w14:paraId="3ADA698E" w14:textId="77777777" w:rsidR="00867EBA" w:rsidRDefault="00B877A2">
            <w:pPr>
              <w:widowControl/>
              <w:wordWrap w:val="0"/>
              <w:spacing w:line="360" w:lineRule="auto"/>
              <w:jc w:val="right"/>
              <w:rPr>
                <w:rFonts w:ascii="Times New Roman" w:hAnsi="Cambria Math" w:cs="Times New Roman" w:hint="eastAsia"/>
                <w:sz w:val="18"/>
                <w:szCs w:val="18"/>
                <w:lang w:val="en"/>
                <w:oMath/>
              </w:rPr>
            </w:pPr>
            <w:r>
              <w:rPr>
                <w:rFonts w:ascii="Times New Roman" w:hAnsi="Cambria Math" w:cs="Times New Roman"/>
                <w:iCs/>
                <w:sz w:val="18"/>
                <w:szCs w:val="18"/>
                <w:lang w:val="en"/>
              </w:rPr>
              <w:t>Equation 13</w:t>
            </w:r>
          </w:p>
        </w:tc>
      </w:tr>
      <w:tr w:rsidR="00867EBA" w14:paraId="760C4F15" w14:textId="77777777">
        <w:tc>
          <w:tcPr>
            <w:tcW w:w="4263" w:type="dxa"/>
          </w:tcPr>
          <w:p w14:paraId="540B8E07" w14:textId="77777777" w:rsidR="00867EBA" w:rsidRDefault="00B877A2">
            <w:pPr>
              <w:widowControl/>
              <w:spacing w:line="360" w:lineRule="auto"/>
              <w:rPr>
                <w:rFonts w:ascii="Times New Roman" w:eastAsia="Ubuntu" w:hAnsi="Times New Roman" w:cs="Times New Roman"/>
                <w:sz w:val="18"/>
                <w:szCs w:val="18"/>
                <w:lang w:val="en"/>
              </w:rPr>
            </w:pPr>
            <m:oMathPara>
              <m:oMathParaPr>
                <m:jc m:val="left"/>
              </m:oMathParaPr>
              <m:oMath>
                <m:r>
                  <w:rPr>
                    <w:rFonts w:ascii="Cambria Math" w:hAnsi="Cambria Math" w:cs="Times New Roman"/>
                    <w:sz w:val="18"/>
                    <w:szCs w:val="18"/>
                    <w:lang w:val="en"/>
                  </w:rPr>
                  <w:lastRenderedPageBreak/>
                  <m:t>f</m:t>
                </m:r>
                <m:d>
                  <m:dPr>
                    <m:ctrlPr>
                      <w:rPr>
                        <w:rFonts w:ascii="Cambria Math" w:hAnsi="Cambria Math" w:cs="Times New Roman"/>
                        <w:i/>
                        <w:sz w:val="18"/>
                        <w:szCs w:val="18"/>
                        <w:lang w:val="en"/>
                      </w:rPr>
                    </m:ctrlPr>
                  </m:dPr>
                  <m:e>
                    <m:r>
                      <w:rPr>
                        <w:rFonts w:ascii="Cambria Math" w:hAnsi="Cambria Math" w:cs="Times New Roman"/>
                        <w:sz w:val="18"/>
                        <w:szCs w:val="18"/>
                      </w:rPr>
                      <m:t>x</m:t>
                    </m:r>
                  </m:e>
                </m:d>
                <m:r>
                  <w:rPr>
                    <w:rFonts w:ascii="Cambria Math" w:hAnsi="Cambria Math" w:cs="Times New Roman"/>
                    <w:sz w:val="18"/>
                    <w:szCs w:val="18"/>
                    <w:lang w:val="en"/>
                  </w:rPr>
                  <m:t>=</m:t>
                </m:r>
                <m:sSub>
                  <m:sSubPr>
                    <m:ctrlPr>
                      <w:rPr>
                        <w:rFonts w:ascii="Cambria Math" w:hAnsi="Cambria Math" w:cs="Times New Roman"/>
                        <w:i/>
                        <w:sz w:val="18"/>
                        <w:szCs w:val="18"/>
                        <w:lang w:val="en"/>
                      </w:rPr>
                    </m:ctrlPr>
                  </m:sSubPr>
                  <m:e>
                    <m:r>
                      <w:rPr>
                        <w:rFonts w:ascii="Cambria Math" w:hAnsi="Cambria Math" w:cs="Times New Roman"/>
                        <w:sz w:val="18"/>
                        <w:szCs w:val="18"/>
                        <w:lang w:val="en"/>
                      </w:rPr>
                      <m:t>β</m:t>
                    </m:r>
                  </m:e>
                  <m:sub>
                    <m:r>
                      <w:rPr>
                        <w:rFonts w:ascii="Cambria Math" w:hAnsi="Cambria Math" w:cs="Times New Roman"/>
                        <w:sz w:val="18"/>
                        <w:szCs w:val="18"/>
                        <w:lang w:val="en"/>
                      </w:rPr>
                      <m:t>0</m:t>
                    </m:r>
                  </m:sub>
                </m:sSub>
                <m:r>
                  <w:rPr>
                    <w:rFonts w:ascii="Cambria Math" w:hAnsi="Cambria Math" w:cs="Times New Roman"/>
                    <w:sz w:val="18"/>
                    <w:szCs w:val="18"/>
                    <w:lang w:val="en"/>
                  </w:rPr>
                  <m:t>+</m:t>
                </m:r>
                <m:r>
                  <w:rPr>
                    <w:rFonts w:ascii="Cambria Math" w:hAnsi="Cambria Math" w:cs="Times New Roman"/>
                    <w:sz w:val="18"/>
                    <w:szCs w:val="18"/>
                  </w:rPr>
                  <m:t>x</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oMath>
            </m:oMathPara>
          </w:p>
        </w:tc>
        <w:tc>
          <w:tcPr>
            <w:tcW w:w="4262" w:type="dxa"/>
          </w:tcPr>
          <w:p w14:paraId="5A547B55" w14:textId="77777777" w:rsidR="00867EBA" w:rsidRDefault="00B877A2">
            <w:pPr>
              <w:widowControl/>
              <w:wordWrap w:val="0"/>
              <w:spacing w:line="360" w:lineRule="auto"/>
              <w:jc w:val="right"/>
              <w:rPr>
                <w:rFonts w:ascii="Times New Roman" w:eastAsia="Ubuntu" w:hAnsi="Times New Roman" w:cs="Times New Roman"/>
                <w:sz w:val="18"/>
                <w:szCs w:val="18"/>
                <w:lang w:val="en"/>
              </w:rPr>
            </w:pPr>
            <w:r>
              <w:rPr>
                <w:rFonts w:ascii="Times New Roman" w:eastAsia="Ubuntu" w:hAnsi="Times New Roman" w:cs="Times New Roman"/>
                <w:sz w:val="18"/>
                <w:szCs w:val="18"/>
                <w:lang w:val="en"/>
              </w:rPr>
              <w:t>Equation 14</w:t>
            </w:r>
          </w:p>
        </w:tc>
      </w:tr>
    </w:tbl>
    <w:p w14:paraId="5142C559" w14:textId="77777777" w:rsidR="00867EBA" w:rsidRDefault="00867EBA">
      <w:pPr>
        <w:spacing w:line="360" w:lineRule="auto"/>
        <w:jc w:val="both"/>
        <w:rPr>
          <w:rFonts w:ascii="Times New Roman" w:eastAsia="Ubuntu" w:hAnsi="Times New Roman" w:cs="Times New Roman"/>
          <w:sz w:val="22"/>
          <w:szCs w:val="22"/>
          <w:lang w:val="en"/>
        </w:rPr>
      </w:pPr>
    </w:p>
    <w:p w14:paraId="0999D6C1" w14:textId="39557DA6" w:rsidR="00867EBA" w:rsidRDefault="00B877A2">
      <w:pPr>
        <w:spacing w:line="360" w:lineRule="auto"/>
        <w:jc w:val="both"/>
        <w:rPr>
          <w:rFonts w:ascii="Times New Roman" w:hAnsi="Cambria Math" w:cs="Times New Roman" w:hint="eastAsia"/>
          <w:sz w:val="22"/>
          <w:szCs w:val="22"/>
          <w:lang w:val="en"/>
        </w:rPr>
      </w:pPr>
      <w:r>
        <w:rPr>
          <w:rFonts w:ascii="Times New Roman" w:eastAsia="Ubuntu" w:hAnsi="Times New Roman" w:cs="Times New Roman"/>
          <w:sz w:val="22"/>
          <w:szCs w:val="22"/>
          <w:lang w:val="en"/>
        </w:rPr>
        <w:t xml:space="preserve">Note that Equation 14 has the familiar form of the Beer-Lambert law (Equation 8) where </w:t>
      </w:r>
      <m:oMath>
        <m:r>
          <w:rPr>
            <w:rFonts w:ascii="Cambria Math" w:hAnsi="Cambria Math" w:cs="Times New Roman"/>
            <w:sz w:val="18"/>
            <w:szCs w:val="18"/>
            <w:lang w:val="en"/>
          </w:rPr>
          <m:t>f</m:t>
        </m:r>
        <m:d>
          <m:dPr>
            <m:ctrlPr>
              <w:rPr>
                <w:rFonts w:ascii="Cambria Math" w:hAnsi="Cambria Math" w:cs="Times New Roman"/>
                <w:i/>
                <w:sz w:val="18"/>
                <w:szCs w:val="18"/>
                <w:lang w:val="en"/>
              </w:rPr>
            </m:ctrlPr>
          </m:dPr>
          <m:e>
            <m:r>
              <w:rPr>
                <w:rFonts w:ascii="Cambria Math" w:hAnsi="Cambria Math" w:cs="Times New Roman"/>
                <w:sz w:val="18"/>
                <w:szCs w:val="18"/>
              </w:rPr>
              <m:t>x</m:t>
            </m:r>
          </m:e>
        </m:d>
      </m:oMath>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 xml:space="preserve">represents </w:t>
      </w:r>
      <w:proofErr w:type="gramEnd"/>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m:t>
            </m:r>
          </m:sub>
        </m:sSub>
      </m:oMath>
      <w:r>
        <w:rPr>
          <w:rFonts w:ascii="Times New Roman" w:hAnsi="Cambria Math" w:cs="Times New Roman"/>
          <w:iCs/>
          <w:sz w:val="22"/>
          <w:szCs w:val="22"/>
          <w:lang w:val="en"/>
        </w:rPr>
        <w:t xml:space="preserve">, </w:t>
      </w:r>
      <m:oMath>
        <m:r>
          <w:rPr>
            <w:rFonts w:ascii="Cambria Math" w:hAnsi="Cambria Math" w:cs="Times New Roman"/>
            <w:sz w:val="18"/>
            <w:szCs w:val="18"/>
          </w:rPr>
          <m:t>x</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oMath>
      <w:r>
        <w:rPr>
          <w:rFonts w:ascii="Times New Roman" w:hAnsi="Cambria Math" w:cs="Times New Roman"/>
          <w:sz w:val="22"/>
          <w:szCs w:val="22"/>
          <w:lang w:val="en"/>
        </w:rPr>
        <w:t xml:space="preserve"> corresponds to </w:t>
      </w:r>
      <m:oMath>
        <m:sSub>
          <m:sSubPr>
            <m:ctrlPr>
              <w:rPr>
                <w:rFonts w:ascii="Cambria Math" w:hAnsi="Cambria Math" w:cs="Times New Roman"/>
                <w:i/>
                <w:sz w:val="18"/>
                <w:szCs w:val="18"/>
              </w:rPr>
            </m:ctrlPr>
          </m:sSubPr>
          <m:e>
            <m:r>
              <w:rPr>
                <w:rFonts w:ascii="Cambria Math" w:hAnsi="Cambria Math" w:cs="Times New Roman"/>
                <w:sz w:val="18"/>
                <w:szCs w:val="18"/>
              </w:rPr>
              <m:t>c∙k</m:t>
            </m:r>
          </m:e>
          <m:sub>
            <m:r>
              <m:rPr>
                <m:sty m:val="p"/>
              </m:rPr>
              <w:rPr>
                <w:rFonts w:ascii="Cambria Math" w:eastAsia="SimSun" w:hAnsi="Cambria Math" w:cs="Times New Roman"/>
                <w:sz w:val="18"/>
                <w:szCs w:val="18"/>
                <w:lang w:bidi="ar"/>
              </w:rPr>
              <m:t>λ</m:t>
            </m:r>
          </m:sub>
        </m:sSub>
      </m:oMath>
      <w:r>
        <w:rPr>
          <w:rFonts w:ascii="Times New Roman" w:eastAsia="Ubuntu" w:hAnsi="Times New Roman" w:cs="Times New Roman"/>
          <w:sz w:val="22"/>
          <w:szCs w:val="22"/>
          <w:lang w:val="en"/>
        </w:rPr>
        <w:t xml:space="preserve">, and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oMath>
      <w:r>
        <w:rPr>
          <w:rFonts w:ascii="Times New Roman" w:eastAsia="Ubuntu" w:hAnsi="Times New Roman" w:cs="Times New Roman"/>
          <w:sz w:val="22"/>
          <w:szCs w:val="22"/>
          <w:lang w:val="en"/>
        </w:rPr>
        <w:t xml:space="preserve"> represents the error in each prediction. To obtain these coefficients</w:t>
      </w:r>
      <w:ins w:id="421" w:author="Herr, Nora (059)" w:date="2019-11-24T11:56:00Z">
        <w:r w:rsidR="0012461A">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t>
      </w:r>
      <w:proofErr w:type="spellStart"/>
      <w:r>
        <w:rPr>
          <w:rFonts w:ascii="Times New Roman" w:eastAsia="Ubuntu" w:hAnsi="Times New Roman" w:cs="Times New Roman"/>
          <w:sz w:val="22"/>
          <w:szCs w:val="22"/>
          <w:lang w:val="en"/>
        </w:rPr>
        <w:t>Scikit-Learn’s</w:t>
      </w:r>
      <w:proofErr w:type="spellEnd"/>
      <w:r>
        <w:rPr>
          <w:rFonts w:ascii="Times New Roman" w:eastAsia="Ubuntu" w:hAnsi="Times New Roman" w:cs="Times New Roman"/>
          <w:sz w:val="22"/>
          <w:szCs w:val="22"/>
          <w:lang w:val="en"/>
        </w:rPr>
        <w:t xml:space="preserve"> Linear</w:t>
      </w:r>
      <w:ins w:id="422" w:author="Herr, Nora (059)" w:date="2019-11-24T11:56:00Z">
        <w:r w:rsidR="0012461A">
          <w:rPr>
            <w:rFonts w:ascii="Times New Roman" w:eastAsia="Ubuntu" w:hAnsi="Times New Roman" w:cs="Times New Roman"/>
            <w:sz w:val="22"/>
            <w:szCs w:val="22"/>
            <w:lang w:val="en"/>
          </w:rPr>
          <w:t xml:space="preserve"> </w:t>
        </w:r>
      </w:ins>
      <w:r>
        <w:rPr>
          <w:rFonts w:ascii="Times New Roman" w:eastAsia="Ubuntu" w:hAnsi="Times New Roman" w:cs="Times New Roman"/>
          <w:sz w:val="22"/>
          <w:szCs w:val="22"/>
          <w:lang w:val="en"/>
        </w:rPr>
        <w:t>Regression class was used</w:t>
      </w:r>
      <w:ins w:id="423" w:author="Herr, Nora (059)" w:date="2019-11-24T11:56:00Z">
        <w:r w:rsidR="0012461A">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 xml:space="preserve">[cite </w:t>
      </w:r>
      <w:proofErr w:type="spellStart"/>
      <w:r>
        <w:rPr>
          <w:rFonts w:ascii="Times New Roman" w:eastAsia="Ubuntu" w:hAnsi="Times New Roman" w:cs="Times New Roman"/>
          <w:b/>
          <w:bCs/>
          <w:sz w:val="22"/>
          <w:szCs w:val="22"/>
          <w:lang w:val="en"/>
        </w:rPr>
        <w:t>scikit</w:t>
      </w:r>
      <w:proofErr w:type="spellEnd"/>
      <w:r>
        <w:rPr>
          <w:rFonts w:ascii="Times New Roman" w:eastAsia="Ubuntu" w:hAnsi="Times New Roman" w:cs="Times New Roman"/>
          <w:b/>
          <w:bCs/>
          <w:sz w:val="22"/>
          <w:szCs w:val="22"/>
          <w:lang w:val="en"/>
        </w:rPr>
        <w:t>-learn]</w:t>
      </w:r>
      <w:r>
        <w:rPr>
          <w:rFonts w:ascii="Times New Roman" w:eastAsia="Ubuntu" w:hAnsi="Times New Roman" w:cs="Times New Roman"/>
          <w:sz w:val="22"/>
          <w:szCs w:val="22"/>
          <w:lang w:val="en"/>
        </w:rPr>
        <w:t xml:space="preserve">. </w:t>
      </w:r>
      <w:proofErr w:type="spellStart"/>
      <w:r>
        <w:rPr>
          <w:rFonts w:ascii="Times New Roman" w:eastAsia="Ubuntu" w:hAnsi="Times New Roman" w:cs="Times New Roman"/>
          <w:sz w:val="22"/>
          <w:szCs w:val="22"/>
          <w:lang w:val="en"/>
        </w:rPr>
        <w:t>Scikit-Learn’s</w:t>
      </w:r>
      <w:proofErr w:type="spellEnd"/>
      <w:r>
        <w:rPr>
          <w:rFonts w:ascii="Times New Roman" w:eastAsia="Ubuntu" w:hAnsi="Times New Roman" w:cs="Times New Roman"/>
          <w:sz w:val="22"/>
          <w:szCs w:val="22"/>
          <w:lang w:val="en"/>
        </w:rPr>
        <w:t xml:space="preserve"> implementation uses Ordinary Least Squares (OLS) to find the slope—and hence extinction coefficient—of the line that best fits the data. The OLS algorithm solves Equation 15 to estimate the </w:t>
      </w:r>
      <w:proofErr w:type="gramStart"/>
      <w:r>
        <w:rPr>
          <w:rFonts w:ascii="Times New Roman" w:eastAsia="Ubuntu" w:hAnsi="Times New Roman" w:cs="Times New Roman"/>
          <w:sz w:val="22"/>
          <w:szCs w:val="22"/>
          <w:lang w:val="en"/>
        </w:rPr>
        <w:t xml:space="preserve">slope </w:t>
      </w:r>
      <w:proofErr w:type="gramEnd"/>
      <m:oMath>
        <m:r>
          <m:rPr>
            <m:sty m:val="p"/>
          </m:rPr>
          <w:rPr>
            <w:rFonts w:ascii="Cambria Math" w:eastAsia="Ubuntu" w:hAnsi="Times New Roman"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 xml:space="preserve"> )</m:t>
        </m:r>
      </m:oMath>
      <w:r>
        <w:rPr>
          <w:rFonts w:ascii="Times New Roman" w:hAnsi="Cambria Math" w:cs="Times New Roman"/>
          <w:sz w:val="22"/>
          <w:szCs w:val="22"/>
          <w:lang w:val="en"/>
        </w:rPr>
        <w:t>.</w:t>
      </w:r>
    </w:p>
    <w:p w14:paraId="6DD06168" w14:textId="77777777" w:rsidR="00867EBA" w:rsidRDefault="00867EBA">
      <w:pPr>
        <w:spacing w:line="360" w:lineRule="auto"/>
        <w:jc w:val="both"/>
        <w:rPr>
          <w:rFonts w:ascii="Times New Roman" w:hAnsi="Cambria Math" w:cs="Times New Roman" w:hint="eastAsia"/>
          <w:sz w:val="22"/>
          <w:szCs w:val="22"/>
          <w:lang w:val="en"/>
        </w:rPr>
      </w:pPr>
    </w:p>
    <w:tbl>
      <w:tblPr>
        <w:tblStyle w:val="Tabellenraster"/>
        <w:tblW w:w="8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3"/>
        <w:gridCol w:w="4262"/>
      </w:tblGrid>
      <w:tr w:rsidR="00867EBA" w14:paraId="2408E1D7" w14:textId="77777777">
        <w:tc>
          <w:tcPr>
            <w:tcW w:w="4263" w:type="dxa"/>
          </w:tcPr>
          <w:p w14:paraId="6E35D4EE" w14:textId="77777777" w:rsidR="00867EBA" w:rsidRDefault="00B877A2">
            <w:pPr>
              <w:widowControl/>
              <w:spacing w:line="360" w:lineRule="auto"/>
              <w:ind w:firstLineChars="50" w:firstLine="90"/>
              <w:rPr>
                <w:rFonts w:ascii="Times New Roman" w:eastAsia="Ubuntu" w:hAnsi="Times New Roman" w:cs="Times New Roman"/>
                <w:sz w:val="22"/>
                <w:szCs w:val="22"/>
                <w:lang w:val="en"/>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m:rPr>
                    <m:sty m:val="p"/>
                  </m:rPr>
                  <w:rPr>
                    <w:rFonts w:ascii="Cambria Math" w:hAnsi="Cambria Math" w:cs="Times New Roman"/>
                    <w:sz w:val="18"/>
                    <w:szCs w:val="18"/>
                  </w:rPr>
                  <m:t>=</m:t>
                </m:r>
                <m:f>
                  <m:fPr>
                    <m:ctrlPr>
                      <w:rPr>
                        <w:rFonts w:ascii="Cambria Math" w:hAnsi="Cambria Math" w:cs="Times New Roman"/>
                        <w:i/>
                        <w:sz w:val="18"/>
                        <w:szCs w:val="18"/>
                        <w:lang w:val="en"/>
                      </w:rPr>
                    </m:ctrlPr>
                  </m:fPr>
                  <m:num>
                    <m:nary>
                      <m:naryPr>
                        <m:chr m:val="∑"/>
                        <m:limLoc m:val="undOvr"/>
                        <m:grow m:val="1"/>
                        <m:ctrlPr>
                          <w:rPr>
                            <w:rFonts w:ascii="Cambria Math" w:hAnsi="Cambria Math" w:cs="Times New Roman"/>
                            <w:i/>
                            <w:sz w:val="18"/>
                            <w:szCs w:val="18"/>
                            <w:lang w:val="en"/>
                          </w:rPr>
                        </m:ctrlPr>
                      </m:naryPr>
                      <m:sub>
                        <m:r>
                          <w:rPr>
                            <w:rFonts w:ascii="Cambria Math" w:hAnsi="Cambria Math" w:cs="Times New Roman"/>
                            <w:sz w:val="18"/>
                            <w:szCs w:val="18"/>
                          </w:rPr>
                          <m:t>i</m:t>
                        </m:r>
                        <m:r>
                          <w:rPr>
                            <w:rFonts w:ascii="Cambria Math" w:hAnsi="Cambria Math" w:cs="Times New Roman"/>
                            <w:sz w:val="18"/>
                            <w:szCs w:val="18"/>
                            <w:lang w:val="en"/>
                          </w:rPr>
                          <m:t>=</m:t>
                        </m:r>
                        <m:r>
                          <w:rPr>
                            <w:rFonts w:ascii="Cambria Math" w:hAnsi="Cambria Math" w:cs="Times New Roman"/>
                            <w:sz w:val="18"/>
                            <w:szCs w:val="18"/>
                          </w:rPr>
                          <m:t>1</m:t>
                        </m:r>
                      </m:sub>
                      <m:sup>
                        <m:r>
                          <w:rPr>
                            <w:rFonts w:ascii="Cambria Math" w:hAnsi="Cambria Math" w:cs="Times New Roman"/>
                            <w:sz w:val="18"/>
                            <w:szCs w:val="18"/>
                            <w:lang w:val="en"/>
                          </w:rPr>
                          <m:t>n</m:t>
                        </m:r>
                      </m:sup>
                      <m:e>
                        <m:d>
                          <m:dPr>
                            <m:ctrlPr>
                              <w:rPr>
                                <w:rFonts w:ascii="Cambria Math" w:hAnsi="Cambria Math" w:cs="Times New Roman"/>
                                <w:i/>
                                <w:sz w:val="18"/>
                                <w:szCs w:val="18"/>
                                <w:lang w:val="en"/>
                              </w:rPr>
                            </m:ctrlPr>
                          </m:dPr>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m:t>
                                </m:r>
                              </m:sub>
                            </m:sSub>
                            <m:r>
                              <w:rPr>
                                <w:rFonts w:ascii="Cambria Math" w:hAnsi="Cambria Math" w:cs="Times New Roman"/>
                                <w:sz w:val="18"/>
                                <w:szCs w:val="18"/>
                              </w:rPr>
                              <m:t>-</m:t>
                            </m:r>
                            <m:acc>
                              <m:accPr>
                                <m:chr m:val="̅"/>
                                <m:ctrlPr>
                                  <w:rPr>
                                    <w:rFonts w:ascii="Cambria Math" w:hAnsi="Cambria Math" w:cs="Times New Roman"/>
                                    <w:i/>
                                    <w:sz w:val="18"/>
                                    <w:szCs w:val="18"/>
                                  </w:rPr>
                                </m:ctrlPr>
                              </m:accPr>
                              <m:e>
                                <m:r>
                                  <w:rPr>
                                    <w:rFonts w:ascii="Cambria Math" w:hAnsi="Cambria Math" w:cs="Times New Roman"/>
                                    <w:sz w:val="18"/>
                                    <w:szCs w:val="18"/>
                                  </w:rPr>
                                  <m:t>x</m:t>
                                </m:r>
                              </m:e>
                            </m:acc>
                          </m:e>
                        </m:d>
                      </m:e>
                    </m:nary>
                    <m:d>
                      <m:dPr>
                        <m:ctrlPr>
                          <w:rPr>
                            <w:rFonts w:ascii="Cambria Math" w:hAnsi="Cambria Math" w:cs="Times New Roman"/>
                            <w:i/>
                            <w:sz w:val="18"/>
                            <w:szCs w:val="18"/>
                            <w:lang w:val="en"/>
                          </w:rPr>
                        </m:ctrlPr>
                      </m:dPr>
                      <m:e>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sz w:val="18"/>
                                <w:szCs w:val="18"/>
                              </w:rPr>
                              <m:t>i</m:t>
                            </m:r>
                          </m:sub>
                        </m:sSub>
                        <m:r>
                          <w:rPr>
                            <w:rFonts w:ascii="Cambria Math" w:hAnsi="Cambria Math" w:cs="Times New Roman"/>
                            <w:sz w:val="18"/>
                            <w:szCs w:val="18"/>
                          </w:rPr>
                          <m:t>-</m:t>
                        </m:r>
                        <m:acc>
                          <m:accPr>
                            <m:chr m:val="̅"/>
                            <m:ctrlPr>
                              <w:rPr>
                                <w:rFonts w:ascii="Cambria Math" w:hAnsi="Cambria Math" w:cs="Times New Roman"/>
                                <w:i/>
                                <w:sz w:val="18"/>
                                <w:szCs w:val="18"/>
                              </w:rPr>
                            </m:ctrlPr>
                          </m:accPr>
                          <m:e>
                            <m:r>
                              <w:rPr>
                                <w:rFonts w:ascii="Cambria Math" w:hAnsi="Cambria Math" w:cs="Times New Roman"/>
                                <w:sz w:val="18"/>
                                <w:szCs w:val="18"/>
                              </w:rPr>
                              <m:t>y</m:t>
                            </m:r>
                          </m:e>
                        </m:acc>
                      </m:e>
                    </m:d>
                  </m:num>
                  <m:den>
                    <m:nary>
                      <m:naryPr>
                        <m:chr m:val="∑"/>
                        <m:limLoc m:val="undOvr"/>
                        <m:ctrlPr>
                          <w:rPr>
                            <w:rFonts w:ascii="Cambria Math" w:hAnsi="Cambria Math" w:cs="Times New Roman"/>
                            <w:i/>
                            <w:sz w:val="18"/>
                            <w:szCs w:val="18"/>
                            <w:lang w:val="en"/>
                          </w:rPr>
                        </m:ctrlPr>
                      </m:naryPr>
                      <m:sub>
                        <m:r>
                          <w:rPr>
                            <w:rFonts w:ascii="Cambria Math" w:hAnsi="Cambria Math" w:cs="Times New Roman"/>
                            <w:sz w:val="18"/>
                            <w:szCs w:val="18"/>
                          </w:rPr>
                          <m:t>i=1</m:t>
                        </m:r>
                      </m:sub>
                      <m:sup>
                        <m:r>
                          <w:rPr>
                            <w:rFonts w:ascii="Cambria Math" w:hAnsi="Cambria Math" w:cs="Times New Roman"/>
                            <w:sz w:val="18"/>
                            <w:szCs w:val="18"/>
                          </w:rPr>
                          <m:t>n</m:t>
                        </m:r>
                      </m:sup>
                      <m:e>
                        <m:sSup>
                          <m:sSupPr>
                            <m:ctrlPr>
                              <w:rPr>
                                <w:rFonts w:ascii="Cambria Math" w:hAnsi="Cambria Math" w:cs="Times New Roman"/>
                                <w:i/>
                                <w:sz w:val="18"/>
                                <w:szCs w:val="18"/>
                                <w:lang w:val="en"/>
                              </w:rPr>
                            </m:ctrlPr>
                          </m:sSupPr>
                          <m:e>
                            <m:d>
                              <m:dPr>
                                <m:ctrlPr>
                                  <w:rPr>
                                    <w:rFonts w:ascii="Cambria Math" w:hAnsi="Cambria Math" w:cs="Times New Roman"/>
                                    <w:i/>
                                    <w:sz w:val="18"/>
                                    <w:szCs w:val="18"/>
                                    <w:lang w:val="en"/>
                                  </w:rPr>
                                </m:ctrlPr>
                              </m:dPr>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m:t>
                                    </m:r>
                                  </m:sub>
                                </m:sSub>
                                <m:r>
                                  <w:rPr>
                                    <w:rFonts w:ascii="Cambria Math" w:hAnsi="Cambria Math" w:cs="Times New Roman"/>
                                    <w:sz w:val="18"/>
                                    <w:szCs w:val="18"/>
                                  </w:rPr>
                                  <m:t>-</m:t>
                                </m:r>
                                <m:acc>
                                  <m:accPr>
                                    <m:chr m:val="̅"/>
                                    <m:ctrlPr>
                                      <w:rPr>
                                        <w:rFonts w:ascii="Cambria Math" w:hAnsi="Cambria Math" w:cs="Times New Roman"/>
                                        <w:i/>
                                        <w:sz w:val="18"/>
                                        <w:szCs w:val="18"/>
                                      </w:rPr>
                                    </m:ctrlPr>
                                  </m:accPr>
                                  <m:e>
                                    <m:r>
                                      <w:rPr>
                                        <w:rFonts w:ascii="Cambria Math" w:hAnsi="Cambria Math" w:cs="Times New Roman"/>
                                        <w:sz w:val="18"/>
                                        <w:szCs w:val="18"/>
                                      </w:rPr>
                                      <m:t>x</m:t>
                                    </m:r>
                                  </m:e>
                                </m:acc>
                              </m:e>
                            </m:d>
                          </m:e>
                          <m:sup>
                            <m:r>
                              <w:rPr>
                                <w:rFonts w:ascii="Cambria Math" w:hAnsi="Cambria Math" w:cs="Times New Roman"/>
                                <w:sz w:val="18"/>
                                <w:szCs w:val="18"/>
                                <w:lang w:val="en"/>
                              </w:rPr>
                              <m:t>2</m:t>
                            </m:r>
                          </m:sup>
                        </m:sSup>
                      </m:e>
                    </m:nary>
                  </m:den>
                </m:f>
              </m:oMath>
            </m:oMathPara>
          </w:p>
        </w:tc>
        <w:tc>
          <w:tcPr>
            <w:tcW w:w="4262" w:type="dxa"/>
          </w:tcPr>
          <w:p w14:paraId="22369BEF" w14:textId="77777777" w:rsidR="00867EBA" w:rsidRDefault="00B877A2">
            <w:pPr>
              <w:widowControl/>
              <w:wordWrap w:val="0"/>
              <w:spacing w:line="360" w:lineRule="auto"/>
              <w:jc w:val="right"/>
              <w:rPr>
                <w:rFonts w:ascii="Times New Roman" w:eastAsia="Ubuntu" w:hAnsi="Times New Roman" w:cs="Times New Roman"/>
                <w:sz w:val="18"/>
                <w:szCs w:val="18"/>
                <w:lang w:val="en"/>
              </w:rPr>
            </w:pPr>
            <w:r>
              <w:rPr>
                <w:rFonts w:ascii="Times New Roman" w:eastAsia="Ubuntu" w:hAnsi="Times New Roman" w:cs="Times New Roman"/>
                <w:sz w:val="18"/>
                <w:szCs w:val="18"/>
                <w:lang w:val="en"/>
              </w:rPr>
              <w:t>Equation 15</w:t>
            </w:r>
          </w:p>
        </w:tc>
      </w:tr>
      <w:tr w:rsidR="00867EBA" w14:paraId="33B94B71" w14:textId="77777777">
        <w:tc>
          <w:tcPr>
            <w:tcW w:w="4263" w:type="dxa"/>
          </w:tcPr>
          <w:p w14:paraId="03CCA98F" w14:textId="77777777" w:rsidR="00867EBA" w:rsidRDefault="00B877A2">
            <w:pPr>
              <w:widowControl/>
              <w:spacing w:line="360" w:lineRule="auto"/>
              <w:rPr>
                <w:rFonts w:ascii="Times New Roman" w:eastAsia="Ubuntu" w:hAnsi="Times New Roman" w:cs="Times New Roman"/>
                <w:sz w:val="22"/>
                <w:szCs w:val="22"/>
                <w:lang w:val="en"/>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22"/>
                    <w:szCs w:val="22"/>
                    <w:lang w:val="en"/>
                  </w:rPr>
                  <m:t>=</m:t>
                </m:r>
                <m:acc>
                  <m:accPr>
                    <m:chr m:val="̅"/>
                    <m:ctrlPr>
                      <w:rPr>
                        <w:rFonts w:ascii="Cambria Math" w:hAnsi="Cambria Math" w:cs="Times New Roman"/>
                        <w:i/>
                        <w:sz w:val="18"/>
                        <w:szCs w:val="18"/>
                      </w:rPr>
                    </m:ctrlPr>
                  </m:accPr>
                  <m:e>
                    <m:r>
                      <w:rPr>
                        <w:rFonts w:ascii="Cambria Math" w:hAnsi="Cambria Math" w:cs="Times New Roman"/>
                        <w:sz w:val="18"/>
                        <w:szCs w:val="18"/>
                      </w:rPr>
                      <m:t>y</m:t>
                    </m:r>
                  </m:e>
                </m:acc>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acc>
                  <m:accPr>
                    <m:chr m:val="̅"/>
                    <m:ctrlPr>
                      <w:rPr>
                        <w:rFonts w:ascii="Cambria Math" w:hAnsi="Cambria Math" w:cs="Times New Roman"/>
                        <w:i/>
                        <w:sz w:val="18"/>
                        <w:szCs w:val="18"/>
                      </w:rPr>
                    </m:ctrlPr>
                  </m:accPr>
                  <m:e>
                    <m:r>
                      <w:rPr>
                        <w:rFonts w:ascii="Cambria Math" w:hAnsi="Cambria Math" w:cs="Times New Roman"/>
                        <w:sz w:val="18"/>
                        <w:szCs w:val="18"/>
                      </w:rPr>
                      <m:t>x</m:t>
                    </m:r>
                  </m:e>
                </m:acc>
              </m:oMath>
            </m:oMathPara>
          </w:p>
        </w:tc>
        <w:tc>
          <w:tcPr>
            <w:tcW w:w="4262" w:type="dxa"/>
          </w:tcPr>
          <w:p w14:paraId="5D918C1E" w14:textId="77777777" w:rsidR="00867EBA" w:rsidRDefault="00B877A2">
            <w:pPr>
              <w:widowControl/>
              <w:spacing w:line="360" w:lineRule="auto"/>
              <w:jc w:val="right"/>
              <w:rPr>
                <w:rFonts w:ascii="Times New Roman" w:eastAsia="Ubuntu" w:hAnsi="Times New Roman" w:cs="Times New Roman"/>
                <w:sz w:val="22"/>
                <w:szCs w:val="22"/>
                <w:lang w:val="en"/>
              </w:rPr>
            </w:pPr>
            <w:r>
              <w:rPr>
                <w:rFonts w:ascii="Times New Roman" w:eastAsia="Ubuntu" w:hAnsi="Times New Roman" w:cs="Times New Roman"/>
                <w:sz w:val="18"/>
                <w:szCs w:val="18"/>
                <w:lang w:val="en"/>
              </w:rPr>
              <w:t>Equation 16</w:t>
            </w:r>
          </w:p>
        </w:tc>
      </w:tr>
    </w:tbl>
    <w:p w14:paraId="66900125" w14:textId="77777777" w:rsidR="00867EBA" w:rsidRDefault="00867EBA">
      <w:pPr>
        <w:spacing w:line="360" w:lineRule="auto"/>
        <w:jc w:val="both"/>
        <w:rPr>
          <w:rFonts w:ascii="Times New Roman" w:eastAsia="Ubuntu" w:hAnsi="Times New Roman" w:cs="Times New Roman"/>
          <w:sz w:val="22"/>
          <w:szCs w:val="22"/>
          <w:lang w:val="en"/>
        </w:rPr>
      </w:pPr>
    </w:p>
    <w:p w14:paraId="3D88D324" w14:textId="0973FA87"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For </w:t>
      </w:r>
      <w:ins w:id="424" w:author="Herr, Nora (059)" w:date="2019-11-24T11:57:00Z">
        <w:r w:rsidR="0012461A">
          <w:rPr>
            <w:rFonts w:ascii="Times New Roman" w:eastAsia="Ubuntu" w:hAnsi="Times New Roman" w:cs="Times New Roman"/>
            <w:sz w:val="22"/>
            <w:szCs w:val="22"/>
            <w:lang w:val="en"/>
          </w:rPr>
          <w:t>the</w:t>
        </w:r>
      </w:ins>
      <w:del w:id="425" w:author="Herr, Nora (059)" w:date="2019-11-24T11:57:00Z">
        <w:r w:rsidDel="0012461A">
          <w:rPr>
            <w:rFonts w:ascii="Times New Roman" w:eastAsia="Ubuntu" w:hAnsi="Times New Roman" w:cs="Times New Roman"/>
            <w:sz w:val="22"/>
            <w:szCs w:val="22"/>
            <w:lang w:val="en"/>
          </w:rPr>
          <w:delText>both</w:delText>
        </w:r>
      </w:del>
      <w:r>
        <w:rPr>
          <w:rFonts w:ascii="Times New Roman" w:eastAsia="Ubuntu" w:hAnsi="Times New Roman" w:cs="Times New Roman"/>
          <w:sz w:val="22"/>
          <w:szCs w:val="22"/>
          <w:lang w:val="en"/>
        </w:rPr>
        <w:t xml:space="preserve"> calibration data sets SS and SC, the wavelengths mentioned in section 3.4.2 </w:t>
      </w:r>
      <w:proofErr w:type="gramStart"/>
      <w:r>
        <w:rPr>
          <w:rFonts w:ascii="Times New Roman" w:eastAsia="Ubuntu" w:hAnsi="Times New Roman" w:cs="Times New Roman"/>
          <w:sz w:val="22"/>
          <w:szCs w:val="22"/>
          <w:lang w:val="en"/>
        </w:rPr>
        <w:t>are modeled</w:t>
      </w:r>
      <w:proofErr w:type="gramEnd"/>
      <w:r>
        <w:rPr>
          <w:rFonts w:ascii="Times New Roman" w:eastAsia="Ubuntu" w:hAnsi="Times New Roman" w:cs="Times New Roman"/>
          <w:sz w:val="22"/>
          <w:szCs w:val="22"/>
          <w:lang w:val="en"/>
        </w:rPr>
        <w:t xml:space="preserve"> against all other measured wavelengths</w:t>
      </w:r>
      <w:ins w:id="426" w:author="Herr, Nora (059)" w:date="2019-11-24T11:57:00Z">
        <w:r w:rsidR="0012461A">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and the obtained extinction coefficients for each of these regressions are provided in the Supplementary Data.</w:t>
      </w:r>
    </w:p>
    <w:p w14:paraId="4518D8BB" w14:textId="77777777" w:rsidR="00867EBA" w:rsidRDefault="00867EBA">
      <w:pPr>
        <w:spacing w:line="360" w:lineRule="auto"/>
        <w:jc w:val="both"/>
        <w:rPr>
          <w:rFonts w:ascii="Times New Roman" w:eastAsia="Ubuntu" w:hAnsi="Times New Roman" w:cs="Times New Roman"/>
          <w:sz w:val="22"/>
          <w:szCs w:val="22"/>
          <w:lang w:val="en"/>
        </w:rPr>
      </w:pPr>
    </w:p>
    <w:p w14:paraId="653F50CD" w14:textId="77777777" w:rsidR="00867EBA" w:rsidRDefault="00B877A2">
      <w:pPr>
        <w:spacing w:line="360" w:lineRule="auto"/>
        <w:jc w:val="both"/>
        <w:rPr>
          <w:rFonts w:ascii="Ubuntu" w:eastAsia="Ubuntu" w:hAnsi="Ubuntu" w:cs="Ubuntu"/>
          <w:sz w:val="30"/>
          <w:szCs w:val="30"/>
          <w:lang w:val="en"/>
        </w:rPr>
      </w:pPr>
      <w:r>
        <w:rPr>
          <w:rFonts w:ascii="Ubuntu" w:eastAsia="Ubuntu" w:hAnsi="Ubuntu" w:cs="Ubuntu"/>
          <w:sz w:val="30"/>
          <w:szCs w:val="30"/>
          <w:lang w:val="en"/>
        </w:rPr>
        <w:t>3.6.2</w:t>
      </w:r>
      <w:r>
        <w:rPr>
          <w:rFonts w:ascii="Ubuntu" w:eastAsia="Ubuntu" w:hAnsi="Ubuntu" w:cs="Ubuntu"/>
          <w:sz w:val="30"/>
          <w:szCs w:val="30"/>
          <w:lang w:val="en"/>
        </w:rPr>
        <w:tab/>
        <w:t>General Form of Predictive Models</w:t>
      </w:r>
    </w:p>
    <w:p w14:paraId="490BC4A1" w14:textId="57119502"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The extended form of the Beer-Lambert law </w:t>
      </w:r>
      <w:proofErr w:type="gramStart"/>
      <w:r>
        <w:rPr>
          <w:rFonts w:ascii="Times New Roman" w:eastAsia="Ubuntu" w:hAnsi="Times New Roman" w:cs="Times New Roman"/>
          <w:sz w:val="22"/>
          <w:szCs w:val="22"/>
          <w:lang w:val="en"/>
        </w:rPr>
        <w:t>is used</w:t>
      </w:r>
      <w:proofErr w:type="gramEnd"/>
      <w:r>
        <w:rPr>
          <w:rFonts w:ascii="Times New Roman" w:eastAsia="Ubuntu" w:hAnsi="Times New Roman" w:cs="Times New Roman"/>
          <w:sz w:val="22"/>
          <w:szCs w:val="22"/>
          <w:lang w:val="en"/>
        </w:rPr>
        <w:t xml:space="preserve"> to create the predictive </w:t>
      </w:r>
      <w:del w:id="427" w:author="Herr, Nora (059)" w:date="2019-11-24T11:57:00Z">
        <w:r w:rsidDel="0012461A">
          <w:rPr>
            <w:rFonts w:ascii="Times New Roman" w:eastAsia="Ubuntu" w:hAnsi="Times New Roman" w:cs="Times New Roman"/>
            <w:sz w:val="22"/>
            <w:szCs w:val="22"/>
            <w:lang w:val="en"/>
          </w:rPr>
          <w:delText>models which</w:delText>
        </w:r>
      </w:del>
      <w:ins w:id="428" w:author="Herr, Nora (059)" w:date="2019-11-24T11:57:00Z">
        <w:r w:rsidR="0012461A">
          <w:rPr>
            <w:rFonts w:ascii="Times New Roman" w:eastAsia="Ubuntu" w:hAnsi="Times New Roman" w:cs="Times New Roman"/>
            <w:sz w:val="22"/>
            <w:szCs w:val="22"/>
            <w:lang w:val="en"/>
          </w:rPr>
          <w:t>models, which</w:t>
        </w:r>
      </w:ins>
      <w:r>
        <w:rPr>
          <w:rFonts w:ascii="Times New Roman" w:eastAsia="Ubuntu" w:hAnsi="Times New Roman" w:cs="Times New Roman"/>
          <w:sz w:val="22"/>
          <w:szCs w:val="22"/>
          <w:lang w:val="en"/>
        </w:rPr>
        <w:t xml:space="preserve"> will be applied to the collected absorbance data. To create these models extinction coefficients </w:t>
      </w:r>
      <w:proofErr w:type="gramStart"/>
      <w:r>
        <w:rPr>
          <w:rFonts w:ascii="Times New Roman" w:eastAsia="Ubuntu" w:hAnsi="Times New Roman" w:cs="Times New Roman"/>
          <w:sz w:val="22"/>
          <w:szCs w:val="22"/>
          <w:lang w:val="en"/>
        </w:rPr>
        <w:t>are first derived</w:t>
      </w:r>
      <w:proofErr w:type="gramEnd"/>
      <w:r>
        <w:rPr>
          <w:rFonts w:ascii="Times New Roman" w:eastAsia="Ubuntu" w:hAnsi="Times New Roman" w:cs="Times New Roman"/>
          <w:sz w:val="22"/>
          <w:szCs w:val="22"/>
          <w:lang w:val="en"/>
        </w:rPr>
        <w:t xml:space="preserve"> as described above and are </w:t>
      </w:r>
      <w:del w:id="429" w:author="Herr, Nora (059)" w:date="2019-11-24T11:58:00Z">
        <w:r w:rsidDel="0012461A">
          <w:rPr>
            <w:rFonts w:ascii="Times New Roman" w:eastAsia="Ubuntu" w:hAnsi="Times New Roman" w:cs="Times New Roman"/>
            <w:sz w:val="22"/>
            <w:szCs w:val="22"/>
            <w:lang w:val="en"/>
          </w:rPr>
          <w:delText>input in</w:delText>
        </w:r>
      </w:del>
      <w:ins w:id="430" w:author="Herr, Nora (059)" w:date="2019-11-24T11:58:00Z">
        <w:r w:rsidR="0012461A">
          <w:rPr>
            <w:rFonts w:ascii="Times New Roman" w:eastAsia="Ubuntu" w:hAnsi="Times New Roman" w:cs="Times New Roman"/>
            <w:sz w:val="22"/>
            <w:szCs w:val="22"/>
            <w:lang w:val="en"/>
          </w:rPr>
          <w:t>put into</w:t>
        </w:r>
      </w:ins>
      <w:r>
        <w:rPr>
          <w:rFonts w:ascii="Times New Roman" w:eastAsia="Ubuntu" w:hAnsi="Times New Roman" w:cs="Times New Roman"/>
          <w:sz w:val="22"/>
          <w:szCs w:val="22"/>
          <w:lang w:val="en"/>
        </w:rPr>
        <w:t xml:space="preserve"> a </w:t>
      </w:r>
      <w:del w:id="431" w:author="Herr, Nora (059)" w:date="2019-11-24T11:58:00Z">
        <w:r w:rsidDel="0012461A">
          <w:rPr>
            <w:rFonts w:ascii="Times New Roman" w:eastAsia="Ubuntu" w:hAnsi="Times New Roman" w:cs="Times New Roman"/>
            <w:sz w:val="22"/>
            <w:szCs w:val="22"/>
            <w:lang w:val="en"/>
          </w:rPr>
          <w:delText>two equation</w:delText>
        </w:r>
      </w:del>
      <w:ins w:id="432" w:author="Herr, Nora (059)" w:date="2019-11-24T11:58:00Z">
        <w:r w:rsidR="0012461A">
          <w:rPr>
            <w:rFonts w:ascii="Times New Roman" w:eastAsia="Ubuntu" w:hAnsi="Times New Roman" w:cs="Times New Roman"/>
            <w:sz w:val="22"/>
            <w:szCs w:val="22"/>
            <w:lang w:val="en"/>
          </w:rPr>
          <w:t>two-equation</w:t>
        </w:r>
      </w:ins>
      <w:r>
        <w:rPr>
          <w:rFonts w:ascii="Times New Roman" w:eastAsia="Ubuntu" w:hAnsi="Times New Roman" w:cs="Times New Roman"/>
          <w:sz w:val="22"/>
          <w:szCs w:val="22"/>
          <w:lang w:val="en"/>
        </w:rPr>
        <w:t xml:space="preserve"> system</w:t>
      </w:r>
      <w:ins w:id="433" w:author="Herr, Nora (059)" w:date="2019-11-24T11:58:00Z">
        <w:r w:rsidR="0012461A">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which is then solved for the respective variables representing bacteria and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concentrations. The derivation of the models </w:t>
      </w:r>
      <w:proofErr w:type="gramStart"/>
      <w:r>
        <w:rPr>
          <w:rFonts w:ascii="Times New Roman" w:eastAsia="Ubuntu" w:hAnsi="Times New Roman" w:cs="Times New Roman"/>
          <w:sz w:val="22"/>
          <w:szCs w:val="22"/>
          <w:lang w:val="en"/>
        </w:rPr>
        <w:t>is illustrated</w:t>
      </w:r>
      <w:proofErr w:type="gramEnd"/>
      <w:r>
        <w:rPr>
          <w:rFonts w:ascii="Times New Roman" w:eastAsia="Ubuntu" w:hAnsi="Times New Roman" w:cs="Times New Roman"/>
          <w:sz w:val="22"/>
          <w:szCs w:val="22"/>
          <w:lang w:val="en"/>
        </w:rPr>
        <w:t xml:space="preserve"> </w:t>
      </w:r>
      <w:del w:id="434" w:author="Herr, Nora (059)" w:date="2019-11-24T11:58:00Z">
        <w:r w:rsidDel="0012461A">
          <w:rPr>
            <w:rFonts w:ascii="Times New Roman" w:eastAsia="Ubuntu" w:hAnsi="Times New Roman" w:cs="Times New Roman"/>
            <w:sz w:val="22"/>
            <w:szCs w:val="22"/>
            <w:lang w:val="en"/>
          </w:rPr>
          <w:delText xml:space="preserve">below </w:delText>
        </w:r>
      </w:del>
      <w:ins w:id="435" w:author="Herr, Nora (059)" w:date="2019-11-24T11:58:00Z">
        <w:r w:rsidR="0012461A">
          <w:rPr>
            <w:rFonts w:ascii="Times New Roman" w:eastAsia="Ubuntu" w:hAnsi="Times New Roman" w:cs="Times New Roman"/>
            <w:sz w:val="22"/>
            <w:szCs w:val="22"/>
            <w:lang w:val="en"/>
          </w:rPr>
          <w:t xml:space="preserve">in </w:t>
        </w:r>
        <w:commentRangeStart w:id="436"/>
        <w:r w:rsidR="0012461A">
          <w:rPr>
            <w:rFonts w:ascii="Times New Roman" w:eastAsia="Ubuntu" w:hAnsi="Times New Roman" w:cs="Times New Roman"/>
            <w:sz w:val="22"/>
            <w:szCs w:val="22"/>
            <w:lang w:val="en"/>
          </w:rPr>
          <w:t>Equation 10</w:t>
        </w:r>
        <w:r w:rsidR="0012461A">
          <w:rPr>
            <w:rFonts w:ascii="Times New Roman" w:eastAsia="Ubuntu" w:hAnsi="Times New Roman" w:cs="Times New Roman"/>
            <w:sz w:val="22"/>
            <w:szCs w:val="22"/>
            <w:lang w:val="en"/>
          </w:rPr>
          <w:t xml:space="preserve"> </w:t>
        </w:r>
        <w:commentRangeEnd w:id="436"/>
        <w:r w:rsidR="0012461A">
          <w:rPr>
            <w:rStyle w:val="Kommentarzeichen"/>
          </w:rPr>
          <w:commentReference w:id="436"/>
        </w:r>
      </w:ins>
      <w:r>
        <w:rPr>
          <w:rFonts w:ascii="Times New Roman" w:eastAsia="Ubuntu" w:hAnsi="Times New Roman" w:cs="Times New Roman"/>
          <w:sz w:val="22"/>
          <w:szCs w:val="22"/>
          <w:lang w:val="en"/>
        </w:rPr>
        <w:t>for wavelengths 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A</w:t>
      </w:r>
      <w:r>
        <w:rPr>
          <w:rFonts w:ascii="Times New Roman" w:eastAsia="Ubuntu" w:hAnsi="Times New Roman" w:cs="Times New Roman"/>
          <w:sz w:val="22"/>
          <w:szCs w:val="22"/>
          <w:vertAlign w:val="subscript"/>
          <w:lang w:val="en"/>
        </w:rPr>
        <w:t>750</w:t>
      </w:r>
      <w:r>
        <w:rPr>
          <w:rFonts w:ascii="Times New Roman" w:eastAsia="Ubuntu" w:hAnsi="Times New Roman" w:cs="Times New Roman"/>
          <w:sz w:val="22"/>
          <w:szCs w:val="22"/>
          <w:lang w:val="en"/>
        </w:rPr>
        <w:t xml:space="preserve"> which are used to analyze S4 data. Equation 10 is first rewritten for these specific wavelengths and new variable symbols are chosen to represent </w:t>
      </w:r>
      <w:proofErr w:type="gramStart"/>
      <w:r>
        <w:rPr>
          <w:rFonts w:ascii="Times New Roman" w:eastAsia="Ubuntu" w:hAnsi="Times New Roman" w:cs="Times New Roman"/>
          <w:sz w:val="22"/>
          <w:szCs w:val="22"/>
          <w:lang w:val="en"/>
        </w:rPr>
        <w:t xml:space="preserve">bacteria </w:t>
      </w:r>
      <w:proofErr w:type="gramEnd"/>
      <m:oMath>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w:r>
        <w:rPr>
          <w:rFonts w:ascii="Times New Roman" w:hAnsi="Cambria Math" w:cs="Times New Roman"/>
          <w:sz w:val="18"/>
          <w:szCs w:val="18"/>
          <w:lang w:val="en"/>
        </w:rPr>
        <w:t>)</w:t>
      </w:r>
      <w:r>
        <w:rPr>
          <w:rFonts w:ascii="Times New Roman" w:eastAsia="Ubuntu" w:hAnsi="Times New Roman" w:cs="Times New Roman"/>
          <w:sz w:val="22"/>
          <w:szCs w:val="22"/>
          <w:lang w:val="en"/>
        </w:rPr>
        <w:t xml:space="preserve"> and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oMath>
      <w:r>
        <w:rPr>
          <w:rFonts w:ascii="Times New Roman" w:hAnsi="Cambria Math" w:cs="Times New Roman"/>
          <w:sz w:val="18"/>
          <w:szCs w:val="18"/>
          <w:lang w:val="en"/>
        </w:rPr>
        <w:t>)</w:t>
      </w:r>
      <w:r>
        <w:rPr>
          <w:rFonts w:ascii="Times New Roman" w:eastAsia="Ubuntu" w:hAnsi="Times New Roman" w:cs="Times New Roman"/>
          <w:sz w:val="22"/>
          <w:szCs w:val="22"/>
          <w:lang w:val="en"/>
        </w:rPr>
        <w:t xml:space="preserve"> concentrations as measured at an arbitrary absorbance wavelength, </w:t>
      </w: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m:t>
            </m:r>
          </m:sub>
        </m:sSub>
      </m:oMath>
      <w:r>
        <w:rPr>
          <w:rFonts w:ascii="Times New Roman" w:eastAsia="Ubuntu" w:hAnsi="Times New Roman" w:cs="Times New Roman"/>
          <w:sz w:val="22"/>
          <w:szCs w:val="22"/>
          <w:lang w:val="en"/>
        </w:rPr>
        <w:t xml:space="preserve">. </w:t>
      </w:r>
    </w:p>
    <w:p w14:paraId="63832D80"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0"/>
        <w:gridCol w:w="3865"/>
      </w:tblGrid>
      <w:tr w:rsidR="00867EBA" w14:paraId="31A7AC38" w14:textId="77777777">
        <w:tc>
          <w:tcPr>
            <w:tcW w:w="4660" w:type="dxa"/>
          </w:tcPr>
          <w:p w14:paraId="3A757F9C" w14:textId="77777777" w:rsidR="00867EBA" w:rsidRDefault="00B877A2">
            <w:pPr>
              <w:widowControl/>
              <w:spacing w:line="240" w:lineRule="auto"/>
              <w:rPr>
                <w:rFonts w:ascii="Cambria Math" w:hAnsi="Cambria Math" w:cs="Times New Roman" w:hint="eastAsia"/>
                <w:sz w:val="18"/>
                <w:szCs w:val="18"/>
                <w:oMath/>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λtotal</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1</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1</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2</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n</m:t>
                    </m:r>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n</m:t>
                    </m:r>
                  </m:sub>
                </m:sSub>
              </m:oMath>
            </m:oMathPara>
          </w:p>
        </w:tc>
        <w:tc>
          <w:tcPr>
            <w:tcW w:w="3865" w:type="dxa"/>
          </w:tcPr>
          <w:p w14:paraId="48AD6408" w14:textId="77777777" w:rsidR="00867EBA" w:rsidRDefault="00B877A2">
            <w:pPr>
              <w:widowControl/>
              <w:spacing w:line="240" w:lineRule="auto"/>
              <w:jc w:val="right"/>
              <w:rPr>
                <w:rFonts w:ascii="Times New Roman" w:hAnsi="Times New Roman" w:cs="Times New Roman"/>
                <w:sz w:val="18"/>
                <w:szCs w:val="18"/>
                <w:lang w:val="en"/>
              </w:rPr>
            </w:pPr>
            <w:r>
              <w:rPr>
                <w:rFonts w:ascii="Times New Roman" w:hAnsi="Times New Roman" w:cs="Times New Roman"/>
                <w:sz w:val="18"/>
                <w:szCs w:val="18"/>
                <w:lang w:val="en"/>
              </w:rPr>
              <w:t>Equation 10</w:t>
            </w:r>
          </w:p>
          <w:p w14:paraId="3EE35103" w14:textId="77777777" w:rsidR="00867EBA" w:rsidRDefault="00867EBA">
            <w:pPr>
              <w:widowControl/>
              <w:spacing w:line="240" w:lineRule="auto"/>
              <w:jc w:val="right"/>
              <w:rPr>
                <w:rFonts w:ascii="Times New Roman" w:hAnsi="Times New Roman" w:cs="Times New Roman"/>
                <w:sz w:val="18"/>
                <w:szCs w:val="18"/>
                <w:lang w:val="en"/>
              </w:rPr>
            </w:pPr>
          </w:p>
        </w:tc>
      </w:tr>
      <w:tr w:rsidR="00867EBA" w14:paraId="2703A7FE" w14:textId="77777777">
        <w:tc>
          <w:tcPr>
            <w:tcW w:w="4660" w:type="dxa"/>
          </w:tcPr>
          <w:p w14:paraId="0886A8CE" w14:textId="77777777" w:rsidR="00867EBA" w:rsidRDefault="00B877A2">
            <w:pPr>
              <w:widowControl/>
              <w:spacing w:line="240" w:lineRule="auto"/>
              <w:rPr>
                <w:rFonts w:hAnsi="Cambria Math" w:cs="Times New Roman" w:hint="eastAsia"/>
                <w:i/>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p w14:paraId="31068CC0" w14:textId="77777777" w:rsidR="00867EBA" w:rsidRDefault="00867EBA">
            <w:pPr>
              <w:widowControl/>
              <w:spacing w:line="240" w:lineRule="auto"/>
              <w:rPr>
                <w:rFonts w:hAnsi="Cambria Math" w:cs="Times New Roman" w:hint="eastAsia"/>
                <w:i/>
                <w:sz w:val="18"/>
                <w:szCs w:val="18"/>
              </w:rPr>
            </w:pPr>
          </w:p>
          <w:p w14:paraId="63527824" w14:textId="77777777" w:rsidR="00867EBA" w:rsidRDefault="00B877A2">
            <w:pPr>
              <w:widowControl/>
              <w:spacing w:line="240" w:lineRule="auto"/>
              <w:rPr>
                <w:rFonts w:hAnsi="Cambria Math" w:cs="Times New Roman" w:hint="eastAsia"/>
                <w:i/>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p w14:paraId="6DD7E779" w14:textId="77777777" w:rsidR="00867EBA" w:rsidRDefault="00867EBA">
            <w:pPr>
              <w:widowControl/>
              <w:spacing w:line="240" w:lineRule="auto"/>
              <w:rPr>
                <w:rFonts w:hAnsi="Cambria Math" w:cs="Times New Roman" w:hint="eastAsia"/>
                <w:sz w:val="18"/>
                <w:szCs w:val="18"/>
                <w:oMath/>
              </w:rPr>
            </w:pPr>
          </w:p>
        </w:tc>
        <w:tc>
          <w:tcPr>
            <w:tcW w:w="3865" w:type="dxa"/>
          </w:tcPr>
          <w:p w14:paraId="0ED80A77" w14:textId="77777777" w:rsidR="00867EBA" w:rsidRDefault="00B877A2">
            <w:pPr>
              <w:widowControl/>
              <w:wordWrap w:val="0"/>
              <w:spacing w:line="240" w:lineRule="auto"/>
              <w:jc w:val="right"/>
              <w:rPr>
                <w:rFonts w:ascii="Times New Roman" w:hAnsi="Times New Roman" w:cs="Times New Roman"/>
                <w:sz w:val="18"/>
                <w:szCs w:val="18"/>
                <w:lang w:val="en"/>
              </w:rPr>
            </w:pPr>
            <w:r>
              <w:rPr>
                <w:rFonts w:ascii="Times New Roman" w:hAnsi="Times New Roman" w:cs="Times New Roman"/>
                <w:sz w:val="18"/>
                <w:szCs w:val="18"/>
                <w:lang w:val="en"/>
              </w:rPr>
              <w:t>System 1</w:t>
            </w:r>
          </w:p>
          <w:p w14:paraId="1116344D" w14:textId="77777777" w:rsidR="00867EBA" w:rsidRDefault="00867EBA">
            <w:pPr>
              <w:widowControl/>
              <w:spacing w:line="240" w:lineRule="auto"/>
              <w:jc w:val="right"/>
              <w:rPr>
                <w:rFonts w:ascii="Times New Roman" w:hAnsi="Times New Roman" w:cs="Times New Roman"/>
                <w:sz w:val="18"/>
                <w:szCs w:val="18"/>
                <w:lang w:val="en"/>
              </w:rPr>
            </w:pPr>
          </w:p>
          <w:p w14:paraId="1BE122E0" w14:textId="77777777" w:rsidR="00867EBA" w:rsidRDefault="00867EBA">
            <w:pPr>
              <w:widowControl/>
              <w:spacing w:line="240" w:lineRule="auto"/>
              <w:jc w:val="right"/>
              <w:rPr>
                <w:rFonts w:ascii="Times New Roman" w:hAnsi="Times New Roman" w:cs="Times New Roman"/>
                <w:sz w:val="18"/>
                <w:szCs w:val="18"/>
                <w:lang w:val="en"/>
              </w:rPr>
            </w:pPr>
          </w:p>
        </w:tc>
      </w:tr>
      <w:tr w:rsidR="00867EBA" w14:paraId="4EADAD78" w14:textId="77777777">
        <w:tc>
          <w:tcPr>
            <w:tcW w:w="4660" w:type="dxa"/>
          </w:tcPr>
          <w:p w14:paraId="52509317" w14:textId="77777777" w:rsidR="00867EBA" w:rsidRDefault="00B877A2">
            <w:pPr>
              <w:widowControl/>
              <w:spacing w:line="240" w:lineRule="auto"/>
              <w:rPr>
                <w:rFonts w:hAnsi="Cambria Math" w:cs="Times New Roman" w:hint="eastAsia"/>
                <w:i/>
                <w:sz w:val="18"/>
                <w:szCs w:val="18"/>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num>
                  <m:den>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den>
                </m:f>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p w14:paraId="7827AEB2" w14:textId="77777777" w:rsidR="00867EBA" w:rsidRDefault="00867EBA">
            <w:pPr>
              <w:widowControl/>
              <w:spacing w:line="240" w:lineRule="auto"/>
              <w:rPr>
                <w:rFonts w:hAnsi="Cambria Math" w:cs="Times New Roman" w:hint="eastAsia"/>
                <w:i/>
                <w:sz w:val="18"/>
                <w:szCs w:val="18"/>
              </w:rPr>
            </w:pPr>
          </w:p>
          <w:p w14:paraId="2565DE99" w14:textId="77777777" w:rsidR="00867EBA" w:rsidRDefault="00B877A2">
            <w:pPr>
              <w:widowControl/>
              <w:spacing w:line="240" w:lineRule="auto"/>
              <w:rPr>
                <w:rFonts w:ascii="Cambria Math" w:hAnsi="Cambria Math" w:cs="Times New Roman" w:hint="eastAsia"/>
                <w:sz w:val="18"/>
                <w:szCs w:val="18"/>
                <w:oMath/>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num>
                  <m:den>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den>
                </m:f>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tc>
        <w:tc>
          <w:tcPr>
            <w:tcW w:w="3865" w:type="dxa"/>
          </w:tcPr>
          <w:p w14:paraId="501957D7" w14:textId="77777777" w:rsidR="00867EBA" w:rsidRDefault="00B877A2">
            <w:pPr>
              <w:widowControl/>
              <w:spacing w:line="240" w:lineRule="auto"/>
              <w:rPr>
                <w:rFonts w:hAnsi="Cambria Math" w:cs="Times New Roman" w:hint="eastAsia"/>
                <w:i/>
                <w:sz w:val="18"/>
                <w:szCs w:val="18"/>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num>
                  <m:den>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den>
                </m:f>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oMath>
            </m:oMathPara>
          </w:p>
          <w:p w14:paraId="774BBF26" w14:textId="77777777" w:rsidR="00867EBA" w:rsidRDefault="00867EBA">
            <w:pPr>
              <w:widowControl/>
              <w:spacing w:line="240" w:lineRule="auto"/>
              <w:rPr>
                <w:rFonts w:hAnsi="Cambria Math" w:cs="Times New Roman" w:hint="eastAsia"/>
                <w:i/>
                <w:sz w:val="18"/>
                <w:szCs w:val="18"/>
              </w:rPr>
            </w:pPr>
          </w:p>
          <w:p w14:paraId="2FF11229" w14:textId="77777777" w:rsidR="00867EBA" w:rsidRDefault="00B877A2">
            <w:pPr>
              <w:widowControl/>
              <w:spacing w:line="240" w:lineRule="auto"/>
              <w:jc w:val="right"/>
              <w:rPr>
                <w:rFonts w:hAnsi="Cambria Math" w:cs="Times New Roman" w:hint="eastAsia"/>
                <w:sz w:val="18"/>
                <w:szCs w:val="18"/>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num>
                  <m:den>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den>
                </m:f>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oMath>
            </m:oMathPara>
          </w:p>
          <w:p w14:paraId="4E528463" w14:textId="77777777" w:rsidR="00867EBA" w:rsidRDefault="00867EBA">
            <w:pPr>
              <w:widowControl/>
              <w:spacing w:line="240" w:lineRule="auto"/>
              <w:jc w:val="right"/>
              <w:rPr>
                <w:rFonts w:hAnsi="Cambria Math" w:cs="Times New Roman" w:hint="eastAsia"/>
                <w:sz w:val="18"/>
                <w:szCs w:val="18"/>
                <w:lang w:val="en"/>
              </w:rPr>
            </w:pPr>
          </w:p>
        </w:tc>
      </w:tr>
      <w:tr w:rsidR="00867EBA" w14:paraId="40D13238" w14:textId="77777777">
        <w:trPr>
          <w:trHeight w:val="599"/>
        </w:trPr>
        <w:tc>
          <w:tcPr>
            <w:tcW w:w="4660" w:type="dxa"/>
            <w:tcBorders>
              <w:bottom w:val="nil"/>
            </w:tcBorders>
          </w:tcPr>
          <w:p w14:paraId="77E4B6D2" w14:textId="77777777" w:rsidR="00867EBA" w:rsidRDefault="00B877A2">
            <w:pPr>
              <w:widowControl/>
              <w:spacing w:line="240" w:lineRule="auto"/>
              <w:rPr>
                <w:rFonts w:ascii="Cambria Math" w:hAnsi="Cambria Math" w:cs="Times New Roman" w:hint="eastAsia"/>
                <w:sz w:val="18"/>
                <w:szCs w:val="18"/>
                <w:oMath/>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num>
                  <m:den>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den>
                </m:f>
                <m:r>
                  <m:rPr>
                    <m:sty m:val="p"/>
                  </m:rPr>
                  <w:rPr>
                    <w:rFonts w:ascii="Cambria Math" w:hAnsi="Cambria Math" w:cs="Times New Roman"/>
                    <w:sz w:val="18"/>
                    <w:szCs w:val="18"/>
                  </w:rPr>
                  <m:t xml:space="preserve"> =</m:t>
                </m:r>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num>
                  <m:den>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den>
                </m:f>
              </m:oMath>
            </m:oMathPara>
          </w:p>
        </w:tc>
        <w:tc>
          <w:tcPr>
            <w:tcW w:w="3865" w:type="dxa"/>
            <w:tcBorders>
              <w:bottom w:val="nil"/>
            </w:tcBorders>
          </w:tcPr>
          <w:p w14:paraId="1C469B84" w14:textId="77777777" w:rsidR="00867EBA" w:rsidRDefault="00B877A2">
            <w:pPr>
              <w:widowControl/>
              <w:spacing w:line="240" w:lineRule="auto"/>
              <w:jc w:val="right"/>
              <w:rPr>
                <w:rFonts w:hAnsi="Cambria Math" w:cs="Times New Roman" w:hint="eastAsia"/>
                <w:sz w:val="18"/>
                <w:szCs w:val="18"/>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num>
                  <m:den>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den>
                </m:f>
                <m:r>
                  <m:rPr>
                    <m:sty m:val="p"/>
                  </m:rPr>
                  <w:rPr>
                    <w:rFonts w:ascii="Cambria Math" w:hAnsi="Cambria Math" w:cs="Times New Roman"/>
                    <w:sz w:val="18"/>
                    <w:szCs w:val="18"/>
                  </w:rPr>
                  <m:t xml:space="preserve"> =</m:t>
                </m:r>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num>
                  <m:den>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den>
                </m:f>
              </m:oMath>
            </m:oMathPara>
          </w:p>
          <w:p w14:paraId="5BC8C8EE" w14:textId="77777777" w:rsidR="00867EBA" w:rsidRDefault="00867EBA">
            <w:pPr>
              <w:widowControl/>
              <w:spacing w:line="240" w:lineRule="auto"/>
              <w:jc w:val="right"/>
              <w:rPr>
                <w:rFonts w:hAnsi="Cambria Math" w:cs="Times New Roman" w:hint="eastAsia"/>
                <w:sz w:val="18"/>
                <w:szCs w:val="18"/>
                <w:lang w:val="en"/>
              </w:rPr>
            </w:pPr>
          </w:p>
        </w:tc>
      </w:tr>
      <w:tr w:rsidR="00867EBA" w14:paraId="7C6F29E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525" w:type="dxa"/>
            <w:gridSpan w:val="2"/>
            <w:tcBorders>
              <w:top w:val="nil"/>
              <w:left w:val="nil"/>
              <w:bottom w:val="nil"/>
              <w:right w:val="nil"/>
            </w:tcBorders>
          </w:tcPr>
          <w:p w14:paraId="34806D6E" w14:textId="77777777" w:rsidR="00867EBA" w:rsidRDefault="00B877A2">
            <w:pPr>
              <w:widowControl/>
              <w:spacing w:line="240" w:lineRule="auto"/>
              <w:rPr>
                <w:rFonts w:hAnsi="Cambria Math" w:cs="Times New Roman" w:hint="eastAsia"/>
                <w:i/>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k</m:t>
                    </m:r>
                  </m:e>
                  <m:sub>
                    <m:r>
                      <m:rPr>
                        <m:sty m:val="p"/>
                      </m:rPr>
                      <w:rPr>
                        <w:rFonts w:ascii="Cambria Math" w:hAnsi="Cambria Math" w:cs="Times New Roman"/>
                        <w:sz w:val="18"/>
                        <w:szCs w:val="18"/>
                      </w:rPr>
                      <m:t>C680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k</m:t>
                    </m:r>
                  </m:e>
                  <m:sub>
                    <m:r>
                      <m:rPr>
                        <m:sty m:val="p"/>
                      </m:rPr>
                      <w:rPr>
                        <w:rFonts w:ascii="Cambria Math" w:hAnsi="Cambria Math" w:cs="Times New Roman"/>
                        <w:sz w:val="18"/>
                        <w:szCs w:val="18"/>
                      </w:rPr>
                      <m:t>C750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oMath>
            </m:oMathPara>
          </w:p>
          <w:p w14:paraId="3DF2DBB2" w14:textId="77777777" w:rsidR="00867EBA" w:rsidRDefault="00867EBA">
            <w:pPr>
              <w:widowControl/>
              <w:spacing w:line="240" w:lineRule="auto"/>
              <w:rPr>
                <w:rFonts w:hAnsi="Cambria Math" w:cs="Times New Roman" w:hint="eastAsia"/>
                <w:i/>
                <w:sz w:val="18"/>
                <w:szCs w:val="18"/>
              </w:rPr>
            </w:pPr>
          </w:p>
          <w:p w14:paraId="28E30120" w14:textId="77777777" w:rsidR="00867EBA" w:rsidRDefault="00B877A2">
            <w:pPr>
              <w:widowControl/>
              <w:spacing w:line="240" w:lineRule="auto"/>
              <w:rPr>
                <w:rFonts w:hAnsi="Cambria Math" w:cs="Times New Roman" w:hint="eastAsia"/>
                <w:i/>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k</m:t>
                    </m:r>
                  </m:e>
                  <m:sub>
                    <m:r>
                      <m:rPr>
                        <m:sty m:val="p"/>
                      </m:rPr>
                      <w:rPr>
                        <w:rFonts w:ascii="Cambria Math" w:hAnsi="Cambria Math" w:cs="Times New Roman"/>
                        <w:sz w:val="18"/>
                        <w:szCs w:val="18"/>
                      </w:rPr>
                      <m:t>B680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k</m:t>
                    </m:r>
                  </m:e>
                  <m:sub>
                    <m:r>
                      <m:rPr>
                        <m:sty m:val="p"/>
                      </m:rPr>
                      <w:rPr>
                        <w:rFonts w:ascii="Cambria Math" w:hAnsi="Cambria Math" w:cs="Times New Roman"/>
                        <w:sz w:val="18"/>
                        <w:szCs w:val="18"/>
                      </w:rPr>
                      <m:t>B750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p w14:paraId="27AEEAB7" w14:textId="77777777" w:rsidR="00867EBA" w:rsidRDefault="00867EBA">
            <w:pPr>
              <w:widowControl/>
              <w:spacing w:line="240" w:lineRule="auto"/>
              <w:rPr>
                <w:rFonts w:hAnsi="Cambria Math" w:cs="Times New Roman" w:hint="eastAsia"/>
                <w:sz w:val="18"/>
                <w:szCs w:val="18"/>
                <w:oMath/>
              </w:rPr>
            </w:pPr>
          </w:p>
        </w:tc>
      </w:tr>
      <w:tr w:rsidR="00867EBA" w14:paraId="710C04FA"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525" w:type="dxa"/>
            <w:gridSpan w:val="2"/>
            <w:tcBorders>
              <w:top w:val="nil"/>
              <w:left w:val="nil"/>
              <w:bottom w:val="nil"/>
              <w:right w:val="nil"/>
            </w:tcBorders>
          </w:tcPr>
          <w:p w14:paraId="4FA737F7" w14:textId="77777777" w:rsidR="00867EBA" w:rsidRDefault="00B877A2">
            <w:pPr>
              <w:widowControl/>
              <w:spacing w:line="240" w:lineRule="auto"/>
              <w:rPr>
                <w:rFonts w:hAnsi="Cambria Math" w:cs="Times New Roman" w:hint="eastAsia"/>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k</m:t>
                    </m:r>
                  </m:e>
                  <m:sub>
                    <m:r>
                      <m:rPr>
                        <m:sty m:val="p"/>
                      </m:rPr>
                      <w:rPr>
                        <w:rFonts w:ascii="Cambria Math" w:hAnsi="Cambria Math" w:cs="Times New Roman"/>
                        <w:sz w:val="18"/>
                        <w:szCs w:val="18"/>
                      </w:rPr>
                      <m:t>C680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k</m:t>
                    </m:r>
                  </m:e>
                  <m:sub>
                    <m:r>
                      <m:rPr>
                        <m:sty m:val="p"/>
                      </m:rPr>
                      <w:rPr>
                        <w:rFonts w:ascii="Cambria Math" w:hAnsi="Cambria Math" w:cs="Times New Roman"/>
                        <w:sz w:val="18"/>
                        <w:szCs w:val="18"/>
                      </w:rPr>
                      <m:t>C750</m:t>
                    </m:r>
                  </m:sub>
                </m:sSub>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oMath>
            </m:oMathPara>
          </w:p>
          <w:p w14:paraId="5D1AEFA5" w14:textId="77777777" w:rsidR="00867EBA" w:rsidRDefault="00867EBA">
            <w:pPr>
              <w:widowControl/>
              <w:spacing w:line="240" w:lineRule="auto"/>
              <w:rPr>
                <w:rFonts w:hAnsi="Cambria Math" w:cs="Times New Roman" w:hint="eastAsia"/>
                <w:sz w:val="18"/>
                <w:szCs w:val="18"/>
              </w:rPr>
            </w:pPr>
          </w:p>
          <w:p w14:paraId="6D6882E0" w14:textId="77777777" w:rsidR="00867EBA" w:rsidRDefault="00B877A2">
            <w:pPr>
              <w:widowControl/>
              <w:spacing w:line="240" w:lineRule="auto"/>
              <w:rPr>
                <w:rFonts w:hAnsi="Cambria Math" w:cs="Times New Roman" w:hint="eastAsia"/>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k</m:t>
                    </m:r>
                  </m:e>
                  <m:sub>
                    <m:r>
                      <m:rPr>
                        <m:sty m:val="p"/>
                      </m:rPr>
                      <w:rPr>
                        <w:rFonts w:ascii="Cambria Math" w:hAnsi="Cambria Math" w:cs="Times New Roman"/>
                        <w:sz w:val="18"/>
                        <w:szCs w:val="18"/>
                      </w:rPr>
                      <m:t>B680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k</m:t>
                    </m:r>
                  </m:e>
                  <m:sub>
                    <m:r>
                      <m:rPr>
                        <m:sty m:val="p"/>
                      </m:rPr>
                      <w:rPr>
                        <w:rFonts w:ascii="Cambria Math" w:hAnsi="Cambria Math" w:cs="Times New Roman"/>
                        <w:sz w:val="18"/>
                        <w:szCs w:val="18"/>
                      </w:rPr>
                      <m:t>B750</m:t>
                    </m:r>
                  </m:sub>
                </m:sSub>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p w14:paraId="5D71C7D4" w14:textId="77777777" w:rsidR="00867EBA" w:rsidRDefault="00867EBA">
            <w:pPr>
              <w:widowControl/>
              <w:spacing w:line="240" w:lineRule="auto"/>
              <w:rPr>
                <w:rFonts w:hAnsi="Cambria Math" w:cs="Times New Roman" w:hint="eastAsia"/>
                <w:sz w:val="18"/>
                <w:szCs w:val="18"/>
                <w:lang w:val="en"/>
              </w:rPr>
            </w:pPr>
          </w:p>
        </w:tc>
      </w:tr>
      <w:tr w:rsidR="00867EBA" w14:paraId="21DB4EC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525" w:type="dxa"/>
            <w:gridSpan w:val="2"/>
            <w:tcBorders>
              <w:top w:val="nil"/>
              <w:left w:val="nil"/>
              <w:bottom w:val="nil"/>
              <w:right w:val="nil"/>
            </w:tcBorders>
          </w:tcPr>
          <w:p w14:paraId="7527D969" w14:textId="77777777" w:rsidR="00867EBA" w:rsidRDefault="00B877A2">
            <w:pPr>
              <w:widowControl/>
              <w:spacing w:line="240" w:lineRule="auto"/>
              <w:rPr>
                <w:rFonts w:hAnsi="Cambria Math" w:cs="Times New Roman" w:hint="eastAsia"/>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oMath>
            </m:oMathPara>
          </w:p>
          <w:p w14:paraId="14CC953F" w14:textId="77777777" w:rsidR="00867EBA" w:rsidRDefault="00867EBA">
            <w:pPr>
              <w:widowControl/>
              <w:spacing w:line="240" w:lineRule="auto"/>
              <w:rPr>
                <w:rFonts w:hAnsi="Cambria Math" w:cs="Times New Roman" w:hint="eastAsia"/>
                <w:sz w:val="18"/>
                <w:szCs w:val="18"/>
              </w:rPr>
            </w:pPr>
          </w:p>
          <w:p w14:paraId="07864E5C" w14:textId="77777777" w:rsidR="00867EBA" w:rsidRDefault="00B877A2">
            <w:pPr>
              <w:widowControl/>
              <w:spacing w:line="240" w:lineRule="auto"/>
              <w:rPr>
                <w:rFonts w:hAnsi="Cambria Math" w:cs="Times New Roman" w:hint="eastAsia"/>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p w14:paraId="4678C2F0" w14:textId="77777777" w:rsidR="00867EBA" w:rsidRDefault="00867EBA">
            <w:pPr>
              <w:widowControl/>
              <w:spacing w:line="240" w:lineRule="auto"/>
              <w:rPr>
                <w:rFonts w:hAnsi="Cambria Math" w:cs="Times New Roman" w:hint="eastAsia"/>
                <w:sz w:val="18"/>
                <w:szCs w:val="18"/>
                <w:lang w:val="en"/>
              </w:rPr>
            </w:pPr>
          </w:p>
        </w:tc>
      </w:tr>
      <w:tr w:rsidR="00867EBA" w14:paraId="575950C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525" w:type="dxa"/>
            <w:gridSpan w:val="2"/>
            <w:tcBorders>
              <w:top w:val="nil"/>
              <w:left w:val="nil"/>
              <w:bottom w:val="nil"/>
              <w:right w:val="nil"/>
            </w:tcBorders>
          </w:tcPr>
          <w:p w14:paraId="7569D6BF" w14:textId="77777777" w:rsidR="00867EBA" w:rsidRDefault="00B877A2">
            <w:pPr>
              <w:widowControl/>
              <w:spacing w:line="240" w:lineRule="auto"/>
              <w:rPr>
                <w:rFonts w:hAnsi="Cambria Math" w:cs="Times New Roman" w:hint="eastAsia"/>
                <w:sz w:val="18"/>
                <w:szCs w:val="18"/>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num>
                  <m:den>
                    <m:sSub>
                      <m:sSubPr>
                        <m:ctrlPr>
                          <w:rPr>
                            <w:rFonts w:ascii="Cambria Math" w:hAnsi="Cambria Math" w:cs="Times New Roman"/>
                            <w:i/>
                            <w:sz w:val="18"/>
                            <w:szCs w:val="18"/>
                          </w:rPr>
                        </m:ctrlPr>
                      </m:sSub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m:t>
                    </m:r>
                  </m:den>
                </m:f>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r>
                      <m:rPr>
                        <m:sty m:val="p"/>
                      </m:rPr>
                      <w:rPr>
                        <w:rFonts w:ascii="Cambria Math" w:eastAsia="SimSun" w:hAnsi="Cambria Math" w:cs="Times New Roman"/>
                        <w:sz w:val="18"/>
                        <w:szCs w:val="18"/>
                        <w:lang w:bidi="ar"/>
                      </w:rPr>
                      <m:t>λ</m:t>
                    </m:r>
                  </m:sub>
                </m:sSub>
              </m:oMath>
            </m:oMathPara>
          </w:p>
          <w:p w14:paraId="78604EE6" w14:textId="77777777" w:rsidR="00867EBA" w:rsidRDefault="00867EBA">
            <w:pPr>
              <w:widowControl/>
              <w:spacing w:line="240" w:lineRule="auto"/>
              <w:rPr>
                <w:rFonts w:hAnsi="Cambria Math" w:cs="Times New Roman" w:hint="eastAsia"/>
                <w:sz w:val="18"/>
                <w:szCs w:val="18"/>
              </w:rPr>
            </w:pPr>
          </w:p>
          <w:p w14:paraId="21BFD4F4" w14:textId="77777777" w:rsidR="00867EBA" w:rsidRDefault="00B877A2">
            <w:pPr>
              <w:widowControl/>
              <w:spacing w:line="240" w:lineRule="auto"/>
              <w:rPr>
                <w:rFonts w:ascii="Cambria Math" w:hAnsi="Cambria Math" w:cs="Times New Roman" w:hint="eastAsia"/>
                <w:sz w:val="18"/>
                <w:szCs w:val="18"/>
                <w:oMath/>
              </w:rPr>
            </w:pPr>
            <m:oMathPara>
              <m:oMathParaPr>
                <m:jc m:val="left"/>
              </m:oMathParaPr>
              <m:oMath>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num>
                  <m:den>
                    <m:sSub>
                      <m:sSubPr>
                        <m:ctrlPr>
                          <w:rPr>
                            <w:rFonts w:ascii="Cambria Math" w:hAnsi="Cambria Math" w:cs="Times New Roman"/>
                            <w:i/>
                            <w:sz w:val="18"/>
                            <w:szCs w:val="18"/>
                          </w:rPr>
                        </m:ctrlPr>
                      </m:sSub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m:t>
                    </m:r>
                  </m:den>
                </m:f>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[B]</m:t>
                    </m:r>
                  </m:e>
                  <m:sub>
                    <m:r>
                      <m:rPr>
                        <m:sty m:val="p"/>
                      </m:rPr>
                      <w:rPr>
                        <w:rFonts w:ascii="Cambria Math" w:eastAsia="SimSun" w:hAnsi="Cambria Math" w:cs="Times New Roman"/>
                        <w:sz w:val="18"/>
                        <w:szCs w:val="18"/>
                        <w:lang w:bidi="ar"/>
                      </w:rPr>
                      <m:t>λ</m:t>
                    </m:r>
                  </m:sub>
                </m:sSub>
              </m:oMath>
            </m:oMathPara>
          </w:p>
        </w:tc>
      </w:tr>
    </w:tbl>
    <w:tbl>
      <w:tblPr>
        <w:tblStyle w:val="Tabellenraster"/>
        <w:tblpPr w:leftFromText="180" w:rightFromText="180" w:vertAnchor="text" w:horzAnchor="page" w:tblpXSpec="center" w:tblpY="339"/>
        <w:tblOverlap w:val="never"/>
        <w:tblW w:w="8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867EBA" w14:paraId="22916BB6" w14:textId="77777777">
        <w:trPr>
          <w:jc w:val="center"/>
        </w:trPr>
        <w:tc>
          <w:tcPr>
            <w:tcW w:w="4261" w:type="dxa"/>
          </w:tcPr>
          <w:p w14:paraId="187DE992" w14:textId="77777777" w:rsidR="00867EBA" w:rsidRDefault="00B877A2">
            <w:pPr>
              <w:widowControl/>
              <w:spacing w:line="360" w:lineRule="auto"/>
              <w:rPr>
                <w:rFonts w:ascii="Times New Roman" w:eastAsia="Ubuntu" w:hAnsi="Times New Roman" w:cs="Times New Roman"/>
                <w:sz w:val="22"/>
                <w:szCs w:val="22"/>
                <w:lang w:val="en"/>
              </w:rPr>
            </w:pPr>
            <m:oMathPara>
              <m:oMathParaPr>
                <m:jc m:val="left"/>
              </m:oMathParaPr>
              <m:oMath>
                <m:sSub>
                  <m:sSubPr>
                    <m:ctrlPr>
                      <w:rPr>
                        <w:rFonts w:ascii="Cambria Math" w:hAnsi="Cambria Math" w:cs="Times New Roman"/>
                        <w:i/>
                        <w:sz w:val="18"/>
                        <w:szCs w:val="18"/>
                      </w:rPr>
                    </m:ctrlPr>
                  </m:sSubPr>
                  <m:e>
                    <m:acc>
                      <m:accPr>
                        <m:ctrlPr>
                          <w:rPr>
                            <w:rFonts w:ascii="Cambria Math" w:hAnsi="Cambria Math" w:cs="Times New Roman"/>
                            <w:i/>
                            <w:sz w:val="18"/>
                            <w:szCs w:val="18"/>
                          </w:rPr>
                        </m:ctrlPr>
                      </m:accPr>
                      <m:e>
                        <m:r>
                          <w:rPr>
                            <w:rFonts w:ascii="Cambria Math" w:hAnsi="Cambria Math" w:cs="Times New Roman"/>
                            <w:sz w:val="18"/>
                            <w:szCs w:val="18"/>
                          </w:rPr>
                          <m:t>[C]</m:t>
                        </m:r>
                      </m:e>
                    </m:acc>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num>
                  <m:den>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k</m:t>
                        </m:r>
                      </m:e>
                      <m:sub>
                        <m:r>
                          <m:rPr>
                            <m:sty m:val="p"/>
                          </m:rPr>
                          <w:rPr>
                            <w:rFonts w:ascii="Cambria Math" w:hAnsi="Cambria Math" w:cs="Times New Roman"/>
                            <w:sz w:val="18"/>
                            <w:szCs w:val="18"/>
                          </w:rPr>
                          <m:t>C750</m:t>
                        </m:r>
                      </m:sub>
                    </m:sSub>
                  </m:den>
                </m:f>
              </m:oMath>
            </m:oMathPara>
          </w:p>
        </w:tc>
        <w:tc>
          <w:tcPr>
            <w:tcW w:w="4261" w:type="dxa"/>
          </w:tcPr>
          <w:p w14:paraId="31764DBF" w14:textId="77777777" w:rsidR="00867EBA" w:rsidRDefault="00B877A2">
            <w:pPr>
              <w:widowControl/>
              <w:spacing w:line="360" w:lineRule="auto"/>
              <w:rPr>
                <w:rFonts w:ascii="Times New Roman" w:eastAsia="Ubuntu" w:hAnsi="Times New Roman" w:cs="Times New Roman"/>
                <w:sz w:val="22"/>
                <w:szCs w:val="22"/>
                <w:lang w:val="en"/>
              </w:rPr>
            </w:pPr>
            <m:oMathPara>
              <m:oMathParaPr>
                <m:jc m:val="left"/>
              </m:oMathParaPr>
              <m:oMath>
                <m:sSub>
                  <m:sSubPr>
                    <m:ctrlPr>
                      <w:rPr>
                        <w:rFonts w:ascii="Cambria Math" w:hAnsi="Cambria Math" w:cs="Times New Roman"/>
                        <w:i/>
                        <w:sz w:val="18"/>
                        <w:szCs w:val="18"/>
                      </w:rPr>
                    </m:ctrlPr>
                  </m:sSubPr>
                  <m:e>
                    <m:acc>
                      <m:accPr>
                        <m:ctrlPr>
                          <w:rPr>
                            <w:rFonts w:ascii="Cambria Math" w:hAnsi="Cambria Math" w:cs="Times New Roman"/>
                            <w:i/>
                            <w:sz w:val="18"/>
                            <w:szCs w:val="18"/>
                          </w:rPr>
                        </m:ctrlPr>
                      </m:accPr>
                      <m:e>
                        <m:r>
                          <w:rPr>
                            <w:rFonts w:ascii="Cambria Math" w:hAnsi="Cambria Math" w:cs="Times New Roman"/>
                            <w:sz w:val="18"/>
                            <w:szCs w:val="18"/>
                          </w:rPr>
                          <m:t>[B]</m:t>
                        </m:r>
                      </m:e>
                    </m:acc>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680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m:t>
                    </m:r>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hAnsi="Cambria Math" w:cs="Times New Roman"/>
                            <w:sz w:val="18"/>
                            <w:szCs w:val="18"/>
                          </w:rPr>
                          <m:t>750</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num>
                  <m:den>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r>
                          <w:rPr>
                            <w:rFonts w:ascii="Cambria Math" w:hAnsi="Cambria Math" w:cs="Times New Roman"/>
                            <w:sz w:val="18"/>
                            <w:szCs w:val="18"/>
                          </w:rPr>
                          <m:t>k</m:t>
                        </m:r>
                      </m:e>
                      <m:sub>
                        <m:r>
                          <m:rPr>
                            <m:sty m:val="p"/>
                          </m:rPr>
                          <w:rPr>
                            <w:rFonts w:ascii="Cambria Math" w:hAnsi="Cambria Math" w:cs="Times New Roman"/>
                            <w:sz w:val="18"/>
                            <w:szCs w:val="18"/>
                          </w:rPr>
                          <m:t>B680</m:t>
                        </m:r>
                      </m:sub>
                    </m:sSub>
                    <m:r>
                      <w:rPr>
                        <w:rFonts w:ascii="Cambria Math" w:hAnsi="Cambria Math" w:cs="Times New Roman"/>
                        <w:sz w:val="18"/>
                        <w:szCs w:val="18"/>
                      </w:rPr>
                      <m:t>-</m:t>
                    </m:r>
                    <m:sSub>
                      <m:sSubPr>
                        <m:ctrlPr>
                          <w:rPr>
                            <w:rFonts w:ascii="Cambria Math" w:hAnsi="Cambria Math" w:cs="Times New Roman"/>
                            <w:i/>
                            <w:sz w:val="18"/>
                            <w:szCs w:val="18"/>
                          </w:rPr>
                        </m:ctrlPr>
                      </m:sSubPr>
                      <m:e>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r>
                          <w:rPr>
                            <w:rFonts w:ascii="Cambria Math" w:hAnsi="Cambria Math" w:cs="Times New Roman"/>
                            <w:sz w:val="18"/>
                            <w:szCs w:val="18"/>
                          </w:rPr>
                          <m:t>k</m:t>
                        </m:r>
                      </m:e>
                      <m:sub>
                        <m:r>
                          <m:rPr>
                            <m:sty m:val="p"/>
                          </m:rPr>
                          <w:rPr>
                            <w:rFonts w:ascii="Cambria Math" w:hAnsi="Cambria Math" w:cs="Times New Roman"/>
                            <w:sz w:val="18"/>
                            <w:szCs w:val="18"/>
                          </w:rPr>
                          <m:t>B750</m:t>
                        </m:r>
                      </m:sub>
                    </m:sSub>
                  </m:den>
                </m:f>
              </m:oMath>
            </m:oMathPara>
          </w:p>
        </w:tc>
      </w:tr>
    </w:tbl>
    <w:p w14:paraId="3FDDD7FE" w14:textId="77777777" w:rsidR="00867EBA" w:rsidRDefault="00867EBA">
      <w:pPr>
        <w:spacing w:line="360" w:lineRule="auto"/>
        <w:jc w:val="both"/>
        <w:rPr>
          <w:rFonts w:ascii="Times New Roman" w:eastAsia="Ubuntu" w:hAnsi="Times New Roman" w:cs="Times New Roman"/>
          <w:sz w:val="22"/>
          <w:szCs w:val="22"/>
          <w:lang w:val="en"/>
        </w:rPr>
      </w:pPr>
    </w:p>
    <w:p w14:paraId="675F26A8" w14:textId="77777777" w:rsidR="0012461A" w:rsidRDefault="0012461A">
      <w:pPr>
        <w:spacing w:line="360" w:lineRule="auto"/>
        <w:rPr>
          <w:ins w:id="437" w:author="Herr, Nora (059)" w:date="2019-11-24T11:59:00Z"/>
          <w:rFonts w:ascii="Times New Roman" w:eastAsia="Ubuntu" w:hAnsi="Times New Roman" w:cs="Times New Roman"/>
          <w:sz w:val="22"/>
          <w:szCs w:val="22"/>
          <w:lang w:val="en"/>
        </w:rPr>
      </w:pPr>
    </w:p>
    <w:p w14:paraId="7FBCB075" w14:textId="77777777" w:rsidR="0012461A" w:rsidRDefault="0012461A">
      <w:pPr>
        <w:spacing w:line="360" w:lineRule="auto"/>
        <w:rPr>
          <w:ins w:id="438" w:author="Herr, Nora (059)" w:date="2019-11-24T11:59:00Z"/>
          <w:rFonts w:ascii="Times New Roman" w:eastAsia="Ubuntu" w:hAnsi="Times New Roman" w:cs="Times New Roman"/>
          <w:sz w:val="22"/>
          <w:szCs w:val="22"/>
          <w:lang w:val="en"/>
        </w:rPr>
      </w:pPr>
    </w:p>
    <w:p w14:paraId="3CB411ED" w14:textId="2CA55E08" w:rsidR="00867EBA" w:rsidRPr="0012461A" w:rsidRDefault="00B877A2">
      <w:pPr>
        <w:spacing w:line="360" w:lineRule="auto"/>
        <w:rPr>
          <w:rFonts w:ascii="Times New Roman" w:eastAsia="Ubuntu" w:hAnsi="Times New Roman" w:cs="Times New Roman" w:hint="eastAsia"/>
          <w:sz w:val="22"/>
          <w:szCs w:val="22"/>
          <w:lang w:val="en"/>
          <w:rPrChange w:id="439" w:author="Herr, Nora (059)" w:date="2019-11-24T12:00:00Z">
            <w:rPr>
              <w:rFonts w:ascii="Times New Roman" w:hAnsi="Cambria Math" w:cs="Times New Roman" w:hint="eastAsia"/>
              <w:sz w:val="22"/>
              <w:szCs w:val="22"/>
              <w:lang w:val="en"/>
            </w:rPr>
          </w:rPrChange>
        </w:rPr>
      </w:pPr>
      <w:r>
        <w:rPr>
          <w:rFonts w:ascii="Times New Roman" w:eastAsia="Ubuntu" w:hAnsi="Times New Roman" w:cs="Times New Roman"/>
          <w:sz w:val="22"/>
          <w:szCs w:val="22"/>
          <w:lang w:val="en"/>
        </w:rPr>
        <w:t>The solutions to System 1 state that given absorbance measurements at A</w:t>
      </w:r>
      <w:r>
        <w:rPr>
          <w:rFonts w:ascii="Times New Roman" w:eastAsia="Ubuntu" w:hAnsi="Times New Roman" w:cs="Times New Roman"/>
          <w:sz w:val="22"/>
          <w:szCs w:val="22"/>
          <w:vertAlign w:val="subscript"/>
          <w:lang w:val="en"/>
        </w:rPr>
        <w:t>680</w:t>
      </w:r>
      <w:r>
        <w:rPr>
          <w:rFonts w:ascii="Times New Roman" w:eastAsia="Ubuntu" w:hAnsi="Times New Roman" w:cs="Times New Roman"/>
          <w:sz w:val="22"/>
          <w:szCs w:val="22"/>
          <w:lang w:val="en"/>
        </w:rPr>
        <w:t xml:space="preserve"> and A</w:t>
      </w:r>
      <w:r>
        <w:rPr>
          <w:rFonts w:ascii="Times New Roman" w:eastAsia="Ubuntu" w:hAnsi="Times New Roman" w:cs="Times New Roman"/>
          <w:sz w:val="22"/>
          <w:szCs w:val="22"/>
          <w:vertAlign w:val="subscript"/>
          <w:lang w:val="en"/>
        </w:rPr>
        <w:t xml:space="preserve">750 </w:t>
      </w:r>
      <w:r>
        <w:rPr>
          <w:rFonts w:ascii="Times New Roman" w:eastAsia="Ubuntu" w:hAnsi="Times New Roman" w:cs="Times New Roman"/>
          <w:sz w:val="22"/>
          <w:szCs w:val="22"/>
          <w:lang w:val="en"/>
        </w:rPr>
        <w:t>of a multiple component system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 Strain(s)), predictions, represented with the hat (^) symbol, can be obtained for each component in the system. Furthermore, it follows from the </w:t>
      </w:r>
      <w:r>
        <w:rPr>
          <w:rFonts w:ascii="Times New Roman" w:eastAsia="Ubuntu" w:hAnsi="Times New Roman" w:cs="Times New Roman"/>
          <w:sz w:val="22"/>
          <w:szCs w:val="22"/>
          <w:lang w:val="en"/>
        </w:rPr>
        <w:lastRenderedPageBreak/>
        <w:t>Beer-Lambert law that since each component’s prediction is actually an absorbance prediction, they must also obey the law and be equal to the empirical measurements of the microplate wells at th</w:t>
      </w:r>
      <w:ins w:id="440" w:author="Herr, Nora (059)" w:date="2019-11-24T12:00:00Z">
        <w:r w:rsidR="0012461A">
          <w:rPr>
            <w:rFonts w:ascii="Times New Roman" w:eastAsia="Ubuntu" w:hAnsi="Times New Roman" w:cs="Times New Roman"/>
            <w:sz w:val="22"/>
            <w:szCs w:val="22"/>
            <w:lang w:val="en"/>
          </w:rPr>
          <w:t>e</w:t>
        </w:r>
      </w:ins>
      <w:del w:id="441" w:author="Herr, Nora (059)" w:date="2019-11-24T12:00:00Z">
        <w:r w:rsidDel="0012461A">
          <w:rPr>
            <w:rFonts w:ascii="Times New Roman" w:eastAsia="Ubuntu" w:hAnsi="Times New Roman" w:cs="Times New Roman"/>
            <w:sz w:val="22"/>
            <w:szCs w:val="22"/>
            <w:lang w:val="en"/>
          </w:rPr>
          <w:delText>at</w:delText>
        </w:r>
      </w:del>
      <w:r>
        <w:rPr>
          <w:rFonts w:ascii="Times New Roman" w:eastAsia="Ubuntu" w:hAnsi="Times New Roman" w:cs="Times New Roman"/>
          <w:sz w:val="22"/>
          <w:szCs w:val="22"/>
          <w:lang w:val="en"/>
        </w:rPr>
        <w:t xml:space="preserve"> respective absorbance </w:t>
      </w:r>
      <w:proofErr w:type="gramStart"/>
      <w:r>
        <w:rPr>
          <w:rFonts w:ascii="Times New Roman" w:eastAsia="Ubuntu" w:hAnsi="Times New Roman" w:cs="Times New Roman"/>
          <w:sz w:val="22"/>
          <w:szCs w:val="22"/>
          <w:lang w:val="en"/>
        </w:rPr>
        <w:t xml:space="preserve">wavelength </w:t>
      </w:r>
      <w:proofErr w:type="gramEnd"/>
      <m:oMath>
        <m:sSub>
          <m:sSubPr>
            <m:ctrlPr>
              <w:rPr>
                <w:rFonts w:ascii="Cambria Math" w:hAnsi="Cambria Math" w:cs="Times New Roman"/>
                <w:i/>
                <w:iCs/>
                <w:sz w:val="18"/>
                <w:szCs w:val="18"/>
              </w:rPr>
            </m:ctrlPr>
          </m:sSubPr>
          <m:e>
            <m:r>
              <w:rPr>
                <w:rFonts w:ascii="Cambria Math" w:hAnsi="Cambria Math" w:cs="Times New Roman"/>
                <w:sz w:val="18"/>
                <w:szCs w:val="18"/>
              </w:rPr>
              <m:t>(A</m:t>
            </m:r>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oMath>
      <w:r>
        <w:rPr>
          <w:rFonts w:ascii="Times New Roman" w:eastAsia="Ubuntu" w:hAnsi="Times New Roman" w:cs="Times New Roman"/>
          <w:sz w:val="22"/>
          <w:szCs w:val="22"/>
          <w:lang w:val="en"/>
        </w:rPr>
        <w:t xml:space="preserve">. </w:t>
      </w:r>
      <w:del w:id="442" w:author="Herr, Nora (059)" w:date="2019-11-24T12:00:00Z">
        <w:r w:rsidDel="0012461A">
          <w:rPr>
            <w:rFonts w:ascii="Times New Roman" w:eastAsia="Ubuntu" w:hAnsi="Times New Roman" w:cs="Times New Roman"/>
            <w:sz w:val="22"/>
            <w:szCs w:val="22"/>
            <w:lang w:val="en"/>
          </w:rPr>
          <w:delText xml:space="preserve">Thus </w:delText>
        </w:r>
      </w:del>
      <w:ins w:id="443" w:author="Herr, Nora (059)" w:date="2019-11-24T12:00:00Z">
        <w:r w:rsidR="0012461A">
          <w:rPr>
            <w:rFonts w:ascii="Times New Roman" w:eastAsia="Ubuntu" w:hAnsi="Times New Roman" w:cs="Times New Roman"/>
            <w:sz w:val="22"/>
            <w:szCs w:val="22"/>
            <w:lang w:val="en"/>
          </w:rPr>
          <w:t>Therefore, in order</w:t>
        </w:r>
        <w:r w:rsidR="0012461A">
          <w:rPr>
            <w:rFonts w:ascii="Times New Roman" w:eastAsia="Ubuntu" w:hAnsi="Times New Roman" w:cs="Times New Roman"/>
            <w:sz w:val="22"/>
            <w:szCs w:val="22"/>
            <w:lang w:val="en"/>
          </w:rPr>
          <w:t xml:space="preserve"> </w:t>
        </w:r>
      </w:ins>
      <w:r>
        <w:rPr>
          <w:rFonts w:ascii="Times New Roman" w:eastAsia="Ubuntu" w:hAnsi="Times New Roman" w:cs="Times New Roman"/>
          <w:sz w:val="22"/>
          <w:szCs w:val="22"/>
          <w:lang w:val="en"/>
        </w:rPr>
        <w:t>to evaluate the predictive power of the models</w:t>
      </w:r>
      <w:ins w:id="444" w:author="Herr, Nora (059)" w:date="2019-11-24T12:01:00Z">
        <w:r w:rsidR="0012461A">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the sum of the predictions </w:t>
      </w:r>
      <m:oMath>
        <m:sSub>
          <m:sSubPr>
            <m:ctrlPr>
              <w:rPr>
                <w:rFonts w:ascii="Cambria Math" w:hAnsi="Cambria Math" w:cs="Times New Roman"/>
                <w:i/>
                <w:sz w:val="18"/>
                <w:szCs w:val="18"/>
              </w:rPr>
            </m:ctrlPr>
          </m:sSubPr>
          <m:e>
            <m:acc>
              <m:accPr>
                <m:ctrlPr>
                  <w:rPr>
                    <w:rFonts w:ascii="Cambria Math" w:hAnsi="Cambria Math" w:cs="Times New Roman"/>
                    <w:i/>
                    <w:sz w:val="18"/>
                    <w:szCs w:val="18"/>
                  </w:rPr>
                </m:ctrlPr>
              </m:accPr>
              <m:e>
                <m:r>
                  <w:rPr>
                    <w:rFonts w:ascii="Cambria Math" w:hAnsi="Cambria Math" w:cs="Times New Roman"/>
                    <w:sz w:val="18"/>
                    <w:szCs w:val="18"/>
                  </w:rPr>
                  <m:t>[C]</m:t>
                </m:r>
              </m:e>
            </m:acc>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m:t>
        </m:r>
        <m:sSub>
          <m:sSubPr>
            <m:ctrlPr>
              <w:rPr>
                <w:rFonts w:ascii="Cambria Math" w:hAnsi="Cambria Math" w:cs="Times New Roman"/>
                <w:i/>
                <w:sz w:val="18"/>
                <w:szCs w:val="18"/>
              </w:rPr>
            </m:ctrlPr>
          </m:sSubPr>
          <m:e>
            <m:acc>
              <m:accPr>
                <m:ctrlPr>
                  <w:rPr>
                    <w:rFonts w:ascii="Cambria Math" w:hAnsi="Cambria Math" w:cs="Times New Roman"/>
                    <w:i/>
                    <w:sz w:val="18"/>
                    <w:szCs w:val="18"/>
                  </w:rPr>
                </m:ctrlPr>
              </m:accPr>
              <m:e>
                <m:r>
                  <w:rPr>
                    <w:rFonts w:ascii="Cambria Math" w:hAnsi="Cambria Math" w:cs="Times New Roman"/>
                    <w:sz w:val="18"/>
                    <w:szCs w:val="18"/>
                  </w:rPr>
                  <m:t>[B]</m:t>
                </m:r>
              </m:e>
            </m:acc>
          </m:e>
          <m:sub>
            <m:r>
              <m:rPr>
                <m:sty m:val="p"/>
              </m:rPr>
              <w:rPr>
                <w:rFonts w:ascii="Cambria Math" w:eastAsia="SimSun" w:hAnsi="Cambria Math" w:cs="Times New Roman"/>
                <w:sz w:val="18"/>
                <w:szCs w:val="18"/>
                <w:lang w:bidi="ar"/>
              </w:rPr>
              <m:t>λ</m:t>
            </m:r>
          </m:sub>
        </m:sSub>
      </m:oMath>
      <w:r>
        <w:rPr>
          <w:rFonts w:ascii="Times New Roman" w:hAnsi="Cambria Math" w:cs="Times New Roman"/>
          <w:sz w:val="22"/>
          <w:szCs w:val="22"/>
          <w:lang w:val="en"/>
        </w:rPr>
        <w:t xml:space="preserve"> </w:t>
      </w:r>
      <w:r>
        <w:rPr>
          <w:rFonts w:ascii="Times New Roman" w:hAnsi="Times New Roman" w:cs="Times New Roman"/>
          <w:sz w:val="22"/>
          <w:szCs w:val="22"/>
          <w:lang w:val="en"/>
        </w:rPr>
        <w:t>can be co</w:t>
      </w:r>
      <w:r>
        <w:rPr>
          <w:rFonts w:ascii="Times New Roman" w:hAnsi="Cambria Math" w:cs="Times New Roman"/>
          <w:sz w:val="22"/>
          <w:szCs w:val="22"/>
          <w:lang w:val="en"/>
        </w:rPr>
        <w:t>mpared against the empirical measurements of wells A-G</w:t>
      </w:r>
      <w:proofErr w:type="gramStart"/>
      <w:r>
        <w:rPr>
          <w:rFonts w:ascii="Times New Roman" w:hAnsi="Cambria Math" w:cs="Times New Roman"/>
          <w:sz w:val="22"/>
          <w:szCs w:val="22"/>
          <w:lang w:val="en"/>
        </w:rPr>
        <w:t>:1</w:t>
      </w:r>
      <w:proofErr w:type="gramEnd"/>
      <w:r>
        <w:rPr>
          <w:rFonts w:ascii="Times New Roman" w:hAnsi="Cambria Math" w:cs="Times New Roman"/>
          <w:sz w:val="22"/>
          <w:szCs w:val="22"/>
          <w:lang w:val="en"/>
        </w:rPr>
        <w:t>-11 of the calibration plates. Furthermore, since we know how much of each species was introduced into the wells A-G</w:t>
      </w:r>
      <w:proofErr w:type="gramStart"/>
      <w:r>
        <w:rPr>
          <w:rFonts w:ascii="Times New Roman" w:hAnsi="Cambria Math" w:cs="Times New Roman"/>
          <w:sz w:val="22"/>
          <w:szCs w:val="22"/>
          <w:lang w:val="en"/>
        </w:rPr>
        <w:t>:1</w:t>
      </w:r>
      <w:proofErr w:type="gramEnd"/>
      <w:r>
        <w:rPr>
          <w:rFonts w:ascii="Times New Roman" w:hAnsi="Cambria Math" w:cs="Times New Roman"/>
          <w:sz w:val="22"/>
          <w:szCs w:val="22"/>
          <w:lang w:val="en"/>
        </w:rPr>
        <w:t>-11</w:t>
      </w:r>
      <w:ins w:id="445" w:author="Herr, Nora (059)" w:date="2019-11-24T12:01:00Z">
        <w:r w:rsidR="0012461A">
          <w:rPr>
            <w:rFonts w:ascii="Times New Roman" w:hAnsi="Cambria Math" w:cs="Times New Roman"/>
            <w:sz w:val="22"/>
            <w:szCs w:val="22"/>
            <w:lang w:val="en"/>
          </w:rPr>
          <w:t>,</w:t>
        </w:r>
      </w:ins>
      <w:r>
        <w:rPr>
          <w:rFonts w:ascii="Times New Roman" w:hAnsi="Cambria Math" w:cs="Times New Roman"/>
          <w:sz w:val="22"/>
          <w:szCs w:val="22"/>
          <w:lang w:val="en"/>
        </w:rPr>
        <w:t xml:space="preserve"> each prediction </w:t>
      </w:r>
      <m:oMath>
        <m:sSub>
          <m:sSubPr>
            <m:ctrlPr>
              <w:rPr>
                <w:rFonts w:ascii="Cambria Math" w:hAnsi="Cambria Math" w:cs="Times New Roman"/>
                <w:i/>
                <w:sz w:val="18"/>
                <w:szCs w:val="18"/>
              </w:rPr>
            </m:ctrlPr>
          </m:sSubPr>
          <m:e>
            <m:acc>
              <m:accPr>
                <m:ctrlPr>
                  <w:rPr>
                    <w:rFonts w:ascii="Cambria Math" w:hAnsi="Cambria Math" w:cs="Times New Roman"/>
                    <w:i/>
                    <w:sz w:val="18"/>
                    <w:szCs w:val="18"/>
                  </w:rPr>
                </m:ctrlPr>
              </m:accPr>
              <m:e>
                <m:r>
                  <w:rPr>
                    <w:rFonts w:ascii="Cambria Math" w:hAnsi="Cambria Math" w:cs="Times New Roman"/>
                    <w:sz w:val="18"/>
                    <w:szCs w:val="18"/>
                  </w:rPr>
                  <m:t>[C]</m:t>
                </m:r>
              </m:e>
            </m:acc>
          </m:e>
          <m:sub>
            <m:r>
              <m:rPr>
                <m:sty m:val="p"/>
              </m:rPr>
              <w:rPr>
                <w:rFonts w:ascii="Cambria Math" w:eastAsia="SimSun" w:hAnsi="Cambria Math" w:cs="Times New Roman"/>
                <w:sz w:val="18"/>
                <w:szCs w:val="18"/>
                <w:lang w:bidi="ar"/>
              </w:rPr>
              <m:t>λ</m:t>
            </m:r>
          </m:sub>
        </m:sSub>
        <m:r>
          <w:rPr>
            <w:rFonts w:ascii="Cambria Math" w:hAnsi="Cambria Math" w:cs="Times New Roman"/>
            <w:sz w:val="18"/>
            <w:szCs w:val="18"/>
          </w:rPr>
          <m:t xml:space="preserve"> </m:t>
        </m:r>
      </m:oMath>
      <w:r>
        <w:rPr>
          <w:rFonts w:ascii="Times New Roman" w:hAnsi="Cambria Math" w:cs="Times New Roman"/>
          <w:sz w:val="22"/>
          <w:szCs w:val="22"/>
          <w:lang w:val="en"/>
        </w:rPr>
        <w:t>or</w:t>
      </w:r>
      <w:r>
        <w:rPr>
          <w:rFonts w:ascii="Times New Roman" w:hAnsi="Cambria Math" w:cs="Times New Roman"/>
          <w:sz w:val="18"/>
          <w:szCs w:val="18"/>
          <w:lang w:val="en"/>
        </w:rPr>
        <w:t xml:space="preserve"> </w:t>
      </w:r>
      <m:oMath>
        <m:sSub>
          <m:sSubPr>
            <m:ctrlPr>
              <w:rPr>
                <w:rFonts w:ascii="Cambria Math" w:hAnsi="Cambria Math" w:cs="Times New Roman"/>
                <w:i/>
                <w:sz w:val="18"/>
                <w:szCs w:val="18"/>
              </w:rPr>
            </m:ctrlPr>
          </m:sSubPr>
          <m:e>
            <m:acc>
              <m:accPr>
                <m:ctrlPr>
                  <w:rPr>
                    <w:rFonts w:ascii="Cambria Math" w:hAnsi="Cambria Math" w:cs="Times New Roman"/>
                    <w:i/>
                    <w:sz w:val="18"/>
                    <w:szCs w:val="18"/>
                  </w:rPr>
                </m:ctrlPr>
              </m:accPr>
              <m:e>
                <m:r>
                  <w:rPr>
                    <w:rFonts w:ascii="Cambria Math" w:hAnsi="Cambria Math" w:cs="Times New Roman"/>
                    <w:sz w:val="18"/>
                    <w:szCs w:val="18"/>
                  </w:rPr>
                  <m:t>[B]</m:t>
                </m:r>
              </m:e>
            </m:acc>
          </m:e>
          <m:sub>
            <m:r>
              <m:rPr>
                <m:sty m:val="p"/>
              </m:rPr>
              <w:rPr>
                <w:rFonts w:ascii="Cambria Math" w:eastAsia="SimSun" w:hAnsi="Cambria Math" w:cs="Times New Roman"/>
                <w:sz w:val="18"/>
                <w:szCs w:val="18"/>
                <w:lang w:bidi="ar"/>
              </w:rPr>
              <m:t>λ</m:t>
            </m:r>
          </m:sub>
        </m:sSub>
      </m:oMath>
      <w:r>
        <w:rPr>
          <w:rFonts w:ascii="Times New Roman" w:hAnsi="Cambria Math" w:cs="Times New Roman"/>
          <w:sz w:val="18"/>
          <w:szCs w:val="18"/>
          <w:lang w:val="en"/>
        </w:rPr>
        <w:t xml:space="preserve"> </w:t>
      </w:r>
      <w:r>
        <w:rPr>
          <w:rFonts w:ascii="Times New Roman" w:hAnsi="Cambria Math" w:cs="Times New Roman"/>
          <w:sz w:val="22"/>
          <w:szCs w:val="22"/>
          <w:lang w:val="en"/>
        </w:rPr>
        <w:t xml:space="preserve">at each of these wells must also equal the known concentrations. Model application was not trivial </w:t>
      </w:r>
      <w:del w:id="446" w:author="Herr, Nora (059)" w:date="2019-11-24T12:02:00Z">
        <w:r w:rsidDel="0012461A">
          <w:rPr>
            <w:rFonts w:ascii="Times New Roman" w:hAnsi="Cambria Math" w:cs="Times New Roman"/>
            <w:sz w:val="22"/>
            <w:szCs w:val="22"/>
            <w:lang w:val="en"/>
          </w:rPr>
          <w:delText xml:space="preserve">like </w:delText>
        </w:r>
      </w:del>
      <w:ins w:id="447" w:author="Herr, Nora (059)" w:date="2019-11-24T12:02:00Z">
        <w:r w:rsidR="0012461A">
          <w:rPr>
            <w:rFonts w:ascii="Times New Roman" w:hAnsi="Cambria Math" w:cs="Times New Roman"/>
            <w:sz w:val="22"/>
            <w:szCs w:val="22"/>
            <w:lang w:val="en"/>
          </w:rPr>
          <w:t>as in</w:t>
        </w:r>
        <w:r w:rsidR="0012461A">
          <w:rPr>
            <w:rFonts w:ascii="Times New Roman" w:hAnsi="Cambria Math" w:cs="Times New Roman"/>
            <w:sz w:val="22"/>
            <w:szCs w:val="22"/>
            <w:lang w:val="en"/>
          </w:rPr>
          <w:t xml:space="preserve"> </w:t>
        </w:r>
      </w:ins>
      <w:r>
        <w:rPr>
          <w:rFonts w:ascii="Times New Roman" w:hAnsi="Cambria Math" w:cs="Times New Roman"/>
          <w:sz w:val="22"/>
          <w:szCs w:val="22"/>
          <w:lang w:val="en"/>
        </w:rPr>
        <w:t xml:space="preserve">the application in compound or macromolecule predictions and required thorough analysis </w:t>
      </w:r>
      <w:del w:id="448" w:author="Herr, Nora (059)" w:date="2019-11-24T12:02:00Z">
        <w:r w:rsidDel="0012461A">
          <w:rPr>
            <w:rFonts w:ascii="Times New Roman" w:hAnsi="Cambria Math" w:cs="Times New Roman"/>
            <w:sz w:val="22"/>
            <w:szCs w:val="22"/>
            <w:lang w:val="en"/>
          </w:rPr>
          <w:delText xml:space="preserve">and </w:delText>
        </w:r>
      </w:del>
      <w:r>
        <w:rPr>
          <w:rFonts w:ascii="Times New Roman" w:hAnsi="Cambria Math" w:cs="Times New Roman"/>
          <w:sz w:val="22"/>
          <w:szCs w:val="22"/>
          <w:lang w:val="en"/>
        </w:rPr>
        <w:t>for its application in this system</w:t>
      </w:r>
      <w:ins w:id="449" w:author="Herr, Nora (059)" w:date="2019-11-24T12:02:00Z">
        <w:r w:rsidR="0012461A">
          <w:rPr>
            <w:rFonts w:ascii="Times New Roman" w:hAnsi="Cambria Math" w:cs="Times New Roman"/>
            <w:sz w:val="22"/>
            <w:szCs w:val="22"/>
            <w:lang w:val="en"/>
          </w:rPr>
          <w:t>;</w:t>
        </w:r>
      </w:ins>
      <w:del w:id="450" w:author="Herr, Nora (059)" w:date="2019-11-24T12:02:00Z">
        <w:r w:rsidDel="0012461A">
          <w:rPr>
            <w:rFonts w:ascii="Times New Roman" w:hAnsi="Cambria Math" w:cs="Times New Roman"/>
            <w:sz w:val="22"/>
            <w:szCs w:val="22"/>
            <w:lang w:val="en"/>
          </w:rPr>
          <w:delText>,</w:delText>
        </w:r>
      </w:del>
      <w:r>
        <w:rPr>
          <w:rFonts w:ascii="Times New Roman" w:hAnsi="Cambria Math" w:cs="Times New Roman"/>
          <w:sz w:val="22"/>
          <w:szCs w:val="22"/>
          <w:lang w:val="en"/>
        </w:rPr>
        <w:t xml:space="preserve"> thus</w:t>
      </w:r>
      <w:ins w:id="451" w:author="Herr, Nora (059)" w:date="2019-11-24T12:03:00Z">
        <w:r w:rsidR="0012461A">
          <w:rPr>
            <w:rFonts w:ascii="Times New Roman" w:hAnsi="Cambria Math" w:cs="Times New Roman"/>
            <w:sz w:val="22"/>
            <w:szCs w:val="22"/>
            <w:lang w:val="en"/>
          </w:rPr>
          <w:t>,</w:t>
        </w:r>
      </w:ins>
      <w:r>
        <w:rPr>
          <w:rFonts w:ascii="Times New Roman" w:hAnsi="Cambria Math" w:cs="Times New Roman"/>
          <w:sz w:val="22"/>
          <w:szCs w:val="22"/>
          <w:lang w:val="en"/>
        </w:rPr>
        <w:t xml:space="preserve"> the models are </w:t>
      </w:r>
      <w:ins w:id="452" w:author="Herr, Nora (059)" w:date="2019-11-24T12:02:00Z">
        <w:r w:rsidR="0012461A">
          <w:rPr>
            <w:rFonts w:ascii="Times New Roman" w:hAnsi="Cambria Math" w:cs="Times New Roman"/>
            <w:sz w:val="22"/>
            <w:szCs w:val="22"/>
            <w:lang w:val="en"/>
          </w:rPr>
          <w:t xml:space="preserve">further </w:t>
        </w:r>
      </w:ins>
      <w:r>
        <w:rPr>
          <w:rFonts w:ascii="Times New Roman" w:hAnsi="Cambria Math" w:cs="Times New Roman"/>
          <w:sz w:val="22"/>
          <w:szCs w:val="22"/>
          <w:lang w:val="en"/>
        </w:rPr>
        <w:t xml:space="preserve">discussed </w:t>
      </w:r>
      <w:del w:id="453" w:author="Herr, Nora (059)" w:date="2019-11-24T12:02:00Z">
        <w:r w:rsidDel="0012461A">
          <w:rPr>
            <w:rFonts w:ascii="Times New Roman" w:hAnsi="Cambria Math" w:cs="Times New Roman"/>
            <w:sz w:val="22"/>
            <w:szCs w:val="22"/>
            <w:lang w:val="en"/>
          </w:rPr>
          <w:delText xml:space="preserve">further </w:delText>
        </w:r>
      </w:del>
      <w:r>
        <w:rPr>
          <w:rFonts w:ascii="Times New Roman" w:hAnsi="Cambria Math" w:cs="Times New Roman"/>
          <w:sz w:val="22"/>
          <w:szCs w:val="22"/>
          <w:lang w:val="en"/>
        </w:rPr>
        <w:t xml:space="preserve">in </w:t>
      </w:r>
      <w:del w:id="454" w:author="Herr, Nora (059)" w:date="2019-11-24T12:03:00Z">
        <w:r w:rsidDel="0012461A">
          <w:rPr>
            <w:rFonts w:ascii="Times New Roman" w:hAnsi="Cambria Math" w:cs="Times New Roman"/>
            <w:sz w:val="22"/>
            <w:szCs w:val="22"/>
            <w:lang w:val="en"/>
          </w:rPr>
          <w:delText>the</w:delText>
        </w:r>
      </w:del>
      <w:r>
        <w:rPr>
          <w:rFonts w:ascii="Times New Roman" w:hAnsi="Cambria Math" w:cs="Times New Roman"/>
          <w:sz w:val="22"/>
          <w:szCs w:val="22"/>
          <w:lang w:val="en"/>
        </w:rPr>
        <w:t xml:space="preserve"> Results</w:t>
      </w:r>
      <w:del w:id="455" w:author="Herr, Nora (059)" w:date="2019-11-24T12:03:00Z">
        <w:r w:rsidDel="0012461A">
          <w:rPr>
            <w:rFonts w:ascii="Times New Roman" w:hAnsi="Cambria Math" w:cs="Times New Roman"/>
            <w:sz w:val="22"/>
            <w:szCs w:val="22"/>
            <w:lang w:val="en"/>
          </w:rPr>
          <w:delText xml:space="preserve"> section</w:delText>
        </w:r>
      </w:del>
      <w:r>
        <w:rPr>
          <w:rFonts w:ascii="Times New Roman" w:hAnsi="Cambria Math" w:cs="Times New Roman"/>
          <w:sz w:val="22"/>
          <w:szCs w:val="22"/>
          <w:lang w:val="en"/>
        </w:rPr>
        <w:t>.</w:t>
      </w:r>
    </w:p>
    <w:p w14:paraId="63208517" w14:textId="77777777" w:rsidR="00867EBA" w:rsidRDefault="00867EBA">
      <w:pPr>
        <w:spacing w:line="360" w:lineRule="auto"/>
        <w:rPr>
          <w:rFonts w:ascii="Times New Roman" w:hAnsi="Cambria Math" w:cs="Times New Roman" w:hint="eastAsia"/>
          <w:sz w:val="22"/>
          <w:szCs w:val="22"/>
          <w:lang w:val="en"/>
        </w:rPr>
      </w:pPr>
    </w:p>
    <w:p w14:paraId="719EB4F2" w14:textId="77777777" w:rsidR="00867EBA" w:rsidRDefault="00B877A2">
      <w:pPr>
        <w:spacing w:line="360" w:lineRule="auto"/>
        <w:jc w:val="both"/>
        <w:rPr>
          <w:rFonts w:ascii="Ubuntu" w:eastAsia="Ubuntu" w:hAnsi="Ubuntu" w:cs="Ubuntu"/>
          <w:sz w:val="30"/>
          <w:szCs w:val="30"/>
          <w:lang w:val="en"/>
        </w:rPr>
      </w:pPr>
      <w:r>
        <w:rPr>
          <w:rFonts w:ascii="Ubuntu" w:eastAsia="Ubuntu" w:hAnsi="Ubuntu" w:cs="Ubuntu"/>
          <w:sz w:val="30"/>
          <w:szCs w:val="30"/>
          <w:lang w:val="en"/>
        </w:rPr>
        <w:t>3.6.3 Model Application to PBR Data</w:t>
      </w:r>
    </w:p>
    <w:p w14:paraId="70908FD6" w14:textId="1D69C7CB" w:rsidR="00867EBA" w:rsidRDefault="00B877A2">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In order for the Tecan-generated models to </w:t>
      </w:r>
      <w:proofErr w:type="gramStart"/>
      <w:r>
        <w:rPr>
          <w:rFonts w:ascii="Times New Roman" w:hAnsi="Cambria Math" w:cs="Times New Roman"/>
          <w:sz w:val="22"/>
          <w:szCs w:val="22"/>
          <w:lang w:val="en"/>
        </w:rPr>
        <w:t>be applied</w:t>
      </w:r>
      <w:proofErr w:type="gramEnd"/>
      <w:r>
        <w:rPr>
          <w:rFonts w:ascii="Times New Roman" w:hAnsi="Cambria Math" w:cs="Times New Roman"/>
          <w:sz w:val="22"/>
          <w:szCs w:val="22"/>
          <w:lang w:val="en"/>
        </w:rPr>
        <w:t xml:space="preserve"> to PBR data</w:t>
      </w:r>
      <w:ins w:id="456" w:author="Herr, Nora (059)" w:date="2019-11-24T12:03:00Z">
        <w:r w:rsidR="0012461A">
          <w:rPr>
            <w:rFonts w:ascii="Times New Roman" w:hAnsi="Cambria Math" w:cs="Times New Roman"/>
            <w:sz w:val="22"/>
            <w:szCs w:val="22"/>
            <w:lang w:val="en"/>
          </w:rPr>
          <w:t>,</w:t>
        </w:r>
      </w:ins>
      <w:r>
        <w:rPr>
          <w:rFonts w:ascii="Times New Roman" w:hAnsi="Cambria Math" w:cs="Times New Roman"/>
          <w:sz w:val="22"/>
          <w:szCs w:val="22"/>
          <w:lang w:val="en"/>
        </w:rPr>
        <w:t xml:space="preserve"> they must be converted to fit its path length. In practice</w:t>
      </w:r>
      <w:ins w:id="457" w:author="Herr, Nora (059)" w:date="2019-11-24T12:03:00Z">
        <w:r w:rsidR="0012461A">
          <w:rPr>
            <w:rFonts w:ascii="Times New Roman" w:hAnsi="Cambria Math" w:cs="Times New Roman"/>
            <w:sz w:val="22"/>
            <w:szCs w:val="22"/>
            <w:lang w:val="en"/>
          </w:rPr>
          <w:t>,</w:t>
        </w:r>
      </w:ins>
      <w:r>
        <w:rPr>
          <w:rFonts w:ascii="Times New Roman" w:hAnsi="Cambria Math" w:cs="Times New Roman"/>
          <w:sz w:val="22"/>
          <w:szCs w:val="22"/>
          <w:lang w:val="en"/>
        </w:rPr>
        <w:t xml:space="preserve"> this is done </w:t>
      </w:r>
      <w:proofErr w:type="gramStart"/>
      <w:r>
        <w:rPr>
          <w:rFonts w:ascii="Times New Roman" w:hAnsi="Cambria Math" w:cs="Times New Roman"/>
          <w:sz w:val="22"/>
          <w:szCs w:val="22"/>
          <w:lang w:val="en"/>
        </w:rPr>
        <w:t>at the moment</w:t>
      </w:r>
      <w:proofErr w:type="gramEnd"/>
      <w:r>
        <w:rPr>
          <w:rFonts w:ascii="Times New Roman" w:hAnsi="Cambria Math" w:cs="Times New Roman"/>
          <w:sz w:val="22"/>
          <w:szCs w:val="22"/>
          <w:lang w:val="en"/>
        </w:rPr>
        <w:t xml:space="preserve"> of model application after the extinction coefficient ha</w:t>
      </w:r>
      <w:ins w:id="458" w:author="Herr, Nora (059)" w:date="2019-11-24T12:04:00Z">
        <w:r w:rsidR="0012461A">
          <w:rPr>
            <w:rFonts w:ascii="Times New Roman" w:hAnsi="Cambria Math" w:cs="Times New Roman"/>
            <w:sz w:val="22"/>
            <w:szCs w:val="22"/>
            <w:lang w:val="en"/>
          </w:rPr>
          <w:t>s</w:t>
        </w:r>
      </w:ins>
      <w:del w:id="459" w:author="Herr, Nora (059)" w:date="2019-11-24T12:03:00Z">
        <w:r w:rsidDel="0012461A">
          <w:rPr>
            <w:rFonts w:ascii="Times New Roman" w:hAnsi="Cambria Math" w:cs="Times New Roman"/>
            <w:sz w:val="22"/>
            <w:szCs w:val="22"/>
            <w:lang w:val="en"/>
          </w:rPr>
          <w:delText>ve</w:delText>
        </w:r>
      </w:del>
      <w:r>
        <w:rPr>
          <w:rFonts w:ascii="Times New Roman" w:hAnsi="Cambria Math" w:cs="Times New Roman"/>
          <w:sz w:val="22"/>
          <w:szCs w:val="22"/>
          <w:lang w:val="en"/>
        </w:rPr>
        <w:t xml:space="preserve"> been determined and </w:t>
      </w:r>
      <w:ins w:id="460" w:author="Herr, Nora (059)" w:date="2019-11-24T12:04:00Z">
        <w:r w:rsidR="0029585D">
          <w:rPr>
            <w:rFonts w:ascii="Times New Roman" w:hAnsi="Cambria Math" w:cs="Times New Roman"/>
            <w:sz w:val="22"/>
            <w:szCs w:val="22"/>
            <w:lang w:val="en"/>
          </w:rPr>
          <w:t xml:space="preserve">it </w:t>
        </w:r>
      </w:ins>
      <w:r>
        <w:rPr>
          <w:rFonts w:ascii="Times New Roman" w:hAnsi="Cambria Math" w:cs="Times New Roman"/>
          <w:sz w:val="22"/>
          <w:szCs w:val="22"/>
          <w:lang w:val="en"/>
        </w:rPr>
        <w:t>is only a matter of scaling these coefficients accordingly. Recall</w:t>
      </w:r>
      <w:del w:id="461" w:author="Herr, Nora (059)" w:date="2019-11-24T12:04:00Z">
        <w:r w:rsidDel="0029585D">
          <w:rPr>
            <w:rFonts w:ascii="Times New Roman" w:hAnsi="Cambria Math" w:cs="Times New Roman"/>
            <w:sz w:val="22"/>
            <w:szCs w:val="22"/>
            <w:lang w:val="en"/>
          </w:rPr>
          <w:delText>,</w:delText>
        </w:r>
      </w:del>
      <w:r>
        <w:rPr>
          <w:rFonts w:ascii="Times New Roman" w:hAnsi="Cambria Math" w:cs="Times New Roman"/>
          <w:sz w:val="22"/>
          <w:szCs w:val="22"/>
          <w:lang w:val="en"/>
        </w:rPr>
        <w:t xml:space="preserve"> that the general form of the Beer-Lamber</w:t>
      </w:r>
      <w:ins w:id="462" w:author="Herr, Nora (059)" w:date="2019-11-24T12:04:00Z">
        <w:r w:rsidR="0029585D">
          <w:rPr>
            <w:rFonts w:ascii="Times New Roman" w:hAnsi="Cambria Math" w:cs="Times New Roman"/>
            <w:sz w:val="22"/>
            <w:szCs w:val="22"/>
            <w:lang w:val="en"/>
          </w:rPr>
          <w:t>t</w:t>
        </w:r>
      </w:ins>
      <w:r>
        <w:rPr>
          <w:rFonts w:ascii="Times New Roman" w:hAnsi="Cambria Math" w:cs="Times New Roman"/>
          <w:sz w:val="22"/>
          <w:szCs w:val="22"/>
          <w:lang w:val="en"/>
        </w:rPr>
        <w:t xml:space="preserve"> law is as Equation 7 states. For this equation to hold true</w:t>
      </w:r>
      <w:ins w:id="463" w:author="Herr, Nora (059)" w:date="2019-11-24T12:04:00Z">
        <w:r w:rsidR="0029585D">
          <w:rPr>
            <w:rFonts w:ascii="Times New Roman" w:hAnsi="Cambria Math" w:cs="Times New Roman"/>
            <w:sz w:val="22"/>
            <w:szCs w:val="22"/>
            <w:lang w:val="en"/>
          </w:rPr>
          <w:t>,</w:t>
        </w:r>
      </w:ins>
      <w:r>
        <w:rPr>
          <w:rFonts w:ascii="Times New Roman" w:hAnsi="Cambria Math" w:cs="Times New Roman"/>
          <w:sz w:val="22"/>
          <w:szCs w:val="22"/>
          <w:lang w:val="en"/>
        </w:rPr>
        <w:t xml:space="preserve"> the path-length </w:t>
      </w:r>
      <m:oMath>
        <m:r>
          <w:rPr>
            <w:rFonts w:ascii="Cambria Math" w:hAnsi="Cambria Math" w:cs="Times New Roman"/>
            <w:sz w:val="18"/>
            <w:szCs w:val="18"/>
          </w:rPr>
          <m:t>(l)</m:t>
        </m:r>
      </m:oMath>
      <w:ins w:id="464" w:author="Herr, Nora (059)" w:date="2019-11-24T12:04:00Z">
        <w:r w:rsidR="0029585D">
          <w:rPr>
            <w:rFonts w:ascii="Times New Roman" w:hAnsi="Cambria Math" w:cs="Times New Roman"/>
            <w:sz w:val="18"/>
            <w:szCs w:val="18"/>
          </w:rPr>
          <w:t xml:space="preserve"> </w:t>
        </w:r>
      </w:ins>
      <w:r>
        <w:rPr>
          <w:rFonts w:ascii="Times New Roman" w:hAnsi="Cambria Math" w:cs="Times New Roman"/>
          <w:sz w:val="22"/>
          <w:szCs w:val="22"/>
          <w:lang w:val="en"/>
        </w:rPr>
        <w:t xml:space="preserve">of the vessel </w:t>
      </w:r>
      <w:proofErr w:type="gramStart"/>
      <w:r>
        <w:rPr>
          <w:rFonts w:ascii="Times New Roman" w:hAnsi="Cambria Math" w:cs="Times New Roman"/>
          <w:sz w:val="22"/>
          <w:szCs w:val="22"/>
          <w:lang w:val="en"/>
        </w:rPr>
        <w:t>must be known</w:t>
      </w:r>
      <w:proofErr w:type="gramEnd"/>
      <w:r>
        <w:rPr>
          <w:rFonts w:ascii="Times New Roman" w:hAnsi="Cambria Math" w:cs="Times New Roman"/>
          <w:sz w:val="22"/>
          <w:szCs w:val="22"/>
          <w:lang w:val="en"/>
        </w:rPr>
        <w:t xml:space="preserve"> and the extinction coefficient must have units which cancel out with respect to the concentration and path-length units. The obtained extinction coefficients constants </w:t>
      </w:r>
      <m:oMath>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eastAsia="SimSun" w:hAnsi="Cambria Math" w:cs="Times New Roman"/>
                <w:sz w:val="18"/>
                <w:szCs w:val="18"/>
                <w:lang w:bidi="ar"/>
              </w:rPr>
              <m:t>λ</m:t>
            </m:r>
          </m:sub>
        </m:sSub>
      </m:oMath>
      <w:r>
        <w:rPr>
          <w:rFonts w:ascii="Times New Roman" w:hAnsi="Cambria Math" w:cs="Times New Roman"/>
          <w:sz w:val="22"/>
          <w:szCs w:val="22"/>
          <w:lang w:val="en"/>
        </w:rPr>
        <w:t xml:space="preserve"> are unit-less since they </w:t>
      </w:r>
      <w:proofErr w:type="gramStart"/>
      <w:r>
        <w:rPr>
          <w:rFonts w:ascii="Times New Roman" w:hAnsi="Cambria Math" w:cs="Times New Roman"/>
          <w:sz w:val="22"/>
          <w:szCs w:val="22"/>
          <w:lang w:val="en"/>
        </w:rPr>
        <w:t>are produced</w:t>
      </w:r>
      <w:proofErr w:type="gramEnd"/>
      <w:r>
        <w:rPr>
          <w:rFonts w:ascii="Times New Roman" w:hAnsi="Cambria Math" w:cs="Times New Roman"/>
          <w:sz w:val="22"/>
          <w:szCs w:val="22"/>
          <w:lang w:val="en"/>
        </w:rPr>
        <w:t xml:space="preserve"> by regressions that use unitless absorbance values as concentration. However, the standardization of the values by the Tecan means that the magnitudes of </w:t>
      </w:r>
      <w:proofErr w:type="gramStart"/>
      <w:r>
        <w:rPr>
          <w:rFonts w:ascii="Times New Roman" w:hAnsi="Cambria Math" w:cs="Times New Roman"/>
          <w:sz w:val="22"/>
          <w:szCs w:val="22"/>
          <w:lang w:val="en"/>
        </w:rPr>
        <w:t xml:space="preserve">the </w:t>
      </w:r>
      <m:oMath>
        <m:sSub>
          <m:sSubPr>
            <m:ctrlPr>
              <w:rPr>
                <w:rFonts w:ascii="Cambria Math" w:hAnsi="Cambria Math" w:cs="Times New Roman"/>
                <w:i/>
                <w:sz w:val="18"/>
                <w:szCs w:val="18"/>
              </w:rPr>
            </m:ctrlPr>
          </m:sSubPr>
          <m:e>
            <m:r>
              <w:rPr>
                <w:rFonts w:ascii="Cambria Math" w:hAnsi="Cambria Math" w:cs="Times New Roman"/>
                <w:sz w:val="18"/>
                <w:szCs w:val="18"/>
              </w:rPr>
              <m:t>ϵ</m:t>
            </m:r>
          </m:e>
          <m:sub>
            <m:r>
              <m:rPr>
                <m:sty m:val="p"/>
              </m:rPr>
              <w:rPr>
                <w:rFonts w:ascii="Cambria Math" w:eastAsia="SimSun" w:hAnsi="Cambria Math" w:cs="Times New Roman"/>
                <w:sz w:val="18"/>
                <w:szCs w:val="18"/>
                <w:lang w:bidi="ar"/>
              </w:rPr>
              <m:t>λ</m:t>
            </m:r>
          </m:sub>
        </m:sSub>
      </m:oMath>
      <w:r>
        <w:rPr>
          <w:rFonts w:ascii="Times New Roman" w:hAnsi="Cambria Math" w:cs="Times New Roman"/>
          <w:sz w:val="18"/>
          <w:szCs w:val="18"/>
          <w:lang w:val="en"/>
        </w:rPr>
        <w:t xml:space="preserve"> </w:t>
      </w:r>
      <w:r>
        <w:rPr>
          <w:rFonts w:ascii="Times New Roman" w:hAnsi="Cambria Math" w:cs="Times New Roman"/>
          <w:sz w:val="22"/>
          <w:szCs w:val="22"/>
          <w:lang w:val="en"/>
        </w:rPr>
        <w:t>and</w:t>
      </w:r>
      <w:proofErr w:type="gramEnd"/>
      <w:r>
        <w:rPr>
          <w:rFonts w:ascii="Times New Roman" w:hAnsi="Cambria Math" w:cs="Times New Roman"/>
          <w:sz w:val="18"/>
          <w:szCs w:val="18"/>
          <w:lang w:val="en"/>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eastAsia="SimSun" w:hAnsi="Cambria Math" w:cs="Times New Roman"/>
                <w:sz w:val="18"/>
                <w:szCs w:val="18"/>
                <w:lang w:bidi="ar"/>
              </w:rPr>
              <m:t>λ</m:t>
            </m:r>
          </m:sub>
        </m:sSub>
      </m:oMath>
      <w:r>
        <w:rPr>
          <w:rFonts w:ascii="Times New Roman" w:hAnsi="Cambria Math" w:cs="Times New Roman"/>
          <w:sz w:val="22"/>
          <w:szCs w:val="22"/>
          <w:lang w:val="en"/>
        </w:rPr>
        <w:t xml:space="preserve"> are equal and we denote them as having cm</w:t>
      </w:r>
      <w:r>
        <w:rPr>
          <w:rFonts w:ascii="Times New Roman" w:hAnsi="Cambria Math" w:cs="Times New Roman"/>
          <w:sz w:val="22"/>
          <w:szCs w:val="22"/>
          <w:vertAlign w:val="superscript"/>
          <w:lang w:val="en"/>
        </w:rPr>
        <w:t>-1</w:t>
      </w:r>
      <w:r>
        <w:rPr>
          <w:rFonts w:ascii="Times New Roman" w:hAnsi="Cambria Math" w:cs="Times New Roman"/>
          <w:sz w:val="22"/>
          <w:szCs w:val="22"/>
          <w:lang w:val="en"/>
        </w:rPr>
        <w:t xml:space="preserve"> units. Thus</w:t>
      </w:r>
      <w:ins w:id="465" w:author="Herr, Nora (059)" w:date="2019-11-24T12:05:00Z">
        <w:r w:rsidR="0029585D">
          <w:rPr>
            <w:rFonts w:ascii="Times New Roman" w:hAnsi="Cambria Math" w:cs="Times New Roman"/>
            <w:sz w:val="22"/>
            <w:szCs w:val="22"/>
            <w:lang w:val="en"/>
          </w:rPr>
          <w:t>,</w:t>
        </w:r>
      </w:ins>
      <w:r>
        <w:rPr>
          <w:rFonts w:ascii="Times New Roman" w:hAnsi="Cambria Math" w:cs="Times New Roman"/>
          <w:sz w:val="22"/>
          <w:szCs w:val="22"/>
          <w:lang w:val="en"/>
        </w:rPr>
        <w:t xml:space="preserve"> model application to the PBR measurements only require that we scale these extinction coefficients by the path-length which is 2.7</w:t>
      </w:r>
      <w:del w:id="466" w:author="Herr, Nora (059)" w:date="2019-11-24T12:05:00Z">
        <w:r w:rsidDel="0029585D">
          <w:rPr>
            <w:rFonts w:ascii="Times New Roman" w:hAnsi="Cambria Math" w:cs="Times New Roman"/>
            <w:sz w:val="22"/>
            <w:szCs w:val="22"/>
            <w:lang w:val="en"/>
          </w:rPr>
          <w:delText xml:space="preserve"> </w:delText>
        </w:r>
      </w:del>
      <w:r>
        <w:rPr>
          <w:rFonts w:ascii="Times New Roman" w:hAnsi="Cambria Math" w:cs="Times New Roman"/>
          <w:sz w:val="22"/>
          <w:szCs w:val="22"/>
          <w:lang w:val="en"/>
        </w:rPr>
        <w:t>cm</w:t>
      </w:r>
      <w:ins w:id="467" w:author="Herr, Nora (059)" w:date="2019-11-24T12:05:00Z">
        <w:r w:rsidR="0029585D">
          <w:rPr>
            <w:rFonts w:ascii="Times New Roman" w:hAnsi="Cambria Math" w:cs="Times New Roman"/>
            <w:sz w:val="22"/>
            <w:szCs w:val="22"/>
            <w:lang w:val="en"/>
          </w:rPr>
          <w:t xml:space="preserve"> </w:t>
        </w:r>
      </w:ins>
      <w:r>
        <w:rPr>
          <w:rFonts w:ascii="Times New Roman" w:hAnsi="Cambria Math" w:cs="Times New Roman"/>
          <w:b/>
          <w:bCs/>
          <w:sz w:val="22"/>
          <w:szCs w:val="22"/>
          <w:lang w:val="en"/>
        </w:rPr>
        <w:t>[cite manual]</w:t>
      </w:r>
      <w:r>
        <w:rPr>
          <w:rFonts w:ascii="Times New Roman" w:hAnsi="Cambria Math" w:cs="Times New Roman"/>
          <w:sz w:val="22"/>
          <w:szCs w:val="22"/>
          <w:lang w:val="en"/>
        </w:rPr>
        <w:t>. This will ensure that the returned predictions are also in unit-less absorbance values.</w:t>
      </w:r>
    </w:p>
    <w:p w14:paraId="74EB028B" w14:textId="77777777" w:rsidR="00867EBA" w:rsidRDefault="00867EBA">
      <w:pPr>
        <w:spacing w:line="360" w:lineRule="auto"/>
        <w:jc w:val="both"/>
        <w:rPr>
          <w:rFonts w:ascii="Times New Roman" w:hAnsi="Cambria Math" w:cs="Times New Roman" w:hint="eastAsia"/>
          <w:sz w:val="22"/>
          <w:szCs w:val="22"/>
          <w:lang w:val="en"/>
        </w:rPr>
      </w:pPr>
    </w:p>
    <w:p w14:paraId="76CD8DCC" w14:textId="2D382892" w:rsidR="00867EBA" w:rsidRDefault="00B877A2">
      <w:pPr>
        <w:spacing w:line="360" w:lineRule="auto"/>
        <w:jc w:val="both"/>
        <w:rPr>
          <w:rFonts w:ascii="Ubuntu" w:eastAsia="Ubuntu" w:hAnsi="Ubuntu" w:cs="Ubuntu"/>
          <w:sz w:val="40"/>
          <w:szCs w:val="40"/>
          <w:lang w:val="en"/>
        </w:rPr>
      </w:pPr>
      <w:r>
        <w:rPr>
          <w:rFonts w:ascii="Ubuntu" w:eastAsia="Ubuntu" w:hAnsi="Ubuntu" w:cs="Ubuntu"/>
          <w:sz w:val="40"/>
          <w:szCs w:val="40"/>
          <w:lang w:val="en"/>
        </w:rPr>
        <w:t>3.</w:t>
      </w:r>
      <w:ins w:id="468" w:author="Herr, Nora (059)" w:date="2019-11-24T12:06:00Z">
        <w:r w:rsidR="0029585D">
          <w:rPr>
            <w:rFonts w:ascii="Ubuntu" w:eastAsia="Ubuntu" w:hAnsi="Ubuntu" w:cs="Ubuntu"/>
            <w:sz w:val="40"/>
            <w:szCs w:val="40"/>
            <w:lang w:val="en"/>
          </w:rPr>
          <w:t>7</w:t>
        </w:r>
      </w:ins>
      <w:del w:id="469" w:author="Herr, Nora (059)" w:date="2019-11-24T12:06:00Z">
        <w:r w:rsidDel="0029585D">
          <w:rPr>
            <w:rFonts w:ascii="Ubuntu" w:eastAsia="Ubuntu" w:hAnsi="Ubuntu" w:cs="Ubuntu"/>
            <w:sz w:val="40"/>
            <w:szCs w:val="40"/>
            <w:lang w:val="en"/>
          </w:rPr>
          <w:delText>6</w:delText>
        </w:r>
      </w:del>
      <w:r>
        <w:rPr>
          <w:rFonts w:ascii="Ubuntu" w:eastAsia="Ubuntu" w:hAnsi="Ubuntu" w:cs="Ubuntu"/>
          <w:sz w:val="40"/>
          <w:szCs w:val="40"/>
          <w:lang w:val="en"/>
        </w:rPr>
        <w:t xml:space="preserve"> Absorbances to Cell-Counts</w:t>
      </w:r>
    </w:p>
    <w:p w14:paraId="46C5BC53" w14:textId="791F7F48" w:rsidR="00867EBA" w:rsidRDefault="00B877A2">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Having models that predict absorption values as concentration does not make for easy analyses. This is </w:t>
      </w:r>
      <w:del w:id="470" w:author="Herr, Nora (059)" w:date="2019-11-24T12:06:00Z">
        <w:r w:rsidDel="0029585D">
          <w:rPr>
            <w:rFonts w:ascii="Times New Roman" w:eastAsia="Ubuntu" w:hAnsi="Times New Roman" w:cs="Times New Roman"/>
            <w:sz w:val="22"/>
            <w:szCs w:val="22"/>
            <w:lang w:val="en"/>
          </w:rPr>
          <w:delText>because its difficult to form</w:delText>
        </w:r>
      </w:del>
      <w:ins w:id="471" w:author="Herr, Nora (059)" w:date="2019-11-24T12:06:00Z">
        <w:r w:rsidR="0029585D">
          <w:rPr>
            <w:rFonts w:ascii="Times New Roman" w:eastAsia="Ubuntu" w:hAnsi="Times New Roman" w:cs="Times New Roman"/>
            <w:sz w:val="22"/>
            <w:szCs w:val="22"/>
            <w:lang w:val="en"/>
          </w:rPr>
          <w:t>due to the difficulty of forming</w:t>
        </w:r>
      </w:ins>
      <w:r>
        <w:rPr>
          <w:rFonts w:ascii="Times New Roman" w:eastAsia="Ubuntu" w:hAnsi="Times New Roman" w:cs="Times New Roman"/>
          <w:sz w:val="22"/>
          <w:szCs w:val="22"/>
          <w:lang w:val="en"/>
        </w:rPr>
        <w:t xml:space="preserve"> an intuition for what these values mean with respect to completely different microorganisms. The majority of soil bacterium measure</w:t>
      </w:r>
      <w:ins w:id="472" w:author="Herr, Nora (059)" w:date="2019-11-24T12:06:00Z">
        <w:r w:rsidR="0029585D">
          <w:rPr>
            <w:rFonts w:ascii="Times New Roman" w:eastAsia="Ubuntu" w:hAnsi="Times New Roman" w:cs="Times New Roman"/>
            <w:sz w:val="22"/>
            <w:szCs w:val="22"/>
            <w:lang w:val="en"/>
          </w:rPr>
          <w:t>s</w:t>
        </w:r>
      </w:ins>
      <w:r>
        <w:rPr>
          <w:rFonts w:ascii="Times New Roman" w:eastAsia="Ubuntu" w:hAnsi="Times New Roman" w:cs="Times New Roman"/>
          <w:sz w:val="22"/>
          <w:szCs w:val="22"/>
          <w:lang w:val="en"/>
        </w:rPr>
        <w:t xml:space="preserve"> under 1.2</w:t>
      </w:r>
      <w:del w:id="473" w:author="Herr, Nora (059)" w:date="2019-11-24T12:06:00Z">
        <w:r w:rsidDel="0029585D">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μm while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cells conservatively measure 10</w:t>
      </w:r>
      <w:del w:id="474" w:author="Herr, Nora (059)" w:date="2019-11-24T12:06:00Z">
        <w:r w:rsidDel="0029585D">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μm</w:t>
      </w:r>
      <w:ins w:id="475" w:author="Herr, Nora (059)" w:date="2019-11-24T12:07:00Z">
        <w:r w:rsidR="0029585D">
          <w:rPr>
            <w:rFonts w:ascii="Times New Roman" w:eastAsia="Ubuntu" w:hAnsi="Times New Roman" w:cs="Times New Roman"/>
            <w:sz w:val="22"/>
            <w:szCs w:val="22"/>
            <w:lang w:val="en"/>
          </w:rPr>
          <w:t xml:space="preserve"> </w:t>
        </w:r>
      </w:ins>
      <w:r>
        <w:rPr>
          <w:rFonts w:ascii="Times New Roman" w:eastAsia="Ubuntu" w:hAnsi="Times New Roman" w:cs="Times New Roman"/>
          <w:b/>
          <w:bCs/>
          <w:sz w:val="22"/>
          <w:szCs w:val="22"/>
          <w:lang w:val="en"/>
        </w:rPr>
        <w:t xml:space="preserve">[size </w:t>
      </w:r>
      <w:r>
        <w:rPr>
          <w:rFonts w:ascii="Times New Roman" w:eastAsia="Ubuntu" w:hAnsi="Times New Roman" w:cs="Times New Roman"/>
          <w:b/>
          <w:bCs/>
          <w:sz w:val="22"/>
          <w:szCs w:val="22"/>
          <w:lang w:val="en"/>
        </w:rPr>
        <w:lastRenderedPageBreak/>
        <w:t xml:space="preserve">distribution, </w:t>
      </w:r>
      <w:proofErr w:type="spellStart"/>
      <w:r>
        <w:rPr>
          <w:rFonts w:ascii="Times New Roman" w:eastAsia="Ubuntu" w:hAnsi="Times New Roman" w:cs="Times New Roman"/>
          <w:b/>
          <w:bCs/>
          <w:sz w:val="22"/>
          <w:szCs w:val="22"/>
          <w:lang w:val="en"/>
        </w:rPr>
        <w:t>chlamy</w:t>
      </w:r>
      <w:proofErr w:type="spellEnd"/>
      <w:r>
        <w:rPr>
          <w:rFonts w:ascii="Times New Roman" w:eastAsia="Ubuntu" w:hAnsi="Times New Roman" w:cs="Times New Roman"/>
          <w:b/>
          <w:bCs/>
          <w:sz w:val="22"/>
          <w:szCs w:val="22"/>
          <w:lang w:val="en"/>
        </w:rPr>
        <w:t xml:space="preserve"> Tome]</w:t>
      </w:r>
      <w:r>
        <w:rPr>
          <w:rFonts w:ascii="Times New Roman" w:eastAsia="Ubuntu" w:hAnsi="Times New Roman" w:cs="Times New Roman"/>
          <w:sz w:val="22"/>
          <w:szCs w:val="22"/>
          <w:lang w:val="en"/>
        </w:rPr>
        <w:t xml:space="preserve">. If the cells </w:t>
      </w:r>
      <w:proofErr w:type="gramStart"/>
      <w:r>
        <w:rPr>
          <w:rFonts w:ascii="Times New Roman" w:eastAsia="Ubuntu" w:hAnsi="Times New Roman" w:cs="Times New Roman"/>
          <w:sz w:val="22"/>
          <w:szCs w:val="22"/>
          <w:lang w:val="en"/>
        </w:rPr>
        <w:t>are</w:t>
      </w:r>
      <w:proofErr w:type="gramEnd"/>
      <w:r>
        <w:rPr>
          <w:rFonts w:ascii="Times New Roman" w:eastAsia="Ubuntu" w:hAnsi="Times New Roman" w:cs="Times New Roman"/>
          <w:sz w:val="22"/>
          <w:szCs w:val="22"/>
          <w:lang w:val="en"/>
        </w:rPr>
        <w:t xml:space="preserve"> modeled as spheres</w:t>
      </w:r>
      <w:ins w:id="476" w:author="Herr, Nora (059)" w:date="2019-11-24T12:07:00Z">
        <w:r w:rsidR="0029585D">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this would mean that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has 500 times the volume of a typical bacterial cell and will absorb much more light per unit cell than the Strains. To </w:t>
      </w:r>
      <w:commentRangeStart w:id="477"/>
      <w:r>
        <w:rPr>
          <w:rFonts w:ascii="Times New Roman" w:eastAsia="Ubuntu" w:hAnsi="Times New Roman" w:cs="Times New Roman"/>
          <w:sz w:val="22"/>
          <w:szCs w:val="22"/>
          <w:lang w:val="en"/>
        </w:rPr>
        <w:t xml:space="preserve">abstract away </w:t>
      </w:r>
      <w:commentRangeEnd w:id="477"/>
      <w:r w:rsidR="0029585D">
        <w:rPr>
          <w:rStyle w:val="Kommentarzeichen"/>
        </w:rPr>
        <w:commentReference w:id="477"/>
      </w:r>
      <w:r>
        <w:rPr>
          <w:rFonts w:ascii="Times New Roman" w:eastAsia="Ubuntu" w:hAnsi="Times New Roman" w:cs="Times New Roman"/>
          <w:sz w:val="22"/>
          <w:szCs w:val="22"/>
          <w:lang w:val="en"/>
        </w:rPr>
        <w:t>this layer</w:t>
      </w:r>
      <w:ins w:id="478" w:author="Herr, Nora (059)" w:date="2019-11-24T12:07:00Z">
        <w:r w:rsidR="0029585D">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Coulter cell estimates are regressed against the measured spectrum of the SC calibration data (400 - 750 nm) using SLR as described above. </w:t>
      </w:r>
      <w:proofErr w:type="spellStart"/>
      <w:r>
        <w:rPr>
          <w:rFonts w:ascii="Times New Roman" w:eastAsia="Ubuntu" w:hAnsi="Times New Roman" w:cs="Times New Roman"/>
          <w:sz w:val="22"/>
          <w:szCs w:val="22"/>
          <w:lang w:val="en"/>
        </w:rPr>
        <w:t>FigureX</w:t>
      </w:r>
      <w:proofErr w:type="spellEnd"/>
      <w:r>
        <w:rPr>
          <w:rFonts w:ascii="Times New Roman" w:eastAsia="Ubuntu" w:hAnsi="Times New Roman" w:cs="Times New Roman"/>
          <w:sz w:val="22"/>
          <w:szCs w:val="22"/>
          <w:lang w:val="en"/>
        </w:rPr>
        <w:t xml:space="preserve"> shows this regression for A</w:t>
      </w:r>
      <w:r>
        <w:rPr>
          <w:rFonts w:ascii="Times New Roman" w:eastAsia="Ubuntu" w:hAnsi="Times New Roman" w:cs="Times New Roman"/>
          <w:sz w:val="22"/>
          <w:szCs w:val="22"/>
          <w:vertAlign w:val="subscript"/>
          <w:lang w:val="en"/>
        </w:rPr>
        <w:t>560</w:t>
      </w:r>
      <w:r>
        <w:rPr>
          <w:rFonts w:ascii="Times New Roman" w:eastAsia="Ubuntu" w:hAnsi="Times New Roman" w:cs="Times New Roman"/>
          <w:sz w:val="22"/>
          <w:szCs w:val="22"/>
          <w:lang w:val="en"/>
        </w:rPr>
        <w:t xml:space="preserve">. All other regression coefficients for these </w:t>
      </w:r>
      <w:proofErr w:type="gramStart"/>
      <w:r>
        <w:rPr>
          <w:rFonts w:ascii="Times New Roman" w:eastAsia="Ubuntu" w:hAnsi="Times New Roman" w:cs="Times New Roman"/>
          <w:sz w:val="22"/>
          <w:szCs w:val="22"/>
          <w:lang w:val="en"/>
        </w:rPr>
        <w:t xml:space="preserve">are </w:t>
      </w:r>
      <w:del w:id="479" w:author="Herr, Nora (059)" w:date="2019-11-24T12:08:00Z">
        <w:r w:rsidDel="0029585D">
          <w:rPr>
            <w:rFonts w:ascii="Times New Roman" w:eastAsia="Ubuntu" w:hAnsi="Times New Roman" w:cs="Times New Roman"/>
            <w:sz w:val="22"/>
            <w:szCs w:val="22"/>
            <w:lang w:val="en"/>
          </w:rPr>
          <w:delText xml:space="preserve">provided </w:delText>
        </w:r>
      </w:del>
      <w:r>
        <w:rPr>
          <w:rFonts w:ascii="Times New Roman" w:eastAsia="Ubuntu" w:hAnsi="Times New Roman" w:cs="Times New Roman"/>
          <w:sz w:val="22"/>
          <w:szCs w:val="22"/>
          <w:lang w:val="en"/>
        </w:rPr>
        <w:t>provided</w:t>
      </w:r>
      <w:proofErr w:type="gramEnd"/>
      <w:r>
        <w:rPr>
          <w:rFonts w:ascii="Times New Roman" w:eastAsia="Ubuntu" w:hAnsi="Times New Roman" w:cs="Times New Roman"/>
          <w:sz w:val="22"/>
          <w:szCs w:val="22"/>
          <w:lang w:val="en"/>
        </w:rPr>
        <w:t xml:space="preserve"> in Supplementary Data. For quick</w:t>
      </w:r>
      <w:ins w:id="480" w:author="Herr, Nora (059)" w:date="2019-11-24T12:08:00Z">
        <w:r w:rsidR="0029585D">
          <w:rPr>
            <w:rFonts w:ascii="Times New Roman" w:eastAsia="Ubuntu" w:hAnsi="Times New Roman" w:cs="Times New Roman"/>
            <w:sz w:val="22"/>
            <w:szCs w:val="22"/>
            <w:lang w:val="en"/>
          </w:rPr>
          <w:t>ly</w:t>
        </w:r>
      </w:ins>
      <w:r>
        <w:rPr>
          <w:rFonts w:ascii="Times New Roman" w:eastAsia="Ubuntu" w:hAnsi="Times New Roman" w:cs="Times New Roman"/>
          <w:sz w:val="22"/>
          <w:szCs w:val="22"/>
          <w:lang w:val="en"/>
        </w:rPr>
        <w:t xml:space="preserve"> predicted absorbances-to-cell counts and cell-cell ratio estimates</w:t>
      </w:r>
      <w:ins w:id="481" w:author="Herr, Nora (059)" w:date="2019-11-24T12:08:00Z">
        <w:r w:rsidR="0029585D">
          <w:rPr>
            <w:rFonts w:ascii="Times New Roman" w:eastAsia="Ubuntu" w:hAnsi="Times New Roman" w:cs="Times New Roman"/>
            <w:sz w:val="22"/>
            <w:szCs w:val="22"/>
            <w:lang w:val="en"/>
          </w:rPr>
          <w:t xml:space="preserve">, </w:t>
        </w:r>
      </w:ins>
      <w:del w:id="482" w:author="Herr, Nora (059)" w:date="2019-11-24T12:08:00Z">
        <w:r w:rsidDel="0029585D">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Table 2 </w:t>
      </w:r>
      <w:ins w:id="483" w:author="Herr, Nora (059)" w:date="2019-11-24T12:08:00Z">
        <w:r w:rsidR="0029585D">
          <w:rPr>
            <w:rFonts w:ascii="Times New Roman" w:eastAsia="Ubuntu" w:hAnsi="Times New Roman" w:cs="Times New Roman"/>
            <w:sz w:val="22"/>
            <w:szCs w:val="22"/>
            <w:lang w:val="en"/>
          </w:rPr>
          <w:t>has been</w:t>
        </w:r>
      </w:ins>
      <w:del w:id="484" w:author="Herr, Nora (059)" w:date="2019-11-24T12:08:00Z">
        <w:r w:rsidDel="0029585D">
          <w:rPr>
            <w:rFonts w:ascii="Times New Roman" w:eastAsia="Ubuntu" w:hAnsi="Times New Roman" w:cs="Times New Roman"/>
            <w:sz w:val="22"/>
            <w:szCs w:val="22"/>
            <w:lang w:val="en"/>
          </w:rPr>
          <w:delText>is</w:delText>
        </w:r>
      </w:del>
      <w:r>
        <w:rPr>
          <w:rFonts w:ascii="Times New Roman" w:eastAsia="Ubuntu" w:hAnsi="Times New Roman" w:cs="Times New Roman"/>
          <w:sz w:val="22"/>
          <w:szCs w:val="22"/>
          <w:lang w:val="en"/>
        </w:rPr>
        <w:t xml:space="preserve"> devised. The table is </w:t>
      </w:r>
      <w:ins w:id="485" w:author="Herr, Nora (059)" w:date="2019-11-24T12:08:00Z">
        <w:r w:rsidR="0029585D">
          <w:rPr>
            <w:rFonts w:ascii="Times New Roman" w:eastAsia="Ubuntu" w:hAnsi="Times New Roman" w:cs="Times New Roman"/>
            <w:sz w:val="22"/>
            <w:szCs w:val="22"/>
            <w:lang w:val="en"/>
          </w:rPr>
          <w:t xml:space="preserve">to </w:t>
        </w:r>
        <w:proofErr w:type="gramStart"/>
        <w:r w:rsidR="0029585D">
          <w:rPr>
            <w:rFonts w:ascii="Times New Roman" w:eastAsia="Ubuntu" w:hAnsi="Times New Roman" w:cs="Times New Roman"/>
            <w:sz w:val="22"/>
            <w:szCs w:val="22"/>
            <w:lang w:val="en"/>
          </w:rPr>
          <w:t xml:space="preserve">be </w:t>
        </w:r>
      </w:ins>
      <w:r>
        <w:rPr>
          <w:rFonts w:ascii="Times New Roman" w:eastAsia="Ubuntu" w:hAnsi="Times New Roman" w:cs="Times New Roman"/>
          <w:sz w:val="22"/>
          <w:szCs w:val="22"/>
          <w:lang w:val="en"/>
        </w:rPr>
        <w:t>read</w:t>
      </w:r>
      <w:proofErr w:type="gramEnd"/>
      <w:r>
        <w:rPr>
          <w:rFonts w:ascii="Times New Roman" w:eastAsia="Ubuntu" w:hAnsi="Times New Roman" w:cs="Times New Roman"/>
          <w:sz w:val="22"/>
          <w:szCs w:val="22"/>
          <w:lang w:val="en"/>
        </w:rPr>
        <w:t xml:space="preserve"> as follows: predicted absorbances are in black</w:t>
      </w:r>
      <w:ins w:id="486" w:author="Herr, Nora (059)" w:date="2019-11-24T12:09:00Z">
        <w:r w:rsidR="0029585D">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t>
      </w:r>
      <w:del w:id="487" w:author="Herr, Nora (059)" w:date="2019-11-24T12:09:00Z">
        <w:r w:rsidDel="0029585D">
          <w:rPr>
            <w:rFonts w:ascii="Times New Roman" w:eastAsia="Ubuntu" w:hAnsi="Times New Roman" w:cs="Times New Roman"/>
            <w:sz w:val="22"/>
            <w:szCs w:val="22"/>
            <w:lang w:val="en"/>
          </w:rPr>
          <w:delText xml:space="preserve">and </w:delText>
        </w:r>
      </w:del>
      <w:r>
        <w:rPr>
          <w:rFonts w:ascii="Times New Roman" w:eastAsia="Ubuntu" w:hAnsi="Times New Roman" w:cs="Times New Roman"/>
          <w:sz w:val="22"/>
          <w:szCs w:val="22"/>
          <w:lang w:val="en"/>
        </w:rPr>
        <w:t xml:space="preserve">values in green and red correspond to cell-count estimates, </w:t>
      </w:r>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and Strain </w:t>
      </w:r>
      <w:del w:id="488" w:author="Herr, Nora (059)" w:date="2019-11-24T12:09:00Z">
        <w:r w:rsidDel="0029585D">
          <w:rPr>
            <w:rFonts w:ascii="Times New Roman" w:eastAsia="Ubuntu" w:hAnsi="Times New Roman" w:cs="Times New Roman"/>
            <w:sz w:val="22"/>
            <w:szCs w:val="22"/>
            <w:lang w:val="en"/>
          </w:rPr>
          <w:delText>respecitvely</w:delText>
        </w:r>
      </w:del>
      <w:ins w:id="489" w:author="Herr, Nora (059)" w:date="2019-11-24T12:09:00Z">
        <w:r w:rsidR="0029585D">
          <w:rPr>
            <w:rFonts w:ascii="Times New Roman" w:eastAsia="Ubuntu" w:hAnsi="Times New Roman" w:cs="Times New Roman"/>
            <w:sz w:val="22"/>
            <w:szCs w:val="22"/>
            <w:lang w:val="en"/>
          </w:rPr>
          <w:t>respectively</w:t>
        </w:r>
      </w:ins>
      <w:r>
        <w:rPr>
          <w:rFonts w:ascii="Times New Roman" w:eastAsia="Ubuntu" w:hAnsi="Times New Roman" w:cs="Times New Roman"/>
          <w:sz w:val="22"/>
          <w:szCs w:val="22"/>
          <w:lang w:val="en"/>
        </w:rPr>
        <w:t xml:space="preserve">, from the regression in </w:t>
      </w:r>
      <w:proofErr w:type="spellStart"/>
      <w:r>
        <w:rPr>
          <w:rFonts w:ascii="Times New Roman" w:eastAsia="Ubuntu" w:hAnsi="Times New Roman" w:cs="Times New Roman"/>
          <w:sz w:val="22"/>
          <w:szCs w:val="22"/>
          <w:lang w:val="en"/>
        </w:rPr>
        <w:t>FigureX</w:t>
      </w:r>
      <w:proofErr w:type="spellEnd"/>
      <w:r>
        <w:rPr>
          <w:rFonts w:ascii="Times New Roman" w:eastAsia="Ubuntu" w:hAnsi="Times New Roman" w:cs="Times New Roman"/>
          <w:sz w:val="22"/>
          <w:szCs w:val="22"/>
          <w:lang w:val="en"/>
        </w:rPr>
        <w:t xml:space="preserve">. The blue 250 diagonal represents 1:1 absorbance ratios </w:t>
      </w:r>
      <w:del w:id="490" w:author="Herr, Nora (059)" w:date="2019-11-24T12:09:00Z">
        <w:r w:rsidDel="0029585D">
          <w:rPr>
            <w:rFonts w:ascii="Times New Roman" w:eastAsia="Ubuntu" w:hAnsi="Times New Roman" w:cs="Times New Roman"/>
            <w:sz w:val="22"/>
            <w:szCs w:val="22"/>
            <w:lang w:val="en"/>
          </w:rPr>
          <w:delText>where at there are</w:delText>
        </w:r>
      </w:del>
      <w:ins w:id="491" w:author="Herr, Nora (059)" w:date="2019-11-24T12:09:00Z">
        <w:r w:rsidR="0029585D">
          <w:rPr>
            <w:rFonts w:ascii="Times New Roman" w:eastAsia="Ubuntu" w:hAnsi="Times New Roman" w:cs="Times New Roman"/>
            <w:sz w:val="22"/>
            <w:szCs w:val="22"/>
            <w:lang w:val="en"/>
          </w:rPr>
          <w:t>with</w:t>
        </w:r>
      </w:ins>
      <w:r>
        <w:rPr>
          <w:rFonts w:ascii="Times New Roman" w:eastAsia="Ubuntu" w:hAnsi="Times New Roman" w:cs="Times New Roman"/>
          <w:sz w:val="22"/>
          <w:szCs w:val="22"/>
          <w:lang w:val="en"/>
        </w:rPr>
        <w:t xml:space="preserve"> roughly 250 times as many bacterial cells </w:t>
      </w:r>
      <w:del w:id="492" w:author="Herr, Nora (059)" w:date="2019-11-24T12:09:00Z">
        <w:r w:rsidDel="0029585D">
          <w:rPr>
            <w:rFonts w:ascii="Times New Roman" w:eastAsia="Ubuntu" w:hAnsi="Times New Roman" w:cs="Times New Roman"/>
            <w:sz w:val="22"/>
            <w:szCs w:val="22"/>
            <w:lang w:val="en"/>
          </w:rPr>
          <w:delText xml:space="preserve">than </w:delText>
        </w:r>
      </w:del>
      <w:ins w:id="493" w:author="Herr, Nora (059)" w:date="2019-11-24T12:09:00Z">
        <w:r w:rsidR="0029585D">
          <w:rPr>
            <w:rFonts w:ascii="Times New Roman" w:eastAsia="Ubuntu" w:hAnsi="Times New Roman" w:cs="Times New Roman"/>
            <w:sz w:val="22"/>
            <w:szCs w:val="22"/>
            <w:lang w:val="en"/>
          </w:rPr>
          <w:t>as</w:t>
        </w:r>
        <w:r w:rsidR="0029585D">
          <w:rPr>
            <w:rFonts w:ascii="Times New Roman" w:eastAsia="Ubuntu" w:hAnsi="Times New Roman" w:cs="Times New Roman"/>
            <w:sz w:val="22"/>
            <w:szCs w:val="22"/>
            <w:lang w:val="en"/>
          </w:rPr>
          <w:t xml:space="preserve"> </w:t>
        </w:r>
      </w:ins>
      <w:proofErr w:type="spellStart"/>
      <w:r>
        <w:rPr>
          <w:rFonts w:ascii="Times New Roman" w:eastAsia="Ubuntu" w:hAnsi="Times New Roman" w:cs="Times New Roman"/>
          <w:sz w:val="22"/>
          <w:szCs w:val="22"/>
          <w:lang w:val="en"/>
        </w:rPr>
        <w:t>Chlamy</w:t>
      </w:r>
      <w:proofErr w:type="spellEnd"/>
      <w:r>
        <w:rPr>
          <w:rFonts w:ascii="Times New Roman" w:eastAsia="Ubuntu" w:hAnsi="Times New Roman" w:cs="Times New Roman"/>
          <w:sz w:val="22"/>
          <w:szCs w:val="22"/>
          <w:lang w:val="en"/>
        </w:rPr>
        <w:t xml:space="preserve"> cells (B:C). Green and </w:t>
      </w:r>
      <w:del w:id="494" w:author="Herr, Nora (059)" w:date="2019-11-24T12:10:00Z">
        <w:r w:rsidDel="0029585D">
          <w:rPr>
            <w:rFonts w:ascii="Times New Roman" w:eastAsia="Ubuntu" w:hAnsi="Times New Roman" w:cs="Times New Roman"/>
            <w:sz w:val="22"/>
            <w:szCs w:val="22"/>
            <w:lang w:val="en"/>
          </w:rPr>
          <w:delText>red boxed</w:delText>
        </w:r>
      </w:del>
      <w:ins w:id="495" w:author="Herr, Nora (059)" w:date="2019-11-24T12:10:00Z">
        <w:r w:rsidR="0029585D">
          <w:rPr>
            <w:rFonts w:ascii="Times New Roman" w:eastAsia="Ubuntu" w:hAnsi="Times New Roman" w:cs="Times New Roman"/>
            <w:sz w:val="22"/>
            <w:szCs w:val="22"/>
            <w:lang w:val="en"/>
          </w:rPr>
          <w:t>red-boxed</w:t>
        </w:r>
      </w:ins>
      <w:r>
        <w:rPr>
          <w:rFonts w:ascii="Times New Roman" w:eastAsia="Ubuntu" w:hAnsi="Times New Roman" w:cs="Times New Roman"/>
          <w:sz w:val="22"/>
          <w:szCs w:val="22"/>
          <w:lang w:val="en"/>
        </w:rPr>
        <w:t xml:space="preserve"> values are fractions or multiples of this value. Note, however, that the regressions show a large gap in the ranges of 0 to </w:t>
      </w:r>
      <w:del w:id="496" w:author="Herr, Nora (059)" w:date="2019-11-24T12:10:00Z">
        <w:r w:rsidDel="0029585D">
          <w:rPr>
            <w:rFonts w:ascii="Times New Roman" w:eastAsia="Ubuntu" w:hAnsi="Times New Roman" w:cs="Times New Roman"/>
            <w:sz w:val="22"/>
            <w:szCs w:val="22"/>
            <w:lang w:val="en"/>
          </w:rPr>
          <w:delText>1,</w:delText>
        </w:r>
      </w:del>
      <w:ins w:id="497" w:author="Herr, Nora (059)" w:date="2019-11-24T12:10:00Z">
        <w:r w:rsidR="0029585D">
          <w:rPr>
            <w:rFonts w:ascii="Times New Roman" w:eastAsia="Ubuntu" w:hAnsi="Times New Roman" w:cs="Times New Roman"/>
            <w:sz w:val="22"/>
            <w:szCs w:val="22"/>
            <w:lang w:val="en"/>
          </w:rPr>
          <w:t>1;</w:t>
        </w:r>
      </w:ins>
      <w:r>
        <w:rPr>
          <w:rFonts w:ascii="Times New Roman" w:eastAsia="Ubuntu" w:hAnsi="Times New Roman" w:cs="Times New Roman"/>
          <w:sz w:val="22"/>
          <w:szCs w:val="22"/>
          <w:lang w:val="en"/>
        </w:rPr>
        <w:t xml:space="preserve"> this is because absorbance </w:t>
      </w:r>
      <w:del w:id="498" w:author="Herr, Nora (059)" w:date="2019-11-24T12:10:00Z">
        <w:r w:rsidDel="0029585D">
          <w:rPr>
            <w:rFonts w:ascii="Times New Roman" w:eastAsia="Ubuntu" w:hAnsi="Times New Roman" w:cs="Times New Roman"/>
            <w:sz w:val="22"/>
            <w:szCs w:val="22"/>
            <w:lang w:val="en"/>
          </w:rPr>
          <w:delText>measurments</w:delText>
        </w:r>
      </w:del>
      <w:ins w:id="499" w:author="Herr, Nora (059)" w:date="2019-11-24T12:10:00Z">
        <w:r w:rsidR="0029585D">
          <w:rPr>
            <w:rFonts w:ascii="Times New Roman" w:eastAsia="Ubuntu" w:hAnsi="Times New Roman" w:cs="Times New Roman"/>
            <w:sz w:val="22"/>
            <w:szCs w:val="22"/>
            <w:lang w:val="en"/>
          </w:rPr>
          <w:t>measurements</w:t>
        </w:r>
      </w:ins>
      <w:r>
        <w:rPr>
          <w:rFonts w:ascii="Times New Roman" w:eastAsia="Ubuntu" w:hAnsi="Times New Roman" w:cs="Times New Roman"/>
          <w:sz w:val="22"/>
          <w:szCs w:val="22"/>
          <w:lang w:val="en"/>
        </w:rPr>
        <w:t xml:space="preserve"> at these </w:t>
      </w:r>
      <w:del w:id="500" w:author="Herr, Nora (059)" w:date="2019-11-24T12:10:00Z">
        <w:r w:rsidDel="0029585D">
          <w:rPr>
            <w:rFonts w:ascii="Times New Roman" w:eastAsia="Ubuntu" w:hAnsi="Times New Roman" w:cs="Times New Roman"/>
            <w:sz w:val="22"/>
            <w:szCs w:val="22"/>
            <w:lang w:val="en"/>
          </w:rPr>
          <w:delText>wavlengths</w:delText>
        </w:r>
      </w:del>
      <w:ins w:id="501" w:author="Herr, Nora (059)" w:date="2019-11-24T12:10:00Z">
        <w:r w:rsidR="0029585D">
          <w:rPr>
            <w:rFonts w:ascii="Times New Roman" w:eastAsia="Ubuntu" w:hAnsi="Times New Roman" w:cs="Times New Roman"/>
            <w:sz w:val="22"/>
            <w:szCs w:val="22"/>
            <w:lang w:val="en"/>
          </w:rPr>
          <w:t>wavelengths</w:t>
        </w:r>
      </w:ins>
      <w:r>
        <w:rPr>
          <w:rFonts w:ascii="Times New Roman" w:eastAsia="Ubuntu" w:hAnsi="Times New Roman" w:cs="Times New Roman"/>
          <w:sz w:val="22"/>
          <w:szCs w:val="22"/>
          <w:lang w:val="en"/>
        </w:rPr>
        <w:t xml:space="preserve"> are not very sound</w:t>
      </w:r>
      <w:ins w:id="502" w:author="Herr, Nora (059)" w:date="2019-11-24T12:10:00Z">
        <w:r w:rsidR="0029585D">
          <w:rPr>
            <w:rFonts w:ascii="Times New Roman" w:eastAsia="Ubuntu" w:hAnsi="Times New Roman" w:cs="Times New Roman"/>
            <w:sz w:val="22"/>
            <w:szCs w:val="22"/>
            <w:lang w:val="en"/>
          </w:rPr>
          <w:t>.</w:t>
        </w:r>
      </w:ins>
    </w:p>
    <w:p w14:paraId="2AD6A7AD"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8522"/>
      </w:tblGrid>
      <w:tr w:rsidR="00867EBA" w14:paraId="6C78757F" w14:textId="77777777">
        <w:tc>
          <w:tcPr>
            <w:tcW w:w="8522" w:type="dxa"/>
          </w:tcPr>
          <w:p w14:paraId="07EB646E" w14:textId="77777777" w:rsidR="00867EBA" w:rsidRDefault="00B877A2">
            <w:pPr>
              <w:spacing w:line="360" w:lineRule="auto"/>
              <w:rPr>
                <w:rFonts w:ascii="Times New Roman" w:eastAsia="Ubuntu" w:hAnsi="Times New Roman" w:cs="Times New Roman"/>
                <w:sz w:val="22"/>
                <w:szCs w:val="22"/>
                <w:lang w:val="en"/>
              </w:rPr>
            </w:pPr>
            <w:r>
              <w:rPr>
                <w:noProof/>
                <w:lang w:val="de-DE" w:eastAsia="de-DE"/>
              </w:rPr>
              <w:lastRenderedPageBreak/>
              <w:drawing>
                <wp:inline distT="0" distB="0" distL="114300" distR="114300" wp14:anchorId="1447A6EA" wp14:editId="1BDB2D29">
                  <wp:extent cx="4114800" cy="5210810"/>
                  <wp:effectExtent l="0" t="0" r="13335" b="698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9"/>
                          <a:stretch>
                            <a:fillRect/>
                          </a:stretch>
                        </pic:blipFill>
                        <pic:spPr>
                          <a:xfrm>
                            <a:off x="0" y="0"/>
                            <a:ext cx="4114800" cy="5210810"/>
                          </a:xfrm>
                          <a:prstGeom prst="rect">
                            <a:avLst/>
                          </a:prstGeom>
                          <a:noFill/>
                          <a:ln>
                            <a:noFill/>
                          </a:ln>
                        </pic:spPr>
                      </pic:pic>
                    </a:graphicData>
                  </a:graphic>
                </wp:inline>
              </w:drawing>
            </w:r>
          </w:p>
        </w:tc>
      </w:tr>
      <w:tr w:rsidR="00867EBA" w14:paraId="4B150713" w14:textId="77777777">
        <w:tc>
          <w:tcPr>
            <w:tcW w:w="8522" w:type="dxa"/>
          </w:tcPr>
          <w:p w14:paraId="64408969" w14:textId="531B6318" w:rsidR="00867EBA" w:rsidRDefault="00B877A2">
            <w:proofErr w:type="spellStart"/>
            <w:r>
              <w:rPr>
                <w:rFonts w:ascii="Times New Roman" w:eastAsia="Ubuntu" w:hAnsi="Times New Roman" w:cs="Times New Roman"/>
                <w:sz w:val="22"/>
                <w:szCs w:val="22"/>
                <w:lang w:val="en"/>
              </w:rPr>
              <w:t>FigureX</w:t>
            </w:r>
            <w:proofErr w:type="spellEnd"/>
            <w:r>
              <w:rPr>
                <w:rFonts w:ascii="Times New Roman" w:eastAsia="Ubuntu" w:hAnsi="Times New Roman" w:cs="Times New Roman"/>
                <w:sz w:val="22"/>
                <w:szCs w:val="22"/>
                <w:lang w:val="en"/>
              </w:rPr>
              <w:t>. Coulter Cell Count Estimates on A</w:t>
            </w:r>
            <w:r>
              <w:rPr>
                <w:rFonts w:ascii="Times New Roman" w:eastAsia="Ubuntu" w:hAnsi="Times New Roman" w:cs="Times New Roman"/>
                <w:sz w:val="22"/>
                <w:szCs w:val="22"/>
                <w:vertAlign w:val="subscript"/>
                <w:lang w:val="en"/>
              </w:rPr>
              <w:t>560</w:t>
            </w:r>
            <w:ins w:id="503" w:author="Herr, Nora (059)" w:date="2019-11-24T12:10:00Z">
              <w:r w:rsidR="0029585D">
                <w:rPr>
                  <w:rFonts w:ascii="Times New Roman" w:eastAsia="Ubuntu" w:hAnsi="Times New Roman" w:cs="Times New Roman"/>
                  <w:sz w:val="22"/>
                  <w:szCs w:val="22"/>
                  <w:vertAlign w:val="subscript"/>
                  <w:lang w:val="en"/>
                </w:rPr>
                <w:t>.</w:t>
              </w:r>
            </w:ins>
            <w:r>
              <w:rPr>
                <w:rFonts w:ascii="Times New Roman" w:eastAsia="Ubuntu" w:hAnsi="Times New Roman" w:cs="Times New Roman"/>
                <w:sz w:val="22"/>
                <w:szCs w:val="22"/>
                <w:lang w:val="en"/>
              </w:rPr>
              <w:t xml:space="preserve"> </w:t>
            </w:r>
          </w:p>
          <w:p w14:paraId="1AE48027" w14:textId="77777777" w:rsidR="00867EBA" w:rsidRDefault="00867EBA">
            <w:pPr>
              <w:spacing w:line="360" w:lineRule="auto"/>
              <w:rPr>
                <w:rFonts w:ascii="Times New Roman" w:eastAsia="Ubuntu" w:hAnsi="Times New Roman" w:cs="Times New Roman"/>
                <w:sz w:val="22"/>
                <w:szCs w:val="22"/>
                <w:lang w:val="en"/>
              </w:rPr>
            </w:pPr>
          </w:p>
        </w:tc>
      </w:tr>
    </w:tbl>
    <w:p w14:paraId="00BD3282" w14:textId="77777777" w:rsidR="00867EBA" w:rsidRDefault="00867EBA">
      <w:pPr>
        <w:spacing w:line="360" w:lineRule="auto"/>
        <w:jc w:val="both"/>
        <w:rPr>
          <w:rFonts w:ascii="Times New Roman" w:eastAsia="Ubuntu" w:hAnsi="Times New Roman" w:cs="Times New Roman"/>
          <w:sz w:val="22"/>
          <w:szCs w:val="22"/>
          <w:lang w:val="en"/>
        </w:rPr>
      </w:pPr>
    </w:p>
    <w:tbl>
      <w:tblPr>
        <w:tblStyle w:val="Tabellenraster"/>
        <w:tblW w:w="8522" w:type="dxa"/>
        <w:jc w:val="center"/>
        <w:tblLayout w:type="fixed"/>
        <w:tblLook w:val="04A0" w:firstRow="1" w:lastRow="0" w:firstColumn="1" w:lastColumn="0" w:noHBand="0" w:noVBand="1"/>
      </w:tblPr>
      <w:tblGrid>
        <w:gridCol w:w="601"/>
        <w:gridCol w:w="7921"/>
      </w:tblGrid>
      <w:tr w:rsidR="00867EBA" w14:paraId="0EFEED83" w14:textId="77777777">
        <w:trPr>
          <w:jc w:val="center"/>
        </w:trPr>
        <w:tc>
          <w:tcPr>
            <w:tcW w:w="601" w:type="dxa"/>
          </w:tcPr>
          <w:p w14:paraId="75474717" w14:textId="77777777" w:rsidR="00867EBA" w:rsidRDefault="00867EBA">
            <w:pPr>
              <w:spacing w:line="360" w:lineRule="auto"/>
              <w:rPr>
                <w:rFonts w:ascii="Times New Roman" w:eastAsia="Ubuntu" w:hAnsi="Times New Roman" w:cs="Times New Roman"/>
                <w:sz w:val="22"/>
                <w:szCs w:val="22"/>
                <w:lang w:val="en"/>
              </w:rPr>
            </w:pPr>
          </w:p>
        </w:tc>
        <w:tc>
          <w:tcPr>
            <w:tcW w:w="7921" w:type="dxa"/>
          </w:tcPr>
          <w:p w14:paraId="4A7F4174" w14:textId="77777777" w:rsidR="00867EBA" w:rsidRDefault="00B877A2">
            <w:pPr>
              <w:spacing w:line="360" w:lineRule="auto"/>
              <w:jc w:val="right"/>
              <w:rPr>
                <w:rFonts w:ascii="Times New Roman" w:eastAsia="Ubuntu" w:hAnsi="Times New Roman" w:cs="Times New Roman"/>
                <w:sz w:val="22"/>
                <w:szCs w:val="22"/>
                <w:lang w:val="en"/>
              </w:rPr>
            </w:pPr>
            <w:commentRangeStart w:id="504"/>
            <w:r>
              <w:rPr>
                <w:lang w:val="en"/>
              </w:rPr>
              <w:t>d</w:t>
            </w:r>
            <w:commentRangeEnd w:id="504"/>
            <w:r w:rsidR="0029585D">
              <w:rPr>
                <w:rStyle w:val="Kommentarzeichen"/>
              </w:rPr>
              <w:commentReference w:id="504"/>
            </w:r>
            <w:r>
              <w:rPr>
                <w:noProof/>
                <w:lang w:val="de-DE" w:eastAsia="de-DE"/>
              </w:rPr>
              <w:drawing>
                <wp:inline distT="0" distB="0" distL="114300" distR="114300" wp14:anchorId="426042AE" wp14:editId="01EADD50">
                  <wp:extent cx="8550275" cy="4519930"/>
                  <wp:effectExtent l="9525" t="9525" r="17780" b="1079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0"/>
                          <a:stretch>
                            <a:fillRect/>
                          </a:stretch>
                        </pic:blipFill>
                        <pic:spPr>
                          <a:xfrm rot="5400000">
                            <a:off x="0" y="0"/>
                            <a:ext cx="8550275" cy="4519930"/>
                          </a:xfrm>
                          <a:prstGeom prst="rect">
                            <a:avLst/>
                          </a:prstGeom>
                          <a:noFill/>
                          <a:ln>
                            <a:solidFill>
                              <a:schemeClr val="tx1"/>
                            </a:solidFill>
                          </a:ln>
                        </pic:spPr>
                      </pic:pic>
                    </a:graphicData>
                  </a:graphic>
                </wp:inline>
              </w:drawing>
            </w:r>
          </w:p>
        </w:tc>
      </w:tr>
    </w:tbl>
    <w:p w14:paraId="64EA836B" w14:textId="77777777" w:rsidR="00867EBA" w:rsidRDefault="00867EBA">
      <w:pPr>
        <w:spacing w:line="360" w:lineRule="auto"/>
        <w:rPr>
          <w:rFonts w:ascii="Times New Roman" w:eastAsia="Ubuntu" w:hAnsi="Times New Roman" w:cs="Times New Roman"/>
          <w:sz w:val="22"/>
          <w:szCs w:val="22"/>
          <w:lang w:val="en"/>
        </w:rPr>
      </w:pPr>
      <w:bookmarkStart w:id="505" w:name="_GoBack"/>
      <w:bookmarkEnd w:id="505"/>
    </w:p>
    <w:sectPr w:rsidR="00867EBA">
      <w:headerReference w:type="even" r:id="rId21"/>
      <w:headerReference w:type="default" r:id="rId22"/>
      <w:footerReference w:type="default" r:id="rId23"/>
      <w:pgSz w:w="11906" w:h="16838"/>
      <w:pgMar w:top="1440" w:right="1800" w:bottom="1440" w:left="1800" w:header="864"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err, Nora (059)" w:date="2019-11-24T11:04:00Z" w:initials="HN(">
    <w:p w14:paraId="70CBFA8B" w14:textId="1F576969" w:rsidR="00B6628C" w:rsidRDefault="00B6628C">
      <w:pPr>
        <w:pStyle w:val="Kommentartext"/>
      </w:pPr>
      <w:r>
        <w:rPr>
          <w:rStyle w:val="Kommentarzeichen"/>
        </w:rPr>
        <w:annotationRef/>
      </w:r>
      <w:r>
        <w:t xml:space="preserve">I think you need an indentation at the beginning of every new paragraph? Please check your peers’ thesis for this as I am not sure. </w:t>
      </w:r>
    </w:p>
  </w:comment>
  <w:comment w:id="48" w:author="Herr, Nora (059)" w:date="2019-11-23T16:04:00Z" w:initials="HN(">
    <w:p w14:paraId="67C9C94B" w14:textId="77777777" w:rsidR="00B6628C" w:rsidRDefault="00B6628C">
      <w:pPr>
        <w:pStyle w:val="Kommentartext"/>
      </w:pPr>
      <w:r>
        <w:rPr>
          <w:rStyle w:val="Kommentarzeichen"/>
        </w:rPr>
        <w:annotationRef/>
      </w:r>
      <w:r>
        <w:t>What does this refer to? ‘</w:t>
      </w:r>
      <w:proofErr w:type="gramStart"/>
      <w:r>
        <w:t>is</w:t>
      </w:r>
      <w:proofErr w:type="gramEnd"/>
      <w:r>
        <w:t xml:space="preserve"> used as control’ or ‘and they (what?) are used as controls’? </w:t>
      </w:r>
    </w:p>
  </w:comment>
  <w:comment w:id="59" w:author="Herr, Nora (059)" w:date="2019-11-23T16:06:00Z" w:initials="HN(">
    <w:p w14:paraId="433C437F" w14:textId="77777777" w:rsidR="00B6628C" w:rsidRDefault="00B6628C">
      <w:pPr>
        <w:pStyle w:val="Kommentartext"/>
      </w:pPr>
      <w:r>
        <w:rPr>
          <w:rStyle w:val="Kommentarzeichen"/>
        </w:rPr>
        <w:annotationRef/>
      </w:r>
      <w:r>
        <w:t>It needs to be recalled / mentioned again?</w:t>
      </w:r>
    </w:p>
  </w:comment>
  <w:comment w:id="74" w:author="Herr, Nora (059)" w:date="2019-11-23T20:20:00Z" w:initials="HN(">
    <w:p w14:paraId="1B6DC02B" w14:textId="72E5C511" w:rsidR="00B6628C" w:rsidRDefault="00B6628C">
      <w:pPr>
        <w:pStyle w:val="Kommentartext"/>
      </w:pPr>
      <w:r>
        <w:rPr>
          <w:rStyle w:val="Kommentarzeichen"/>
        </w:rPr>
        <w:annotationRef/>
      </w:r>
      <w:r>
        <w:t>Name the section</w:t>
      </w:r>
    </w:p>
  </w:comment>
  <w:comment w:id="67" w:author="Herr, Nora (059)" w:date="2019-11-23T20:22:00Z" w:initials="HN(">
    <w:p w14:paraId="4A3BA9A0" w14:textId="49857EA6" w:rsidR="00B6628C" w:rsidRDefault="00B6628C">
      <w:pPr>
        <w:pStyle w:val="Kommentartext"/>
      </w:pPr>
      <w:r>
        <w:rPr>
          <w:rStyle w:val="Kommentarzeichen"/>
        </w:rPr>
        <w:annotationRef/>
      </w:r>
      <w:r>
        <w:t xml:space="preserve">Is this section to be in present or past tense? </w:t>
      </w:r>
    </w:p>
  </w:comment>
  <w:comment w:id="86" w:author="Herr, Nora (059)" w:date="2019-11-23T20:41:00Z" w:initials="HN(">
    <w:p w14:paraId="3BE98962" w14:textId="577C5CBF" w:rsidR="00B6628C" w:rsidRDefault="00B6628C">
      <w:pPr>
        <w:pStyle w:val="Kommentartext"/>
      </w:pPr>
      <w:r>
        <w:rPr>
          <w:rStyle w:val="Kommentarzeichen"/>
        </w:rPr>
        <w:annotationRef/>
      </w:r>
      <w:r>
        <w:t>Is something missing here?</w:t>
      </w:r>
    </w:p>
  </w:comment>
  <w:comment w:id="102" w:author="Herr, Nora (059)" w:date="2019-11-23T20:48:00Z" w:initials="HN(">
    <w:p w14:paraId="1DAEE213" w14:textId="7F48F201" w:rsidR="00B6628C" w:rsidRDefault="00B6628C">
      <w:pPr>
        <w:pStyle w:val="Kommentartext"/>
      </w:pPr>
      <w:r>
        <w:rPr>
          <w:rStyle w:val="Kommentarzeichen"/>
        </w:rPr>
        <w:annotationRef/>
      </w:r>
      <w:r>
        <w:t>To be filled out</w:t>
      </w:r>
    </w:p>
  </w:comment>
  <w:comment w:id="103" w:author="Herr, Nora (059)" w:date="2019-11-23T20:50:00Z" w:initials="HN(">
    <w:p w14:paraId="7B5F4F08" w14:textId="209A6114" w:rsidR="00B6628C" w:rsidRDefault="00B6628C">
      <w:pPr>
        <w:pStyle w:val="Kommentartext"/>
      </w:pPr>
      <w:r>
        <w:rPr>
          <w:rStyle w:val="Kommentarzeichen"/>
        </w:rPr>
        <w:annotationRef/>
      </w:r>
      <w:r>
        <w:t>You are mixing up past and present tenses here</w:t>
      </w:r>
    </w:p>
  </w:comment>
  <w:comment w:id="111" w:author="Herr, Nora (059)" w:date="2019-11-23T20:52:00Z" w:initials="HN(">
    <w:p w14:paraId="38442980" w14:textId="52B3F95F" w:rsidR="00B6628C" w:rsidRDefault="00B6628C">
      <w:pPr>
        <w:pStyle w:val="Kommentartext"/>
      </w:pPr>
      <w:r>
        <w:rPr>
          <w:rStyle w:val="Kommentarzeichen"/>
        </w:rPr>
        <w:annotationRef/>
      </w:r>
      <w:r>
        <w:t xml:space="preserve">Maybe not the right word for it? </w:t>
      </w:r>
    </w:p>
  </w:comment>
  <w:comment w:id="114" w:author="Herr, Nora (059)" w:date="2019-11-23T20:52:00Z" w:initials="HN(">
    <w:p w14:paraId="4C5E8A3C" w14:textId="5B62C925" w:rsidR="00B6628C" w:rsidRDefault="00B6628C">
      <w:pPr>
        <w:pStyle w:val="Kommentartext"/>
      </w:pPr>
      <w:r>
        <w:rPr>
          <w:rStyle w:val="Kommentarzeichen"/>
        </w:rPr>
        <w:annotationRef/>
      </w:r>
      <w:r>
        <w:t xml:space="preserve">Word missing here – values? </w:t>
      </w:r>
    </w:p>
  </w:comment>
  <w:comment w:id="116" w:author="Herr, Nora (059)" w:date="2019-11-23T20:53:00Z" w:initials="HN(">
    <w:p w14:paraId="0D82B891" w14:textId="4CF5FA99" w:rsidR="00B6628C" w:rsidRDefault="00B6628C">
      <w:pPr>
        <w:pStyle w:val="Kommentartext"/>
      </w:pPr>
      <w:r>
        <w:rPr>
          <w:rStyle w:val="Kommentarzeichen"/>
        </w:rPr>
        <w:annotationRef/>
      </w:r>
      <w:r>
        <w:t>Mention which chapter this is discussed in</w:t>
      </w:r>
    </w:p>
  </w:comment>
  <w:comment w:id="117" w:author="Herr, Nora (059)" w:date="2019-11-23T20:53:00Z" w:initials="HN(">
    <w:p w14:paraId="56C48600" w14:textId="74BC406D" w:rsidR="00B6628C" w:rsidRDefault="00B6628C">
      <w:pPr>
        <w:pStyle w:val="Kommentartext"/>
      </w:pPr>
      <w:r>
        <w:rPr>
          <w:rStyle w:val="Kommentarzeichen"/>
        </w:rPr>
        <w:annotationRef/>
      </w:r>
      <w:r>
        <w:t>?</w:t>
      </w:r>
    </w:p>
  </w:comment>
  <w:comment w:id="119" w:author="Herr, Nora (059)" w:date="2019-11-23T20:59:00Z" w:initials="HN(">
    <w:p w14:paraId="69750BE5" w14:textId="507FADD3" w:rsidR="00B6628C" w:rsidRDefault="00B6628C">
      <w:pPr>
        <w:pStyle w:val="Kommentartext"/>
      </w:pPr>
      <w:r>
        <w:rPr>
          <w:rStyle w:val="Kommentarzeichen"/>
        </w:rPr>
        <w:annotationRef/>
      </w:r>
      <w:r>
        <w:t>Is conducted or was conducted? See S1 – first sentence; also S3 and S4</w:t>
      </w:r>
    </w:p>
  </w:comment>
  <w:comment w:id="124" w:author="Herr, Nora (059)" w:date="2019-11-23T21:03:00Z" w:initials="HN(">
    <w:p w14:paraId="37DCD326" w14:textId="09772D8D" w:rsidR="00B6628C" w:rsidRDefault="00B6628C">
      <w:pPr>
        <w:pStyle w:val="Kommentartext"/>
      </w:pPr>
      <w:r>
        <w:rPr>
          <w:rStyle w:val="Kommentarzeichen"/>
        </w:rPr>
        <w:annotationRef/>
      </w:r>
      <w:r>
        <w:t>Correct?</w:t>
      </w:r>
    </w:p>
  </w:comment>
  <w:comment w:id="125" w:author="Herr, Nora (059)" w:date="2019-11-23T21:04:00Z" w:initials="HN(">
    <w:p w14:paraId="769799D6" w14:textId="7B1C43D9" w:rsidR="00B6628C" w:rsidRDefault="00B6628C">
      <w:pPr>
        <w:pStyle w:val="Kommentartext"/>
      </w:pPr>
      <w:r>
        <w:rPr>
          <w:rStyle w:val="Kommentarzeichen"/>
        </w:rPr>
        <w:annotationRef/>
      </w:r>
      <w:r>
        <w:t>Explained before?</w:t>
      </w:r>
    </w:p>
  </w:comment>
  <w:comment w:id="132" w:author="Herr, Nora (059)" w:date="2019-11-23T21:05:00Z" w:initials="HN(">
    <w:p w14:paraId="1E852453" w14:textId="15BEC9C2" w:rsidR="00B6628C" w:rsidRDefault="00B6628C">
      <w:pPr>
        <w:pStyle w:val="Kommentartext"/>
      </w:pPr>
      <w:r>
        <w:rPr>
          <w:rStyle w:val="Kommentarzeichen"/>
        </w:rPr>
        <w:annotationRef/>
      </w:r>
      <w:r>
        <w:t xml:space="preserve">What? </w:t>
      </w:r>
    </w:p>
  </w:comment>
  <w:comment w:id="155" w:author="Herr, Nora (059)" w:date="2019-11-23T21:09:00Z" w:initials="HN(">
    <w:p w14:paraId="09BC2EEE" w14:textId="487C503D" w:rsidR="00B6628C" w:rsidRDefault="00B6628C">
      <w:pPr>
        <w:pStyle w:val="Kommentartext"/>
      </w:pPr>
      <w:r>
        <w:rPr>
          <w:rStyle w:val="Kommentarzeichen"/>
        </w:rPr>
        <w:annotationRef/>
      </w:r>
      <w:r>
        <w:t>Don’t forget about this</w:t>
      </w:r>
    </w:p>
  </w:comment>
  <w:comment w:id="188" w:author="Herr, Nora (059)" w:date="2019-11-24T10:44:00Z" w:initials="HN(">
    <w:p w14:paraId="1D473D8E" w14:textId="3CBB5410" w:rsidR="00B6628C" w:rsidRDefault="00B6628C">
      <w:pPr>
        <w:pStyle w:val="Kommentartext"/>
      </w:pPr>
      <w:r>
        <w:rPr>
          <w:rStyle w:val="Kommentarzeichen"/>
        </w:rPr>
        <w:annotationRef/>
      </w:r>
      <w:r>
        <w:t>Efficiency? I would look for a word other than goodness</w:t>
      </w:r>
    </w:p>
  </w:comment>
  <w:comment w:id="193" w:author="Herr, Nora (059)" w:date="2019-11-24T10:47:00Z" w:initials="HN(">
    <w:p w14:paraId="44640CB7" w14:textId="5BB44839" w:rsidR="00B6628C" w:rsidRDefault="00B6628C">
      <w:pPr>
        <w:pStyle w:val="Kommentartext"/>
      </w:pPr>
      <w:r>
        <w:rPr>
          <w:rStyle w:val="Kommentarzeichen"/>
        </w:rPr>
        <w:annotationRef/>
      </w:r>
      <w:r>
        <w:t>What does this mean? Is something missing here? Or is this a set term?</w:t>
      </w:r>
    </w:p>
  </w:comment>
  <w:comment w:id="225" w:author="Herr, Nora (059)" w:date="2019-11-24T10:56:00Z" w:initials="HN(">
    <w:p w14:paraId="2871BBFA" w14:textId="671B0FA4" w:rsidR="00B6628C" w:rsidRDefault="00B6628C">
      <w:pPr>
        <w:pStyle w:val="Kommentartext"/>
      </w:pPr>
      <w:r>
        <w:rPr>
          <w:rStyle w:val="Kommentarzeichen"/>
        </w:rPr>
        <w:annotationRef/>
      </w:r>
      <w:r>
        <w:t xml:space="preserve">There needs to be a comma, no? </w:t>
      </w:r>
    </w:p>
  </w:comment>
  <w:comment w:id="228" w:author="Herr, Nora (059)" w:date="2019-11-24T10:58:00Z" w:initials="HN(">
    <w:p w14:paraId="2459F736" w14:textId="256B6A09" w:rsidR="00B6628C" w:rsidRDefault="00B6628C">
      <w:pPr>
        <w:pStyle w:val="Kommentartext"/>
      </w:pPr>
      <w:r>
        <w:rPr>
          <w:rStyle w:val="Kommentarzeichen"/>
        </w:rPr>
        <w:annotationRef/>
      </w:r>
      <w:r>
        <w:t>Please revise this sentence, it does not make sense.</w:t>
      </w:r>
    </w:p>
  </w:comment>
  <w:comment w:id="243" w:author="Herr, Nora (059)" w:date="2019-11-24T11:01:00Z" w:initials="HN(">
    <w:p w14:paraId="5A3C5C21" w14:textId="16270E6E" w:rsidR="00B6628C" w:rsidRDefault="00B6628C">
      <w:pPr>
        <w:pStyle w:val="Kommentartext"/>
      </w:pPr>
      <w:r>
        <w:rPr>
          <w:rStyle w:val="Kommentarzeichen"/>
        </w:rPr>
        <w:annotationRef/>
      </w:r>
      <w:r>
        <w:t xml:space="preserve">Are or were? </w:t>
      </w:r>
    </w:p>
  </w:comment>
  <w:comment w:id="254" w:author="Herr, Nora (059)" w:date="2019-11-24T11:08:00Z" w:initials="HN(">
    <w:p w14:paraId="16D1FF32" w14:textId="7566908D" w:rsidR="00B6628C" w:rsidRDefault="00B6628C">
      <w:pPr>
        <w:pStyle w:val="Kommentartext"/>
      </w:pPr>
      <w:r>
        <w:rPr>
          <w:rStyle w:val="Kommentarzeichen"/>
        </w:rPr>
        <w:annotationRef/>
      </w:r>
      <w:r>
        <w:t>Please check if my corrections make sense here.</w:t>
      </w:r>
    </w:p>
  </w:comment>
  <w:comment w:id="288" w:author="Herr, Nora (059)" w:date="2019-11-24T11:12:00Z" w:initials="HN(">
    <w:p w14:paraId="74F70836" w14:textId="0F148FC2" w:rsidR="00B6628C" w:rsidRDefault="00B6628C">
      <w:pPr>
        <w:pStyle w:val="Kommentartext"/>
      </w:pPr>
      <w:r>
        <w:rPr>
          <w:rStyle w:val="Kommentarzeichen"/>
        </w:rPr>
        <w:annotationRef/>
      </w:r>
      <w:r>
        <w:t xml:space="preserve">Something is missing here. </w:t>
      </w:r>
    </w:p>
  </w:comment>
  <w:comment w:id="292" w:author="Herr, Nora (059)" w:date="2019-11-24T11:16:00Z" w:initials="HN(">
    <w:p w14:paraId="43CABAD1" w14:textId="3C8F08E4" w:rsidR="00B6628C" w:rsidRDefault="00B6628C">
      <w:pPr>
        <w:pStyle w:val="Kommentartext"/>
      </w:pPr>
      <w:r>
        <w:rPr>
          <w:rStyle w:val="Kommentarzeichen"/>
        </w:rPr>
        <w:annotationRef/>
      </w:r>
      <w:r>
        <w:t>? Please revisit this sentence</w:t>
      </w:r>
    </w:p>
  </w:comment>
  <w:comment w:id="300" w:author="Herr, Nora (059)" w:date="2019-11-24T11:27:00Z" w:initials="HN(">
    <w:p w14:paraId="7F9F34CA" w14:textId="19B93474" w:rsidR="00B6628C" w:rsidRDefault="00B6628C">
      <w:pPr>
        <w:pStyle w:val="Kommentartext"/>
      </w:pPr>
      <w:r>
        <w:rPr>
          <w:rStyle w:val="Kommentarzeichen"/>
        </w:rPr>
        <w:annotationRef/>
      </w:r>
    </w:p>
  </w:comment>
  <w:comment w:id="317" w:author="Herr, Nora (059)" w:date="2019-11-24T11:31:00Z" w:initials="HN(">
    <w:p w14:paraId="7329D4AB" w14:textId="4A9BAC32" w:rsidR="00B6628C" w:rsidRDefault="00B6628C">
      <w:pPr>
        <w:pStyle w:val="Kommentartext"/>
      </w:pPr>
      <w:r>
        <w:rPr>
          <w:rStyle w:val="Kommentarzeichen"/>
        </w:rPr>
        <w:annotationRef/>
      </w:r>
      <w:r>
        <w:t xml:space="preserve">Equation 12? If so name it that. </w:t>
      </w:r>
    </w:p>
  </w:comment>
  <w:comment w:id="318" w:author="Herr, Nora (059)" w:date="2019-11-24T11:32:00Z" w:initials="HN(">
    <w:p w14:paraId="2BB68719" w14:textId="012D71B0" w:rsidR="00B6628C" w:rsidRDefault="00B6628C">
      <w:pPr>
        <w:pStyle w:val="Kommentartext"/>
      </w:pPr>
      <w:r>
        <w:rPr>
          <w:rStyle w:val="Kommentarzeichen"/>
        </w:rPr>
        <w:annotationRef/>
      </w:r>
      <w:r>
        <w:t xml:space="preserve">Serial dilution? </w:t>
      </w:r>
    </w:p>
  </w:comment>
  <w:comment w:id="374" w:author="Herr, Nora (059)" w:date="2019-11-24T11:41:00Z" w:initials="HN(">
    <w:p w14:paraId="2CFCE165" w14:textId="140A1E74" w:rsidR="00B6628C" w:rsidRDefault="00B6628C">
      <w:pPr>
        <w:pStyle w:val="Kommentartext"/>
      </w:pPr>
      <w:r>
        <w:rPr>
          <w:rStyle w:val="Kommentarzeichen"/>
        </w:rPr>
        <w:annotationRef/>
      </w:r>
      <w:r>
        <w:t xml:space="preserve">No </w:t>
      </w:r>
      <w:proofErr w:type="spellStart"/>
      <w:r>
        <w:t>comprendo</w:t>
      </w:r>
      <w:proofErr w:type="spellEnd"/>
      <w:r>
        <w:t>. Maybe without the “as used”?</w:t>
      </w:r>
    </w:p>
  </w:comment>
  <w:comment w:id="379" w:author="Herr, Nora (059)" w:date="2019-11-24T11:42:00Z" w:initials="HN(">
    <w:p w14:paraId="0EF6142A" w14:textId="6BB3C98E" w:rsidR="00B6628C" w:rsidRDefault="00B6628C">
      <w:pPr>
        <w:pStyle w:val="Kommentartext"/>
      </w:pPr>
      <w:r>
        <w:rPr>
          <w:rStyle w:val="Kommentarzeichen"/>
        </w:rPr>
        <w:annotationRef/>
      </w:r>
      <w:r>
        <w:t>Missing description</w:t>
      </w:r>
    </w:p>
  </w:comment>
  <w:comment w:id="380" w:author="Herr, Nora (059)" w:date="2019-11-24T11:43:00Z" w:initials="HN(">
    <w:p w14:paraId="7690D8CC" w14:textId="49CE3147" w:rsidR="00B6628C" w:rsidRDefault="00B6628C">
      <w:pPr>
        <w:pStyle w:val="Kommentartext"/>
      </w:pPr>
      <w:r>
        <w:rPr>
          <w:rStyle w:val="Kommentarzeichen"/>
        </w:rPr>
        <w:annotationRef/>
      </w:r>
      <w:r>
        <w:t>You should search your entire paper for the word data and make sure you are using the right verb form – always plural, right?</w:t>
      </w:r>
    </w:p>
  </w:comment>
  <w:comment w:id="392" w:author="Herr, Nora (059)" w:date="2019-11-24T11:45:00Z" w:initials="HN(">
    <w:p w14:paraId="290F42B5" w14:textId="6B2DEB7F" w:rsidR="00EF3DF1" w:rsidRDefault="00EF3DF1">
      <w:pPr>
        <w:pStyle w:val="Kommentartext"/>
      </w:pPr>
      <w:r>
        <w:rPr>
          <w:rStyle w:val="Kommentarzeichen"/>
        </w:rPr>
        <w:annotationRef/>
      </w:r>
      <w:r>
        <w:t>Past or present tense? Refers to entire paragraph.</w:t>
      </w:r>
    </w:p>
  </w:comment>
  <w:comment w:id="398" w:author="Herr, Nora (059)" w:date="2019-11-24T11:46:00Z" w:initials="HN(">
    <w:p w14:paraId="769E9EA8" w14:textId="1DFE3FC6" w:rsidR="00EF3DF1" w:rsidRDefault="00EF3DF1">
      <w:pPr>
        <w:pStyle w:val="Kommentartext"/>
      </w:pPr>
      <w:r>
        <w:rPr>
          <w:rStyle w:val="Kommentarzeichen"/>
        </w:rPr>
        <w:annotationRef/>
      </w:r>
      <w:r>
        <w:t xml:space="preserve">Don’t forget. ;) How does this work in print? </w:t>
      </w:r>
    </w:p>
  </w:comment>
  <w:comment w:id="436" w:author="Herr, Nora (059)" w:date="2019-11-24T11:58:00Z" w:initials="HN(">
    <w:p w14:paraId="4F168F9C" w14:textId="661BA34E" w:rsidR="0012461A" w:rsidRDefault="0012461A">
      <w:pPr>
        <w:pStyle w:val="Kommentartext"/>
      </w:pPr>
      <w:r>
        <w:rPr>
          <w:rStyle w:val="Kommentarzeichen"/>
        </w:rPr>
        <w:annotationRef/>
      </w:r>
      <w:r>
        <w:t>Please double-check</w:t>
      </w:r>
    </w:p>
  </w:comment>
  <w:comment w:id="477" w:author="Herr, Nora (059)" w:date="2019-11-24T12:07:00Z" w:initials="HN(">
    <w:p w14:paraId="6902ADFE" w14:textId="5E0742FC" w:rsidR="0029585D" w:rsidRDefault="0029585D">
      <w:pPr>
        <w:pStyle w:val="Kommentartext"/>
      </w:pPr>
      <w:r>
        <w:rPr>
          <w:rStyle w:val="Kommentarzeichen"/>
        </w:rPr>
        <w:annotationRef/>
      </w:r>
      <w:r>
        <w:t>Is this a common saying, “to abstract away”?</w:t>
      </w:r>
    </w:p>
  </w:comment>
  <w:comment w:id="504" w:author="Herr, Nora (059)" w:date="2019-11-24T12:11:00Z" w:initials="HN(">
    <w:p w14:paraId="7F49D4F5" w14:textId="278C1C40" w:rsidR="0029585D" w:rsidRDefault="0029585D">
      <w:pPr>
        <w:pStyle w:val="Kommentartext"/>
      </w:pPr>
      <w:r>
        <w:rPr>
          <w:rStyle w:val="Kommentarzeichen"/>
        </w:rPr>
        <w:annotationRef/>
      </w:r>
      <w:r>
        <w:t xml:space="preserve">Description missing.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CBFA8B" w15:done="0"/>
  <w15:commentEx w15:paraId="67C9C94B" w15:done="0"/>
  <w15:commentEx w15:paraId="433C437F" w15:done="0"/>
  <w15:commentEx w15:paraId="1B6DC02B" w15:done="0"/>
  <w15:commentEx w15:paraId="4A3BA9A0" w15:done="0"/>
  <w15:commentEx w15:paraId="3BE98962" w15:done="0"/>
  <w15:commentEx w15:paraId="1DAEE213" w15:done="0"/>
  <w15:commentEx w15:paraId="7B5F4F08" w15:done="0"/>
  <w15:commentEx w15:paraId="38442980" w15:done="0"/>
  <w15:commentEx w15:paraId="4C5E8A3C" w15:done="0"/>
  <w15:commentEx w15:paraId="0D82B891" w15:done="0"/>
  <w15:commentEx w15:paraId="56C48600" w15:done="0"/>
  <w15:commentEx w15:paraId="69750BE5" w15:done="0"/>
  <w15:commentEx w15:paraId="37DCD326" w15:done="0"/>
  <w15:commentEx w15:paraId="769799D6" w15:done="0"/>
  <w15:commentEx w15:paraId="1E852453" w15:done="0"/>
  <w15:commentEx w15:paraId="09BC2EEE" w15:done="0"/>
  <w15:commentEx w15:paraId="1D473D8E" w15:done="0"/>
  <w15:commentEx w15:paraId="44640CB7" w15:done="0"/>
  <w15:commentEx w15:paraId="2871BBFA" w15:done="0"/>
  <w15:commentEx w15:paraId="2459F736" w15:done="0"/>
  <w15:commentEx w15:paraId="5A3C5C21" w15:done="0"/>
  <w15:commentEx w15:paraId="16D1FF32" w15:done="0"/>
  <w15:commentEx w15:paraId="74F70836" w15:done="0"/>
  <w15:commentEx w15:paraId="43CABAD1" w15:done="0"/>
  <w15:commentEx w15:paraId="7F9F34CA" w15:done="0"/>
  <w15:commentEx w15:paraId="7329D4AB" w15:done="0"/>
  <w15:commentEx w15:paraId="2BB68719" w15:done="0"/>
  <w15:commentEx w15:paraId="2CFCE165" w15:done="0"/>
  <w15:commentEx w15:paraId="0EF6142A" w15:done="0"/>
  <w15:commentEx w15:paraId="7690D8CC" w15:done="0"/>
  <w15:commentEx w15:paraId="290F42B5" w15:done="0"/>
  <w15:commentEx w15:paraId="769E9EA8" w15:done="0"/>
  <w15:commentEx w15:paraId="4F168F9C" w15:done="0"/>
  <w15:commentEx w15:paraId="6902ADFE" w15:done="0"/>
  <w15:commentEx w15:paraId="7F49D4F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00E47" w14:textId="77777777" w:rsidR="00615641" w:rsidRDefault="00615641">
      <w:pPr>
        <w:spacing w:after="0" w:line="240" w:lineRule="auto"/>
      </w:pPr>
      <w:r>
        <w:separator/>
      </w:r>
    </w:p>
  </w:endnote>
  <w:endnote w:type="continuationSeparator" w:id="0">
    <w:p w14:paraId="094F9FCA" w14:textId="77777777" w:rsidR="00615641" w:rsidRDefault="00615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buntu">
    <w:altName w:val="Times New Roman"/>
    <w:charset w:val="00"/>
    <w:family w:val="auto"/>
    <w:pitch w:val="default"/>
    <w:sig w:usb0="E00002FF" w:usb1="5000205B" w:usb2="00000000" w:usb3="00000000" w:csb0="2000009F" w:csb1="5601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F932" w14:textId="77777777" w:rsidR="00B6628C" w:rsidRDefault="00B6628C">
    <w:pPr>
      <w:pStyle w:val="Fuzeile"/>
      <w:rPr>
        <w:lang w:val="en"/>
      </w:rPr>
    </w:pPr>
    <w:r>
      <w:rPr>
        <w:noProof/>
        <w:lang w:val="de-DE" w:eastAsia="de-DE"/>
      </w:rPr>
      <mc:AlternateContent>
        <mc:Choice Requires="wps">
          <w:drawing>
            <wp:anchor distT="0" distB="0" distL="114300" distR="114300" simplePos="0" relativeHeight="251658240" behindDoc="0" locked="0" layoutInCell="1" allowOverlap="1" wp14:anchorId="6D2AD128" wp14:editId="1EA6EBD0">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B13CD8" w14:textId="15E3E6A1" w:rsidR="00B6628C" w:rsidRDefault="00B6628C">
                          <w:pPr>
                            <w:pStyle w:val="Fuzeile"/>
                            <w:rPr>
                              <w:lang w:val="en"/>
                            </w:rPr>
                          </w:pPr>
                          <w:r>
                            <w:rPr>
                              <w:lang w:val="en"/>
                            </w:rPr>
                            <w:fldChar w:fldCharType="begin"/>
                          </w:r>
                          <w:r>
                            <w:rPr>
                              <w:lang w:val="en"/>
                            </w:rPr>
                            <w:instrText xml:space="preserve"> PAGE  \* MERGEFORMAT </w:instrText>
                          </w:r>
                          <w:r>
                            <w:rPr>
                              <w:lang w:val="en"/>
                            </w:rPr>
                            <w:fldChar w:fldCharType="separate"/>
                          </w:r>
                          <w:r w:rsidR="008117CA">
                            <w:rPr>
                              <w:noProof/>
                              <w:lang w:val="en"/>
                            </w:rPr>
                            <w:t>19</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2AD128" id="_x0000_t202" coordsize="21600,21600" o:spt="202" path="m,l,21600r21600,l21600,xe">
              <v:stroke joinstyle="miter"/>
              <v:path gradientshapeok="t" o:connecttype="rect"/>
            </v:shapetype>
            <v:shape id="Text Box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" filled="f" stroked="f" strokeweight=".5pt">
              <v:textbox style="mso-fit-shape-to-text:t" inset="0,0,0,0">
                <w:txbxContent>
                  <w:p w14:paraId="04B13CD8" w14:textId="15E3E6A1" w:rsidR="00B6628C" w:rsidRDefault="00B6628C">
                    <w:pPr>
                      <w:pStyle w:val="Fuzeile"/>
                      <w:rPr>
                        <w:lang w:val="en"/>
                      </w:rPr>
                    </w:pPr>
                    <w:r>
                      <w:rPr>
                        <w:lang w:val="en"/>
                      </w:rPr>
                      <w:fldChar w:fldCharType="begin"/>
                    </w:r>
                    <w:r>
                      <w:rPr>
                        <w:lang w:val="en"/>
                      </w:rPr>
                      <w:instrText xml:space="preserve"> PAGE  \* MERGEFORMAT </w:instrText>
                    </w:r>
                    <w:r>
                      <w:rPr>
                        <w:lang w:val="en"/>
                      </w:rPr>
                      <w:fldChar w:fldCharType="separate"/>
                    </w:r>
                    <w:r w:rsidR="008117CA">
                      <w:rPr>
                        <w:noProof/>
                        <w:lang w:val="en"/>
                      </w:rPr>
                      <w:t>19</w:t>
                    </w:r>
                    <w:r>
                      <w:rPr>
                        <w:lang w:val="e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3CA2D" w14:textId="77777777" w:rsidR="00615641" w:rsidRDefault="00615641">
      <w:pPr>
        <w:spacing w:after="0" w:line="240" w:lineRule="auto"/>
      </w:pPr>
      <w:r>
        <w:separator/>
      </w:r>
    </w:p>
  </w:footnote>
  <w:footnote w:type="continuationSeparator" w:id="0">
    <w:p w14:paraId="0B31B3E4" w14:textId="77777777" w:rsidR="00615641" w:rsidRDefault="006156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AAEE8" w14:textId="77777777" w:rsidR="00B6628C" w:rsidRDefault="00B6628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71EAF" w14:textId="77777777" w:rsidR="00B6628C" w:rsidRDefault="00B6628C">
    <w:pPr>
      <w:pStyle w:val="Kopfzeile"/>
      <w:pBdr>
        <w:bottom w:val="single" w:sz="4" w:space="0" w:color="auto"/>
      </w:pBdr>
      <w:tabs>
        <w:tab w:val="clear" w:pos="8306"/>
      </w:tabs>
      <w:jc w:val="right"/>
      <w:rPr>
        <w:rFonts w:ascii="Times New Roman" w:hAnsi="Times New Roman" w:cs="Times New Roman"/>
        <w:i/>
        <w:iCs/>
        <w:lang w:val="en"/>
      </w:rPr>
    </w:pPr>
    <w:r>
      <w:rPr>
        <w:rFonts w:ascii="Times New Roman" w:hAnsi="Times New Roman" w:cs="Times New Roman"/>
        <w:i/>
        <w:iCs/>
        <w:lang w:val="en"/>
      </w:rPr>
      <w:t>CHAPTER 3. METHODOLOGY</w:t>
    </w:r>
  </w:p>
  <w:p w14:paraId="06A0FD77" w14:textId="77777777" w:rsidR="00B6628C" w:rsidRDefault="00B6628C">
    <w:pPr>
      <w:pStyle w:val="Kopfzeile"/>
      <w:tabs>
        <w:tab w:val="clear" w:pos="8306"/>
      </w:tabs>
      <w:jc w:val="right"/>
      <w:rPr>
        <w:rFonts w:ascii="Times New Roman" w:hAnsi="Times New Roman" w:cs="Times New Roman"/>
        <w:i/>
        <w:iCs/>
        <w:lang w:val="e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BEB668"/>
    <w:multiLevelType w:val="multilevel"/>
    <w:tmpl w:val="BFBEB668"/>
    <w:lvl w:ilvl="0">
      <w:start w:val="3"/>
      <w:numFmt w:val="decimal"/>
      <w:lvlText w:val="%1"/>
      <w:lvlJc w:val="left"/>
      <w:pPr>
        <w:tabs>
          <w:tab w:val="left" w:pos="432"/>
        </w:tabs>
        <w:ind w:left="432" w:hanging="432"/>
      </w:pPr>
      <w:rPr>
        <w:rFonts w:ascii="Ubuntu" w:hAnsi="Ubuntu"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rr, Nora (059)">
    <w15:presenceInfo w15:providerId="AD" w15:userId="S-1-5-21-1482476501-1450960922-725345543-3506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trackRevisions/>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B67564"/>
    <w:rsid w:val="FFFFC539"/>
    <w:rsid w:val="0012461A"/>
    <w:rsid w:val="001B1445"/>
    <w:rsid w:val="001E6E1F"/>
    <w:rsid w:val="0025025C"/>
    <w:rsid w:val="0029585D"/>
    <w:rsid w:val="002D4025"/>
    <w:rsid w:val="00317E57"/>
    <w:rsid w:val="00357CBE"/>
    <w:rsid w:val="005B09FD"/>
    <w:rsid w:val="0060009C"/>
    <w:rsid w:val="00615641"/>
    <w:rsid w:val="006C190E"/>
    <w:rsid w:val="007C7D6F"/>
    <w:rsid w:val="008117CA"/>
    <w:rsid w:val="008268CA"/>
    <w:rsid w:val="00867EBA"/>
    <w:rsid w:val="009A4F66"/>
    <w:rsid w:val="00B6628C"/>
    <w:rsid w:val="00B877A2"/>
    <w:rsid w:val="00C40A26"/>
    <w:rsid w:val="00C633FB"/>
    <w:rsid w:val="00C70E33"/>
    <w:rsid w:val="00D37E5E"/>
    <w:rsid w:val="00D4417C"/>
    <w:rsid w:val="00D60834"/>
    <w:rsid w:val="00D67791"/>
    <w:rsid w:val="00D76931"/>
    <w:rsid w:val="00DE3C3A"/>
    <w:rsid w:val="00E07118"/>
    <w:rsid w:val="00E57DE2"/>
    <w:rsid w:val="00EF3DF1"/>
    <w:rsid w:val="00F7686B"/>
    <w:rsid w:val="00FA7471"/>
    <w:rsid w:val="08D70A8D"/>
    <w:rsid w:val="0FB67564"/>
    <w:rsid w:val="11EE7875"/>
    <w:rsid w:val="1BB35C71"/>
    <w:rsid w:val="2CE747A3"/>
    <w:rsid w:val="2FF9DFC8"/>
    <w:rsid w:val="35FD5C89"/>
    <w:rsid w:val="37B67362"/>
    <w:rsid w:val="38FF3C95"/>
    <w:rsid w:val="39CF2209"/>
    <w:rsid w:val="3BFF429D"/>
    <w:rsid w:val="3F6AEE80"/>
    <w:rsid w:val="4BDFB654"/>
    <w:rsid w:val="4BFD7707"/>
    <w:rsid w:val="4DFF31E7"/>
    <w:rsid w:val="4FBC4C8E"/>
    <w:rsid w:val="5B3F1BB3"/>
    <w:rsid w:val="5CEA010E"/>
    <w:rsid w:val="5DBFB762"/>
    <w:rsid w:val="63FD5658"/>
    <w:rsid w:val="67FA9532"/>
    <w:rsid w:val="69F6D88A"/>
    <w:rsid w:val="6BFBD484"/>
    <w:rsid w:val="6E7733D1"/>
    <w:rsid w:val="6F76DD3B"/>
    <w:rsid w:val="6F77914C"/>
    <w:rsid w:val="6FDED11F"/>
    <w:rsid w:val="72BF9A35"/>
    <w:rsid w:val="72D70D84"/>
    <w:rsid w:val="736D2C55"/>
    <w:rsid w:val="771AEE6D"/>
    <w:rsid w:val="774CC036"/>
    <w:rsid w:val="77FDC31E"/>
    <w:rsid w:val="79EE4091"/>
    <w:rsid w:val="7BBBCA46"/>
    <w:rsid w:val="7E67B29D"/>
    <w:rsid w:val="7EA7C483"/>
    <w:rsid w:val="7F761EAD"/>
    <w:rsid w:val="7FBD9F8A"/>
    <w:rsid w:val="7FDF6406"/>
    <w:rsid w:val="7FDF8D18"/>
    <w:rsid w:val="7FF0FE6B"/>
    <w:rsid w:val="7FF322B0"/>
    <w:rsid w:val="7FF340B5"/>
    <w:rsid w:val="8A77FF73"/>
    <w:rsid w:val="8CFCFDA1"/>
    <w:rsid w:val="9737B98D"/>
    <w:rsid w:val="97F39A38"/>
    <w:rsid w:val="9BDF8087"/>
    <w:rsid w:val="9BFFA00F"/>
    <w:rsid w:val="AF5F3E00"/>
    <w:rsid w:val="AFBF5719"/>
    <w:rsid w:val="AFF5D904"/>
    <w:rsid w:val="B7D76BDF"/>
    <w:rsid w:val="B87CC2C3"/>
    <w:rsid w:val="BDE3D4B5"/>
    <w:rsid w:val="BEE784C7"/>
    <w:rsid w:val="BF596645"/>
    <w:rsid w:val="BFBF5804"/>
    <w:rsid w:val="BFCE607B"/>
    <w:rsid w:val="BFF7F2D2"/>
    <w:rsid w:val="C1FDDA2C"/>
    <w:rsid w:val="CEE6D775"/>
    <w:rsid w:val="CFFD708E"/>
    <w:rsid w:val="D6DFA20D"/>
    <w:rsid w:val="DCDEDF78"/>
    <w:rsid w:val="DEF78A11"/>
    <w:rsid w:val="DFFE07A1"/>
    <w:rsid w:val="E3FE2C81"/>
    <w:rsid w:val="EB7E5545"/>
    <w:rsid w:val="ED7D16E1"/>
    <w:rsid w:val="EE753028"/>
    <w:rsid w:val="EEF53018"/>
    <w:rsid w:val="EF6F7016"/>
    <w:rsid w:val="F3FDBCA9"/>
    <w:rsid w:val="F77E3B02"/>
    <w:rsid w:val="F79FAAE6"/>
    <w:rsid w:val="F9DEFDEB"/>
    <w:rsid w:val="FA5FEB07"/>
    <w:rsid w:val="FA6A60F5"/>
    <w:rsid w:val="FC78720E"/>
    <w:rsid w:val="FEEF39AD"/>
    <w:rsid w:val="FEFC83B5"/>
    <w:rsid w:val="FFBB02AC"/>
    <w:rsid w:val="FFBF77D8"/>
    <w:rsid w:val="FFC58895"/>
    <w:rsid w:val="FFDBE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084F6"/>
  <w15:docId w15:val="{2699B6B1-F0B2-4A3C-9D5B-9E241DED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de-DE" w:eastAsia="de-DE"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Theme="minorHAnsi" w:eastAsiaTheme="minorEastAsia" w:hAnsiTheme="minorHAnsi" w:cstheme="minorBidi"/>
      <w:lang w:val="en-US" w:eastAsia="zh-C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qFormat/>
    <w:pPr>
      <w:tabs>
        <w:tab w:val="center" w:pos="4153"/>
        <w:tab w:val="right" w:pos="8306"/>
      </w:tabs>
      <w:snapToGrid w:val="0"/>
    </w:pPr>
    <w:rPr>
      <w:sz w:val="18"/>
      <w:szCs w:val="18"/>
    </w:rPr>
  </w:style>
  <w:style w:type="paragraph" w:styleId="Kopfzeile">
    <w:name w:val="header"/>
    <w:basedOn w:val="Standard"/>
    <w:qFormat/>
    <w:pPr>
      <w:tabs>
        <w:tab w:val="center" w:pos="4153"/>
        <w:tab w:val="right" w:pos="8306"/>
      </w:tabs>
      <w:snapToGrid w:val="0"/>
    </w:pPr>
    <w:rPr>
      <w:sz w:val="18"/>
      <w:szCs w:val="18"/>
    </w:rPr>
  </w:style>
  <w:style w:type="character" w:styleId="Hervorhebung">
    <w:name w:val="Emphasis"/>
    <w:basedOn w:val="Absatz-Standardschriftart"/>
    <w:qFormat/>
    <w:rPr>
      <w:i/>
      <w:iCs/>
    </w:rPr>
  </w:style>
  <w:style w:type="table" w:styleId="Tabellenraster">
    <w:name w:val="Table Grid"/>
    <w:basedOn w:val="NormaleTabell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rsid w:val="008268CA"/>
    <w:rPr>
      <w:sz w:val="16"/>
      <w:szCs w:val="16"/>
    </w:rPr>
  </w:style>
  <w:style w:type="paragraph" w:styleId="Kommentartext">
    <w:name w:val="annotation text"/>
    <w:basedOn w:val="Standard"/>
    <w:link w:val="KommentartextZchn"/>
    <w:rsid w:val="008268CA"/>
    <w:pPr>
      <w:spacing w:line="240" w:lineRule="auto"/>
    </w:pPr>
  </w:style>
  <w:style w:type="character" w:customStyle="1" w:styleId="KommentartextZchn">
    <w:name w:val="Kommentartext Zchn"/>
    <w:basedOn w:val="Absatz-Standardschriftart"/>
    <w:link w:val="Kommentartext"/>
    <w:rsid w:val="008268CA"/>
    <w:rPr>
      <w:rFonts w:asciiTheme="minorHAnsi" w:eastAsiaTheme="minorEastAsia" w:hAnsiTheme="minorHAnsi" w:cstheme="minorBidi"/>
      <w:lang w:val="en-US" w:eastAsia="zh-CN"/>
    </w:rPr>
  </w:style>
  <w:style w:type="paragraph" w:styleId="Kommentarthema">
    <w:name w:val="annotation subject"/>
    <w:basedOn w:val="Kommentartext"/>
    <w:next w:val="Kommentartext"/>
    <w:link w:val="KommentarthemaZchn"/>
    <w:rsid w:val="008268CA"/>
    <w:rPr>
      <w:b/>
      <w:bCs/>
    </w:rPr>
  </w:style>
  <w:style w:type="character" w:customStyle="1" w:styleId="KommentarthemaZchn">
    <w:name w:val="Kommentarthema Zchn"/>
    <w:basedOn w:val="KommentartextZchn"/>
    <w:link w:val="Kommentarthema"/>
    <w:rsid w:val="008268CA"/>
    <w:rPr>
      <w:rFonts w:asciiTheme="minorHAnsi" w:eastAsiaTheme="minorEastAsia" w:hAnsiTheme="minorHAnsi" w:cstheme="minorBidi"/>
      <w:b/>
      <w:bCs/>
      <w:lang w:val="en-US" w:eastAsia="zh-CN"/>
    </w:rPr>
  </w:style>
  <w:style w:type="paragraph" w:styleId="Sprechblasentext">
    <w:name w:val="Balloon Text"/>
    <w:basedOn w:val="Standard"/>
    <w:link w:val="SprechblasentextZchn"/>
    <w:rsid w:val="008268C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8268CA"/>
    <w:rPr>
      <w:rFonts w:ascii="Segoe UI" w:eastAsiaTheme="minorEastAsia"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4437</Words>
  <Characters>27954</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
    </vt:vector>
  </TitlesOfParts>
  <Company>Daimler AG</Company>
  <LinksUpToDate>false</LinksUpToDate>
  <CharactersWithSpaces>32327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rdmtinez</dc:creator>
  <cp:lastModifiedBy>Herr, Nora (059)</cp:lastModifiedBy>
  <cp:revision>18</cp:revision>
  <dcterms:created xsi:type="dcterms:W3CDTF">2019-11-23T14:57:00Z</dcterms:created>
  <dcterms:modified xsi:type="dcterms:W3CDTF">2019-11-24T11:11:00Z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
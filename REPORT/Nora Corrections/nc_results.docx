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1AB5D" w14:textId="77777777" w:rsidR="00C332A5" w:rsidRDefault="00C332A5">
      <w:pPr>
        <w:jc w:val="both"/>
        <w:rPr>
          <w:rFonts w:ascii="Times New Roman" w:eastAsia="Ubuntu" w:hAnsi="Times New Roman" w:cs="Times New Roman"/>
          <w:sz w:val="30"/>
          <w:szCs w:val="30"/>
          <w:lang w:val="en"/>
        </w:rPr>
      </w:pPr>
    </w:p>
    <w:p w14:paraId="1AF7BF31" w14:textId="77777777" w:rsidR="00C332A5" w:rsidRDefault="00C332A5">
      <w:pPr>
        <w:jc w:val="both"/>
        <w:rPr>
          <w:rFonts w:ascii="Times New Roman" w:eastAsia="Ubuntu" w:hAnsi="Times New Roman" w:cs="Times New Roman"/>
          <w:sz w:val="30"/>
          <w:szCs w:val="30"/>
          <w:lang w:val="en"/>
        </w:rPr>
      </w:pPr>
    </w:p>
    <w:p w14:paraId="2D6E7B51" w14:textId="77777777" w:rsidR="00C332A5" w:rsidRDefault="00C332A5">
      <w:pPr>
        <w:jc w:val="both"/>
        <w:rPr>
          <w:rFonts w:ascii="Times New Roman" w:eastAsia="Ubuntu" w:hAnsi="Times New Roman" w:cs="Times New Roman"/>
          <w:sz w:val="30"/>
          <w:szCs w:val="30"/>
          <w:lang w:val="en"/>
        </w:rPr>
      </w:pPr>
    </w:p>
    <w:p w14:paraId="027DA078" w14:textId="77777777" w:rsidR="00C332A5" w:rsidRDefault="001271F9">
      <w:pPr>
        <w:numPr>
          <w:ilvl w:val="0"/>
          <w:numId w:val="1"/>
        </w:numPr>
        <w:jc w:val="both"/>
        <w:rPr>
          <w:rFonts w:ascii="Ubuntu" w:eastAsia="Ubuntu" w:hAnsi="Ubuntu" w:cs="Ubuntu"/>
          <w:sz w:val="60"/>
          <w:szCs w:val="60"/>
          <w:lang w:val="en"/>
        </w:rPr>
      </w:pPr>
      <w:r>
        <w:rPr>
          <w:rFonts w:ascii="Ubuntu" w:eastAsia="Ubuntu" w:hAnsi="Ubuntu" w:cs="Ubuntu"/>
          <w:sz w:val="60"/>
          <w:szCs w:val="60"/>
          <w:lang w:val="en"/>
        </w:rPr>
        <w:t xml:space="preserve">  Results &amp; Analysis</w:t>
      </w:r>
    </w:p>
    <w:p w14:paraId="2881C2BF" w14:textId="77777777" w:rsidR="00C332A5" w:rsidRDefault="00C332A5">
      <w:pPr>
        <w:jc w:val="both"/>
        <w:rPr>
          <w:rFonts w:ascii="Times New Roman" w:hAnsi="Times New Roman" w:cs="Times New Roman"/>
          <w:sz w:val="22"/>
          <w:szCs w:val="22"/>
        </w:rPr>
      </w:pPr>
    </w:p>
    <w:p w14:paraId="1518DC7E" w14:textId="77777777" w:rsidR="00C332A5" w:rsidRDefault="00C332A5">
      <w:pPr>
        <w:jc w:val="both"/>
        <w:rPr>
          <w:rFonts w:ascii="Times New Roman" w:hAnsi="Times New Roman" w:cs="Times New Roman"/>
          <w:sz w:val="22"/>
          <w:szCs w:val="22"/>
        </w:rPr>
      </w:pPr>
    </w:p>
    <w:p w14:paraId="75CF77FE" w14:textId="77777777" w:rsidR="00C332A5" w:rsidRDefault="001271F9">
      <w:pPr>
        <w:spacing w:line="360" w:lineRule="auto"/>
        <w:jc w:val="both"/>
        <w:rPr>
          <w:rFonts w:ascii="Times New Roman" w:hAnsi="Times New Roman" w:cs="Times New Roman"/>
          <w:sz w:val="22"/>
          <w:szCs w:val="22"/>
          <w:lang w:val="en"/>
        </w:rPr>
      </w:pPr>
      <w:r>
        <w:rPr>
          <w:rFonts w:ascii="Times New Roman" w:hAnsi="Times New Roman" w:cs="Times New Roman"/>
          <w:sz w:val="22"/>
          <w:szCs w:val="22"/>
          <w:lang w:val="en"/>
        </w:rPr>
        <w:t xml:space="preserve">Midway through the </w:t>
      </w:r>
      <w:del w:id="0" w:author="Herr, Nora (059)" w:date="2019-11-25T13:52:00Z">
        <w:r w:rsidDel="001271F9">
          <w:rPr>
            <w:rFonts w:ascii="Times New Roman" w:hAnsi="Times New Roman" w:cs="Times New Roman"/>
            <w:sz w:val="22"/>
            <w:szCs w:val="22"/>
            <w:lang w:val="en"/>
          </w:rPr>
          <w:delText xml:space="preserve">duration of this </w:delText>
        </w:r>
      </w:del>
      <w:r>
        <w:rPr>
          <w:rFonts w:ascii="Times New Roman" w:hAnsi="Times New Roman" w:cs="Times New Roman"/>
          <w:sz w:val="22"/>
          <w:szCs w:val="22"/>
          <w:lang w:val="en"/>
        </w:rPr>
        <w:t xml:space="preserve">Thesis, </w:t>
      </w:r>
      <w:ins w:id="1" w:author="Herr, Nora (059)" w:date="2019-11-25T13:52:00Z">
        <w:r>
          <w:rPr>
            <w:rFonts w:ascii="Times New Roman" w:hAnsi="Times New Roman" w:cs="Times New Roman"/>
            <w:sz w:val="22"/>
            <w:szCs w:val="22"/>
            <w:lang w:val="en"/>
          </w:rPr>
          <w:t xml:space="preserve">technical </w:t>
        </w:r>
      </w:ins>
      <w:r>
        <w:rPr>
          <w:rFonts w:ascii="Times New Roman" w:hAnsi="Times New Roman" w:cs="Times New Roman"/>
          <w:sz w:val="22"/>
          <w:szCs w:val="22"/>
          <w:lang w:val="en"/>
        </w:rPr>
        <w:t xml:space="preserve">issues with the </w:t>
      </w:r>
      <w:proofErr w:type="spellStart"/>
      <w:r>
        <w:rPr>
          <w:rFonts w:ascii="Times New Roman" w:hAnsi="Times New Roman" w:cs="Times New Roman"/>
          <w:sz w:val="22"/>
          <w:szCs w:val="22"/>
          <w:lang w:val="en"/>
        </w:rPr>
        <w:t>Tecan</w:t>
      </w:r>
      <w:proofErr w:type="spellEnd"/>
      <w:r>
        <w:rPr>
          <w:rFonts w:ascii="Times New Roman" w:hAnsi="Times New Roman" w:cs="Times New Roman"/>
          <w:sz w:val="22"/>
          <w:szCs w:val="22"/>
          <w:lang w:val="en"/>
        </w:rPr>
        <w:t xml:space="preserve"> came to light that prevented the </w:t>
      </w:r>
      <w:commentRangeStart w:id="2"/>
      <w:r>
        <w:rPr>
          <w:rFonts w:ascii="Times New Roman" w:hAnsi="Times New Roman" w:cs="Times New Roman"/>
          <w:sz w:val="22"/>
          <w:szCs w:val="22"/>
          <w:lang w:val="en"/>
        </w:rPr>
        <w:t>analysis of the data using the first calibration</w:t>
      </w:r>
      <w:commentRangeEnd w:id="2"/>
      <w:r>
        <w:rPr>
          <w:rStyle w:val="Kommentarzeichen"/>
        </w:rPr>
        <w:commentReference w:id="2"/>
      </w:r>
      <w:r>
        <w:rPr>
          <w:rFonts w:ascii="Times New Roman" w:hAnsi="Times New Roman" w:cs="Times New Roman"/>
          <w:sz w:val="22"/>
          <w:szCs w:val="22"/>
          <w:lang w:val="en"/>
        </w:rPr>
        <w:t xml:space="preserve">: </w:t>
      </w:r>
      <w:del w:id="3" w:author="Herr, Nora (059)" w:date="2019-11-25T13:53:00Z">
        <w:r w:rsidDel="001271F9">
          <w:rPr>
            <w:rFonts w:ascii="Times New Roman" w:hAnsi="Times New Roman" w:cs="Times New Roman"/>
            <w:sz w:val="22"/>
            <w:szCs w:val="22"/>
            <w:lang w:val="en"/>
          </w:rPr>
          <w:delText>It had been</w:delText>
        </w:r>
      </w:del>
      <w:ins w:id="4" w:author="Herr, Nora (059)" w:date="2019-11-25T13:53:00Z">
        <w:r>
          <w:rPr>
            <w:rFonts w:ascii="Times New Roman" w:hAnsi="Times New Roman" w:cs="Times New Roman"/>
            <w:sz w:val="22"/>
            <w:szCs w:val="22"/>
            <w:lang w:val="en"/>
          </w:rPr>
          <w:t>As</w:t>
        </w:r>
      </w:ins>
      <w:r>
        <w:rPr>
          <w:rFonts w:ascii="Times New Roman" w:hAnsi="Times New Roman" w:cs="Times New Roman"/>
          <w:sz w:val="22"/>
          <w:szCs w:val="22"/>
          <w:lang w:val="en"/>
        </w:rPr>
        <w:t xml:space="preserve"> previously suspected, </w:t>
      </w:r>
      <w:del w:id="5" w:author="Herr, Nora (059)" w:date="2019-11-25T13:53:00Z">
        <w:r w:rsidDel="001271F9">
          <w:rPr>
            <w:rFonts w:ascii="Times New Roman" w:hAnsi="Times New Roman" w:cs="Times New Roman"/>
            <w:sz w:val="22"/>
            <w:szCs w:val="22"/>
            <w:lang w:val="en"/>
          </w:rPr>
          <w:delText>but was</w:delText>
        </w:r>
      </w:del>
      <w:ins w:id="6" w:author="Herr, Nora (059)" w:date="2019-11-25T13:53:00Z">
        <w:r>
          <w:rPr>
            <w:rFonts w:ascii="Times New Roman" w:hAnsi="Times New Roman" w:cs="Times New Roman"/>
            <w:sz w:val="22"/>
            <w:szCs w:val="22"/>
            <w:lang w:val="en"/>
          </w:rPr>
          <w:t>and</w:t>
        </w:r>
      </w:ins>
      <w:r>
        <w:rPr>
          <w:rFonts w:ascii="Times New Roman" w:hAnsi="Times New Roman" w:cs="Times New Roman"/>
          <w:sz w:val="22"/>
          <w:szCs w:val="22"/>
          <w:lang w:val="en"/>
        </w:rPr>
        <w:t xml:space="preserve"> later confirmed</w:t>
      </w:r>
      <w:ins w:id="7" w:author="Herr, Nora (059)" w:date="2019-11-25T13:53:00Z">
        <w:r>
          <w:rPr>
            <w:rFonts w:ascii="Times New Roman" w:hAnsi="Times New Roman" w:cs="Times New Roman"/>
            <w:sz w:val="22"/>
            <w:szCs w:val="22"/>
            <w:lang w:val="en"/>
          </w:rPr>
          <w:t>,</w:t>
        </w:r>
      </w:ins>
      <w:r>
        <w:rPr>
          <w:rFonts w:ascii="Times New Roman" w:hAnsi="Times New Roman" w:cs="Times New Roman"/>
          <w:sz w:val="22"/>
          <w:szCs w:val="22"/>
          <w:lang w:val="en"/>
        </w:rPr>
        <w:t xml:space="preserve"> </w:t>
      </w:r>
      <w:del w:id="8" w:author="Herr, Nora (059)" w:date="2019-11-25T13:53:00Z">
        <w:r w:rsidDel="001271F9">
          <w:rPr>
            <w:rFonts w:ascii="Times New Roman" w:hAnsi="Times New Roman" w:cs="Times New Roman"/>
            <w:sz w:val="22"/>
            <w:szCs w:val="22"/>
            <w:lang w:val="en"/>
          </w:rPr>
          <w:delText>that</w:delText>
        </w:r>
      </w:del>
      <w:r>
        <w:rPr>
          <w:rFonts w:ascii="Times New Roman" w:hAnsi="Times New Roman" w:cs="Times New Roman"/>
          <w:sz w:val="22"/>
          <w:szCs w:val="22"/>
          <w:lang w:val="en"/>
        </w:rPr>
        <w:t xml:space="preserve"> the </w:t>
      </w:r>
      <w:proofErr w:type="spellStart"/>
      <w:r>
        <w:rPr>
          <w:rFonts w:ascii="Times New Roman" w:hAnsi="Times New Roman" w:cs="Times New Roman"/>
          <w:sz w:val="22"/>
          <w:szCs w:val="22"/>
          <w:lang w:val="en"/>
        </w:rPr>
        <w:t>Tecan</w:t>
      </w:r>
      <w:proofErr w:type="spellEnd"/>
      <w:r>
        <w:rPr>
          <w:rFonts w:ascii="Times New Roman" w:hAnsi="Times New Roman" w:cs="Times New Roman"/>
          <w:sz w:val="22"/>
          <w:szCs w:val="22"/>
          <w:lang w:val="en"/>
        </w:rPr>
        <w:t xml:space="preserve"> measurements were uncharacteristic</w:t>
      </w:r>
      <w:del w:id="9" w:author="Herr, Nora (059)" w:date="2019-11-25T13:54:00Z">
        <w:r w:rsidDel="001271F9">
          <w:rPr>
            <w:rFonts w:ascii="Times New Roman" w:hAnsi="Times New Roman" w:cs="Times New Roman"/>
            <w:sz w:val="22"/>
            <w:szCs w:val="22"/>
            <w:lang w:val="en"/>
          </w:rPr>
          <w:delText>ally</w:delText>
        </w:r>
      </w:del>
      <w:r>
        <w:rPr>
          <w:rFonts w:ascii="Times New Roman" w:hAnsi="Times New Roman" w:cs="Times New Roman"/>
          <w:sz w:val="22"/>
          <w:szCs w:val="22"/>
          <w:lang w:val="en"/>
        </w:rPr>
        <w:t xml:space="preserve"> and severely noisy</w:t>
      </w:r>
      <w:ins w:id="10" w:author="Herr, Nora (059)" w:date="2019-11-25T13:54:00Z">
        <w:r>
          <w:rPr>
            <w:rFonts w:ascii="Times New Roman" w:hAnsi="Times New Roman" w:cs="Times New Roman"/>
            <w:sz w:val="22"/>
            <w:szCs w:val="22"/>
            <w:lang w:val="en"/>
          </w:rPr>
          <w:t xml:space="preserve"> - </w:t>
        </w:r>
      </w:ins>
      <w:del w:id="11" w:author="Herr, Nora (059)" w:date="2019-11-25T13:54:00Z">
        <w:r w:rsidDel="001271F9">
          <w:rPr>
            <w:rFonts w:ascii="Times New Roman" w:hAnsi="Times New Roman" w:cs="Times New Roman"/>
            <w:sz w:val="22"/>
            <w:szCs w:val="22"/>
            <w:lang w:val="en"/>
          </w:rPr>
          <w:delText>—</w:delText>
        </w:r>
      </w:del>
      <w:ins w:id="12" w:author="Herr, Nora (059)" w:date="2019-11-25T13:54:00Z">
        <w:r>
          <w:rPr>
            <w:rFonts w:ascii="Times New Roman" w:hAnsi="Times New Roman" w:cs="Times New Roman"/>
            <w:sz w:val="22"/>
            <w:szCs w:val="22"/>
            <w:lang w:val="en"/>
          </w:rPr>
          <w:t xml:space="preserve">it is not clear </w:t>
        </w:r>
      </w:ins>
      <w:r>
        <w:rPr>
          <w:rFonts w:ascii="Times New Roman" w:hAnsi="Times New Roman" w:cs="Times New Roman"/>
          <w:sz w:val="22"/>
          <w:szCs w:val="22"/>
          <w:lang w:val="en"/>
        </w:rPr>
        <w:t xml:space="preserve">for how long this </w:t>
      </w:r>
      <w:del w:id="13" w:author="Herr, Nora (059)" w:date="2019-11-25T13:54:00Z">
        <w:r w:rsidDel="001271F9">
          <w:rPr>
            <w:rFonts w:ascii="Times New Roman" w:hAnsi="Times New Roman" w:cs="Times New Roman"/>
            <w:sz w:val="22"/>
            <w:szCs w:val="22"/>
            <w:lang w:val="en"/>
          </w:rPr>
          <w:delText>was</w:delText>
        </w:r>
      </w:del>
      <w:r>
        <w:rPr>
          <w:rFonts w:ascii="Times New Roman" w:hAnsi="Times New Roman" w:cs="Times New Roman"/>
          <w:sz w:val="22"/>
          <w:szCs w:val="22"/>
          <w:lang w:val="en"/>
        </w:rPr>
        <w:t xml:space="preserve"> </w:t>
      </w:r>
      <w:ins w:id="14" w:author="Herr, Nora (059)" w:date="2019-11-25T13:54:00Z">
        <w:r>
          <w:rPr>
            <w:rFonts w:ascii="Times New Roman" w:hAnsi="Times New Roman" w:cs="Times New Roman"/>
            <w:sz w:val="22"/>
            <w:szCs w:val="22"/>
            <w:lang w:val="en"/>
          </w:rPr>
          <w:t xml:space="preserve">had been </w:t>
        </w:r>
      </w:ins>
      <w:del w:id="15" w:author="Herr, Nora (059)" w:date="2019-11-25T13:54:00Z">
        <w:r w:rsidDel="001271F9">
          <w:rPr>
            <w:rFonts w:ascii="Times New Roman" w:hAnsi="Times New Roman" w:cs="Times New Roman"/>
            <w:sz w:val="22"/>
            <w:szCs w:val="22"/>
            <w:lang w:val="en"/>
          </w:rPr>
          <w:delText>on</w:delText>
        </w:r>
      </w:del>
      <w:r>
        <w:rPr>
          <w:rFonts w:ascii="Times New Roman" w:hAnsi="Times New Roman" w:cs="Times New Roman"/>
          <w:sz w:val="22"/>
          <w:szCs w:val="22"/>
          <w:lang w:val="en"/>
        </w:rPr>
        <w:t>going</w:t>
      </w:r>
      <w:ins w:id="16" w:author="Herr, Nora (059)" w:date="2019-11-25T13:54:00Z">
        <w:r>
          <w:rPr>
            <w:rFonts w:ascii="Times New Roman" w:hAnsi="Times New Roman" w:cs="Times New Roman"/>
            <w:sz w:val="22"/>
            <w:szCs w:val="22"/>
            <w:lang w:val="en"/>
          </w:rPr>
          <w:t xml:space="preserve"> on</w:t>
        </w:r>
      </w:ins>
      <w:r>
        <w:rPr>
          <w:rFonts w:ascii="Times New Roman" w:hAnsi="Times New Roman" w:cs="Times New Roman"/>
          <w:sz w:val="22"/>
          <w:szCs w:val="22"/>
          <w:lang w:val="en"/>
        </w:rPr>
        <w:t xml:space="preserve"> and </w:t>
      </w:r>
      <w:ins w:id="17" w:author="Herr, Nora (059)" w:date="2019-11-25T13:55:00Z">
        <w:r>
          <w:rPr>
            <w:rFonts w:ascii="Times New Roman" w:hAnsi="Times New Roman" w:cs="Times New Roman"/>
            <w:sz w:val="22"/>
            <w:szCs w:val="22"/>
            <w:lang w:val="en"/>
          </w:rPr>
          <w:t xml:space="preserve">hence </w:t>
        </w:r>
      </w:ins>
      <w:r>
        <w:rPr>
          <w:rFonts w:ascii="Times New Roman" w:hAnsi="Times New Roman" w:cs="Times New Roman"/>
          <w:sz w:val="22"/>
          <w:szCs w:val="22"/>
          <w:lang w:val="en"/>
        </w:rPr>
        <w:t xml:space="preserve">how much error </w:t>
      </w:r>
      <w:del w:id="18" w:author="Herr, Nora (059)" w:date="2019-11-25T13:54:00Z">
        <w:r w:rsidDel="001271F9">
          <w:rPr>
            <w:rFonts w:ascii="Times New Roman" w:hAnsi="Times New Roman" w:cs="Times New Roman"/>
            <w:sz w:val="22"/>
            <w:szCs w:val="22"/>
            <w:lang w:val="en"/>
          </w:rPr>
          <w:delText xml:space="preserve">was in </w:delText>
        </w:r>
      </w:del>
      <w:r>
        <w:rPr>
          <w:rFonts w:ascii="Times New Roman" w:hAnsi="Times New Roman" w:cs="Times New Roman"/>
          <w:sz w:val="22"/>
          <w:szCs w:val="22"/>
          <w:lang w:val="en"/>
        </w:rPr>
        <w:t>the measurements</w:t>
      </w:r>
      <w:ins w:id="19" w:author="Herr, Nora (059)" w:date="2019-11-25T13:54:00Z">
        <w:r>
          <w:rPr>
            <w:rFonts w:ascii="Times New Roman" w:hAnsi="Times New Roman" w:cs="Times New Roman"/>
            <w:sz w:val="22"/>
            <w:szCs w:val="22"/>
            <w:lang w:val="en"/>
          </w:rPr>
          <w:t xml:space="preserve"> contain</w:t>
        </w:r>
      </w:ins>
      <w:del w:id="20" w:author="Herr, Nora (059)" w:date="2019-11-25T13:55:00Z">
        <w:r w:rsidDel="001271F9">
          <w:rPr>
            <w:rFonts w:ascii="Times New Roman" w:hAnsi="Times New Roman" w:cs="Times New Roman"/>
            <w:sz w:val="22"/>
            <w:szCs w:val="22"/>
            <w:lang w:val="en"/>
          </w:rPr>
          <w:delText xml:space="preserve"> is not known</w:delText>
        </w:r>
      </w:del>
      <w:r>
        <w:rPr>
          <w:rFonts w:ascii="Times New Roman" w:hAnsi="Times New Roman" w:cs="Times New Roman"/>
          <w:sz w:val="22"/>
          <w:szCs w:val="22"/>
          <w:lang w:val="en"/>
        </w:rPr>
        <w:t xml:space="preserve">. </w:t>
      </w:r>
      <w:del w:id="21" w:author="Herr, Nora (059)" w:date="2019-11-25T13:55:00Z">
        <w:r w:rsidDel="001271F9">
          <w:rPr>
            <w:rFonts w:ascii="Times New Roman" w:hAnsi="Times New Roman" w:cs="Times New Roman"/>
            <w:sz w:val="22"/>
            <w:szCs w:val="22"/>
            <w:lang w:val="en"/>
          </w:rPr>
          <w:delText>This meant that the</w:delText>
        </w:r>
      </w:del>
      <w:ins w:id="22" w:author="Herr, Nora (059)" w:date="2019-11-25T13:55:00Z">
        <w:r>
          <w:rPr>
            <w:rFonts w:ascii="Times New Roman" w:hAnsi="Times New Roman" w:cs="Times New Roman"/>
            <w:sz w:val="22"/>
            <w:szCs w:val="22"/>
            <w:lang w:val="en"/>
          </w:rPr>
          <w:t>As a result, the</w:t>
        </w:r>
      </w:ins>
      <w:r>
        <w:rPr>
          <w:rFonts w:ascii="Times New Roman" w:hAnsi="Times New Roman" w:cs="Times New Roman"/>
          <w:sz w:val="22"/>
          <w:szCs w:val="22"/>
          <w:lang w:val="en"/>
        </w:rPr>
        <w:t xml:space="preserve"> single strain calibration data and likely some of the </w:t>
      </w:r>
      <w:proofErr w:type="spellStart"/>
      <w:r>
        <w:rPr>
          <w:rFonts w:ascii="Times New Roman" w:hAnsi="Times New Roman" w:cs="Times New Roman"/>
          <w:sz w:val="22"/>
          <w:szCs w:val="22"/>
          <w:lang w:val="en"/>
        </w:rPr>
        <w:t>Tecan</w:t>
      </w:r>
      <w:proofErr w:type="spellEnd"/>
      <w:r>
        <w:rPr>
          <w:rFonts w:ascii="Times New Roman" w:hAnsi="Times New Roman" w:cs="Times New Roman"/>
          <w:sz w:val="22"/>
          <w:szCs w:val="22"/>
          <w:lang w:val="en"/>
        </w:rPr>
        <w:t xml:space="preserve"> measured data given for this Thesis is as well affected. After the issues with the </w:t>
      </w:r>
      <w:proofErr w:type="spellStart"/>
      <w:r>
        <w:rPr>
          <w:rFonts w:ascii="Times New Roman" w:hAnsi="Times New Roman" w:cs="Times New Roman"/>
          <w:sz w:val="22"/>
          <w:szCs w:val="22"/>
          <w:lang w:val="en"/>
        </w:rPr>
        <w:t>Tecan</w:t>
      </w:r>
      <w:proofErr w:type="spellEnd"/>
      <w:r>
        <w:rPr>
          <w:rFonts w:ascii="Times New Roman" w:hAnsi="Times New Roman" w:cs="Times New Roman"/>
          <w:sz w:val="22"/>
          <w:szCs w:val="22"/>
          <w:lang w:val="en"/>
        </w:rPr>
        <w:t xml:space="preserve"> were resolved, new calibration data was obtained (</w:t>
      </w:r>
      <w:proofErr w:type="spellStart"/>
      <w:r>
        <w:rPr>
          <w:rFonts w:ascii="Times New Roman" w:hAnsi="Times New Roman" w:cs="Times New Roman"/>
          <w:sz w:val="22"/>
          <w:szCs w:val="22"/>
          <w:lang w:val="en"/>
        </w:rPr>
        <w:t>SynCom</w:t>
      </w:r>
      <w:proofErr w:type="spellEnd"/>
      <w:r>
        <w:rPr>
          <w:rFonts w:ascii="Times New Roman" w:hAnsi="Times New Roman" w:cs="Times New Roman"/>
          <w:sz w:val="22"/>
          <w:szCs w:val="22"/>
          <w:lang w:val="en"/>
        </w:rPr>
        <w:t xml:space="preserve"> (SC) calibration data), </w:t>
      </w:r>
      <w:ins w:id="23" w:author="Herr, Nora (059)" w:date="2019-11-25T13:57:00Z">
        <w:r>
          <w:rPr>
            <w:rFonts w:ascii="Times New Roman" w:hAnsi="Times New Roman" w:cs="Times New Roman"/>
            <w:sz w:val="22"/>
            <w:szCs w:val="22"/>
            <w:lang w:val="en"/>
          </w:rPr>
          <w:t>which</w:t>
        </w:r>
      </w:ins>
      <w:del w:id="24" w:author="Herr, Nora (059)" w:date="2019-11-25T13:57:00Z">
        <w:r w:rsidDel="001271F9">
          <w:rPr>
            <w:rFonts w:ascii="Times New Roman" w:hAnsi="Times New Roman" w:cs="Times New Roman"/>
            <w:sz w:val="22"/>
            <w:szCs w:val="22"/>
            <w:lang w:val="en"/>
          </w:rPr>
          <w:delText>and</w:delText>
        </w:r>
      </w:del>
      <w:r>
        <w:rPr>
          <w:rFonts w:ascii="Times New Roman" w:hAnsi="Times New Roman" w:cs="Times New Roman"/>
          <w:sz w:val="22"/>
          <w:szCs w:val="22"/>
          <w:lang w:val="en"/>
        </w:rPr>
        <w:t xml:space="preserve"> serves as the primary model creation and testing data set. After </w:t>
      </w:r>
      <w:del w:id="25" w:author="Herr, Nora (059)" w:date="2019-11-25T13:57:00Z">
        <w:r w:rsidDel="00BA4414">
          <w:rPr>
            <w:rFonts w:ascii="Times New Roman" w:hAnsi="Times New Roman" w:cs="Times New Roman"/>
            <w:sz w:val="22"/>
            <w:szCs w:val="22"/>
            <w:lang w:val="en"/>
          </w:rPr>
          <w:delText>the models were made</w:delText>
        </w:r>
      </w:del>
      <w:ins w:id="26" w:author="Herr, Nora (059)" w:date="2019-11-25T13:57:00Z">
        <w:r w:rsidR="00BA4414">
          <w:rPr>
            <w:rFonts w:ascii="Times New Roman" w:hAnsi="Times New Roman" w:cs="Times New Roman"/>
            <w:sz w:val="22"/>
            <w:szCs w:val="22"/>
            <w:lang w:val="en"/>
          </w:rPr>
          <w:t>the creation of the models,</w:t>
        </w:r>
      </w:ins>
      <w:r>
        <w:rPr>
          <w:rFonts w:ascii="Times New Roman" w:hAnsi="Times New Roman" w:cs="Times New Roman"/>
          <w:sz w:val="22"/>
          <w:szCs w:val="22"/>
          <w:lang w:val="en"/>
        </w:rPr>
        <w:t xml:space="preserve"> a more fundamental and intriguing </w:t>
      </w:r>
      <w:commentRangeStart w:id="27"/>
      <w:r>
        <w:rPr>
          <w:rFonts w:ascii="Times New Roman" w:hAnsi="Times New Roman" w:cs="Times New Roman"/>
          <w:sz w:val="22"/>
          <w:szCs w:val="22"/>
          <w:lang w:val="en"/>
        </w:rPr>
        <w:t>problem</w:t>
      </w:r>
      <w:commentRangeEnd w:id="27"/>
      <w:r w:rsidR="00BA4414">
        <w:rPr>
          <w:rStyle w:val="Kommentarzeichen"/>
        </w:rPr>
        <w:commentReference w:id="27"/>
      </w:r>
      <w:r>
        <w:rPr>
          <w:rFonts w:ascii="Times New Roman" w:hAnsi="Times New Roman" w:cs="Times New Roman"/>
          <w:sz w:val="22"/>
          <w:szCs w:val="22"/>
          <w:lang w:val="en"/>
        </w:rPr>
        <w:t xml:space="preserve"> </w:t>
      </w:r>
      <w:proofErr w:type="gramStart"/>
      <w:r>
        <w:rPr>
          <w:rFonts w:ascii="Times New Roman" w:hAnsi="Times New Roman" w:cs="Times New Roman"/>
          <w:sz w:val="22"/>
          <w:szCs w:val="22"/>
          <w:lang w:val="en"/>
        </w:rPr>
        <w:t>was encountered</w:t>
      </w:r>
      <w:proofErr w:type="gramEnd"/>
      <w:r>
        <w:rPr>
          <w:rFonts w:ascii="Times New Roman" w:hAnsi="Times New Roman" w:cs="Times New Roman"/>
          <w:sz w:val="22"/>
          <w:szCs w:val="22"/>
          <w:lang w:val="en"/>
        </w:rPr>
        <w:t xml:space="preserve"> that did not permit the analysis in their original form</w:t>
      </w:r>
      <w:del w:id="28" w:author="Herr, Nora (059)" w:date="2019-11-25T13:57:00Z">
        <w:r w:rsidDel="00BA4414">
          <w:rPr>
            <w:rFonts w:ascii="Times New Roman" w:hAnsi="Times New Roman" w:cs="Times New Roman"/>
            <w:sz w:val="22"/>
            <w:szCs w:val="22"/>
            <w:lang w:val="en"/>
          </w:rPr>
          <w:delText xml:space="preserve"> </w:delText>
        </w:r>
      </w:del>
      <w:r>
        <w:rPr>
          <w:rFonts w:ascii="Times New Roman" w:hAnsi="Times New Roman" w:cs="Times New Roman"/>
          <w:sz w:val="22"/>
          <w:szCs w:val="22"/>
          <w:lang w:val="en"/>
        </w:rPr>
        <w:t xml:space="preserve">. </w:t>
      </w:r>
      <w:ins w:id="29" w:author="Herr, Nora (059)" w:date="2019-11-25T13:58:00Z">
        <w:r w:rsidR="00BA4414">
          <w:rPr>
            <w:rFonts w:ascii="Times New Roman" w:hAnsi="Times New Roman" w:cs="Times New Roman"/>
            <w:sz w:val="22"/>
            <w:szCs w:val="22"/>
            <w:lang w:val="en"/>
          </w:rPr>
          <w:t>After c</w:t>
        </w:r>
      </w:ins>
      <w:del w:id="30" w:author="Herr, Nora (059)" w:date="2019-11-25T13:58:00Z">
        <w:r w:rsidDel="00BA4414">
          <w:rPr>
            <w:rFonts w:ascii="Times New Roman" w:hAnsi="Times New Roman" w:cs="Times New Roman"/>
            <w:sz w:val="22"/>
            <w:szCs w:val="22"/>
            <w:lang w:val="en"/>
          </w:rPr>
          <w:delText>C</w:delText>
        </w:r>
      </w:del>
      <w:r>
        <w:rPr>
          <w:rFonts w:ascii="Times New Roman" w:hAnsi="Times New Roman" w:cs="Times New Roman"/>
          <w:sz w:val="22"/>
          <w:szCs w:val="22"/>
          <w:lang w:val="en"/>
        </w:rPr>
        <w:t xml:space="preserve">onsiderable effort </w:t>
      </w:r>
      <w:del w:id="31" w:author="Herr, Nora (059)" w:date="2019-11-25T13:58:00Z">
        <w:r w:rsidDel="00BA4414">
          <w:rPr>
            <w:rFonts w:ascii="Times New Roman" w:hAnsi="Times New Roman" w:cs="Times New Roman"/>
            <w:sz w:val="22"/>
            <w:szCs w:val="22"/>
            <w:lang w:val="en"/>
          </w:rPr>
          <w:delText xml:space="preserve">was made </w:delText>
        </w:r>
      </w:del>
      <w:r>
        <w:rPr>
          <w:rFonts w:ascii="Times New Roman" w:hAnsi="Times New Roman" w:cs="Times New Roman"/>
          <w:sz w:val="22"/>
          <w:szCs w:val="22"/>
          <w:lang w:val="en"/>
        </w:rPr>
        <w:t>in finding a resolution to this problem</w:t>
      </w:r>
      <w:ins w:id="32" w:author="Herr, Nora (059)" w:date="2019-11-25T13:58:00Z">
        <w:r w:rsidR="00BA4414">
          <w:rPr>
            <w:rFonts w:ascii="Times New Roman" w:hAnsi="Times New Roman" w:cs="Times New Roman"/>
            <w:sz w:val="22"/>
            <w:szCs w:val="22"/>
            <w:lang w:val="en"/>
          </w:rPr>
          <w:t>,</w:t>
        </w:r>
      </w:ins>
      <w:r>
        <w:rPr>
          <w:rFonts w:ascii="Times New Roman" w:hAnsi="Times New Roman" w:cs="Times New Roman"/>
          <w:sz w:val="22"/>
          <w:szCs w:val="22"/>
          <w:lang w:val="en"/>
        </w:rPr>
        <w:t xml:space="preserve"> </w:t>
      </w:r>
      <w:del w:id="33" w:author="Herr, Nora (059)" w:date="2019-11-25T13:58:00Z">
        <w:r w:rsidDel="00BA4414">
          <w:rPr>
            <w:rFonts w:ascii="Times New Roman" w:hAnsi="Times New Roman" w:cs="Times New Roman"/>
            <w:sz w:val="22"/>
            <w:szCs w:val="22"/>
            <w:lang w:val="en"/>
          </w:rPr>
          <w:delText xml:space="preserve">and </w:delText>
        </w:r>
      </w:del>
      <w:r>
        <w:rPr>
          <w:rFonts w:ascii="Times New Roman" w:hAnsi="Times New Roman" w:cs="Times New Roman"/>
          <w:sz w:val="22"/>
          <w:szCs w:val="22"/>
          <w:lang w:val="en"/>
        </w:rPr>
        <w:t xml:space="preserve">one is believed to </w:t>
      </w:r>
      <w:proofErr w:type="gramStart"/>
      <w:r>
        <w:rPr>
          <w:rFonts w:ascii="Times New Roman" w:hAnsi="Times New Roman" w:cs="Times New Roman"/>
          <w:sz w:val="22"/>
          <w:szCs w:val="22"/>
          <w:lang w:val="en"/>
        </w:rPr>
        <w:t>have been found</w:t>
      </w:r>
      <w:proofErr w:type="gramEnd"/>
      <w:r>
        <w:rPr>
          <w:rFonts w:ascii="Times New Roman" w:hAnsi="Times New Roman" w:cs="Times New Roman"/>
          <w:sz w:val="22"/>
          <w:szCs w:val="22"/>
          <w:lang w:val="en"/>
        </w:rPr>
        <w:t xml:space="preserve"> and is described below. Analysis of the models and their behavior le</w:t>
      </w:r>
      <w:del w:id="34" w:author="Herr, Nora (059)" w:date="2019-11-25T13:58:00Z">
        <w:r w:rsidDel="00BA4414">
          <w:rPr>
            <w:rFonts w:ascii="Times New Roman" w:hAnsi="Times New Roman" w:cs="Times New Roman"/>
            <w:sz w:val="22"/>
            <w:szCs w:val="22"/>
            <w:lang w:val="en"/>
          </w:rPr>
          <w:delText>a</w:delText>
        </w:r>
      </w:del>
      <w:r>
        <w:rPr>
          <w:rFonts w:ascii="Times New Roman" w:hAnsi="Times New Roman" w:cs="Times New Roman"/>
          <w:sz w:val="22"/>
          <w:szCs w:val="22"/>
          <w:lang w:val="en"/>
        </w:rPr>
        <w:t xml:space="preserve">d to considerable improvement overall and provides a future strategy for monitoring the </w:t>
      </w:r>
      <w:proofErr w:type="spellStart"/>
      <w:r>
        <w:rPr>
          <w:rFonts w:ascii="Times New Roman" w:hAnsi="Times New Roman" w:cs="Times New Roman"/>
          <w:sz w:val="22"/>
          <w:szCs w:val="22"/>
          <w:lang w:val="en"/>
        </w:rPr>
        <w:t>phycosphere</w:t>
      </w:r>
      <w:proofErr w:type="spellEnd"/>
      <w:r>
        <w:rPr>
          <w:rFonts w:ascii="Times New Roman" w:hAnsi="Times New Roman" w:cs="Times New Roman"/>
          <w:sz w:val="22"/>
          <w:szCs w:val="22"/>
          <w:lang w:val="en"/>
        </w:rPr>
        <w:t xml:space="preserve"> modeling system under development</w:t>
      </w:r>
      <w:del w:id="35" w:author="Herr, Nora (059)" w:date="2019-11-25T13:59:00Z">
        <w:r w:rsidDel="00BA4414">
          <w:rPr>
            <w:rFonts w:ascii="Times New Roman" w:hAnsi="Times New Roman" w:cs="Times New Roman"/>
            <w:sz w:val="22"/>
            <w:szCs w:val="22"/>
            <w:lang w:val="en"/>
          </w:rPr>
          <w:delText xml:space="preserve"> in</w:delText>
        </w:r>
      </w:del>
      <w:r>
        <w:rPr>
          <w:rFonts w:ascii="Times New Roman" w:hAnsi="Times New Roman" w:cs="Times New Roman"/>
          <w:sz w:val="22"/>
          <w:szCs w:val="22"/>
          <w:lang w:val="en"/>
        </w:rPr>
        <w:t>. Having a solution</w:t>
      </w:r>
      <w:del w:id="36" w:author="Herr, Nora (059)" w:date="2019-11-25T13:59:00Z">
        <w:r w:rsidDel="00BA4414">
          <w:rPr>
            <w:rFonts w:ascii="Times New Roman" w:hAnsi="Times New Roman" w:cs="Times New Roman"/>
            <w:sz w:val="22"/>
            <w:szCs w:val="22"/>
            <w:lang w:val="en"/>
          </w:rPr>
          <w:delText xml:space="preserve"> in hand</w:delText>
        </w:r>
      </w:del>
      <w:r>
        <w:rPr>
          <w:rFonts w:ascii="Times New Roman" w:hAnsi="Times New Roman" w:cs="Times New Roman"/>
          <w:sz w:val="22"/>
          <w:szCs w:val="22"/>
          <w:lang w:val="en"/>
        </w:rPr>
        <w:t>, the</w:t>
      </w:r>
      <w:del w:id="37" w:author="Herr, Nora (059)" w:date="2019-11-25T13:59:00Z">
        <w:r w:rsidDel="00BA4414">
          <w:rPr>
            <w:rFonts w:ascii="Times New Roman" w:hAnsi="Times New Roman" w:cs="Times New Roman"/>
            <w:sz w:val="22"/>
            <w:szCs w:val="22"/>
            <w:lang w:val="en"/>
          </w:rPr>
          <w:delText>y</w:delText>
        </w:r>
      </w:del>
      <w:r>
        <w:rPr>
          <w:rFonts w:ascii="Times New Roman" w:hAnsi="Times New Roman" w:cs="Times New Roman"/>
          <w:sz w:val="22"/>
          <w:szCs w:val="22"/>
          <w:lang w:val="en"/>
        </w:rPr>
        <w:t xml:space="preserve"> data </w:t>
      </w:r>
      <w:proofErr w:type="gramStart"/>
      <w:r>
        <w:rPr>
          <w:rFonts w:ascii="Times New Roman" w:hAnsi="Times New Roman" w:cs="Times New Roman"/>
          <w:sz w:val="22"/>
          <w:szCs w:val="22"/>
          <w:lang w:val="en"/>
        </w:rPr>
        <w:t>was subsequently analyzed</w:t>
      </w:r>
      <w:proofErr w:type="gramEnd"/>
      <w:ins w:id="38" w:author="Herr, Nora (059)" w:date="2019-11-25T14:00:00Z">
        <w:r w:rsidR="00BA4414">
          <w:rPr>
            <w:rFonts w:ascii="Times New Roman" w:hAnsi="Times New Roman" w:cs="Times New Roman"/>
            <w:sz w:val="22"/>
            <w:szCs w:val="22"/>
            <w:lang w:val="en"/>
          </w:rPr>
          <w:t>;</w:t>
        </w:r>
      </w:ins>
      <w:del w:id="39" w:author="Herr, Nora (059)" w:date="2019-11-25T14:00:00Z">
        <w:r w:rsidDel="00BA4414">
          <w:rPr>
            <w:rFonts w:ascii="Times New Roman" w:hAnsi="Times New Roman" w:cs="Times New Roman"/>
            <w:sz w:val="22"/>
            <w:szCs w:val="22"/>
            <w:lang w:val="en"/>
          </w:rPr>
          <w:delText>,</w:delText>
        </w:r>
      </w:del>
      <w:r>
        <w:rPr>
          <w:rFonts w:ascii="Times New Roman" w:hAnsi="Times New Roman" w:cs="Times New Roman"/>
          <w:sz w:val="22"/>
          <w:szCs w:val="22"/>
          <w:lang w:val="en"/>
        </w:rPr>
        <w:t xml:space="preserve"> however, </w:t>
      </w:r>
      <w:commentRangeStart w:id="40"/>
      <w:r>
        <w:rPr>
          <w:rFonts w:ascii="Times New Roman" w:hAnsi="Times New Roman" w:cs="Times New Roman"/>
          <w:sz w:val="22"/>
          <w:szCs w:val="22"/>
          <w:lang w:val="en"/>
        </w:rPr>
        <w:t xml:space="preserve">other issues </w:t>
      </w:r>
      <w:commentRangeEnd w:id="40"/>
      <w:r w:rsidR="00BA4414">
        <w:rPr>
          <w:rStyle w:val="Kommentarzeichen"/>
        </w:rPr>
        <w:commentReference w:id="40"/>
      </w:r>
      <w:r>
        <w:rPr>
          <w:rFonts w:ascii="Times New Roman" w:hAnsi="Times New Roman" w:cs="Times New Roman"/>
          <w:sz w:val="22"/>
          <w:szCs w:val="22"/>
          <w:lang w:val="en"/>
        </w:rPr>
        <w:t>were encountered and limited the amount of information that could be extracted from the data.</w:t>
      </w:r>
    </w:p>
    <w:p w14:paraId="333B45E5" w14:textId="77777777" w:rsidR="00C332A5" w:rsidRDefault="00C332A5">
      <w:pPr>
        <w:spacing w:line="360" w:lineRule="auto"/>
        <w:jc w:val="both"/>
        <w:rPr>
          <w:rFonts w:ascii="Times New Roman" w:hAnsi="Times New Roman" w:cs="Times New Roman"/>
          <w:sz w:val="22"/>
          <w:szCs w:val="22"/>
          <w:lang w:val="en"/>
        </w:rPr>
      </w:pPr>
    </w:p>
    <w:p w14:paraId="03F532BE" w14:textId="77777777" w:rsidR="00C332A5" w:rsidRDefault="001271F9">
      <w:pPr>
        <w:spacing w:line="360" w:lineRule="auto"/>
        <w:jc w:val="both"/>
        <w:rPr>
          <w:rFonts w:ascii="Ubuntu" w:eastAsia="Ubuntu" w:hAnsi="Ubuntu" w:cs="Ubuntu"/>
          <w:sz w:val="40"/>
          <w:szCs w:val="40"/>
          <w:lang w:val="en"/>
        </w:rPr>
      </w:pPr>
      <w:r>
        <w:rPr>
          <w:rFonts w:ascii="Ubuntu" w:eastAsia="Ubuntu" w:hAnsi="Ubuntu" w:cs="Ubuntu"/>
          <w:sz w:val="40"/>
          <w:szCs w:val="40"/>
          <w:lang w:val="en"/>
        </w:rPr>
        <w:t>4.1</w:t>
      </w:r>
      <w:r>
        <w:rPr>
          <w:rFonts w:ascii="Ubuntu" w:eastAsia="Ubuntu" w:hAnsi="Ubuntu" w:cs="Ubuntu"/>
          <w:sz w:val="40"/>
          <w:szCs w:val="40"/>
          <w:lang w:val="en"/>
        </w:rPr>
        <w:tab/>
        <w:t>Modeling III</w:t>
      </w:r>
    </w:p>
    <w:p w14:paraId="70A8609D" w14:textId="3085BE97"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Although the visualization (</w:t>
      </w:r>
      <w:proofErr w:type="spellStart"/>
      <w:r>
        <w:rPr>
          <w:rFonts w:ascii="Times New Roman" w:hAnsi="Cambria Math" w:cs="Times New Roman"/>
          <w:b/>
          <w:bCs/>
          <w:sz w:val="22"/>
          <w:szCs w:val="22"/>
          <w:lang w:val="en"/>
        </w:rPr>
        <w:t>FigureX</w:t>
      </w:r>
      <w:proofErr w:type="spellEnd"/>
      <w:r>
        <w:rPr>
          <w:rFonts w:ascii="Times New Roman" w:hAnsi="Cambria Math" w:cs="Times New Roman"/>
          <w:sz w:val="22"/>
          <w:szCs w:val="22"/>
          <w:lang w:val="en"/>
        </w:rPr>
        <w:t xml:space="preserve">) of the SS data </w:t>
      </w:r>
      <w:del w:id="41" w:author="Herr, Nora (059)" w:date="2019-11-25T14:00:00Z">
        <w:r w:rsidDel="00BA4414">
          <w:rPr>
            <w:rFonts w:ascii="Times New Roman" w:hAnsi="Cambria Math" w:cs="Times New Roman"/>
            <w:sz w:val="22"/>
            <w:szCs w:val="22"/>
            <w:lang w:val="en"/>
          </w:rPr>
          <w:delText xml:space="preserve">at first glance </w:delText>
        </w:r>
      </w:del>
      <w:r>
        <w:rPr>
          <w:rFonts w:ascii="Times New Roman" w:hAnsi="Cambria Math" w:cs="Times New Roman"/>
          <w:sz w:val="22"/>
          <w:szCs w:val="22"/>
          <w:lang w:val="en"/>
        </w:rPr>
        <w:t xml:space="preserve">does </w:t>
      </w:r>
      <w:ins w:id="42" w:author="Herr, Nora (059)" w:date="2019-11-25T14:02:00Z">
        <w:r w:rsidR="00BA4414">
          <w:rPr>
            <w:rFonts w:ascii="Times New Roman" w:hAnsi="Cambria Math" w:cs="Times New Roman"/>
            <w:sz w:val="22"/>
            <w:szCs w:val="22"/>
            <w:lang w:val="en"/>
          </w:rPr>
          <w:t xml:space="preserve">initially </w:t>
        </w:r>
      </w:ins>
      <w:r>
        <w:rPr>
          <w:rFonts w:ascii="Times New Roman" w:hAnsi="Cambria Math" w:cs="Times New Roman"/>
          <w:sz w:val="22"/>
          <w:szCs w:val="22"/>
          <w:lang w:val="en"/>
        </w:rPr>
        <w:t xml:space="preserve">not suggest </w:t>
      </w:r>
      <w:ins w:id="43" w:author="Herr, Nora (059)" w:date="2019-11-25T14:02:00Z">
        <w:r w:rsidR="00BA4414">
          <w:rPr>
            <w:rFonts w:ascii="Times New Roman" w:hAnsi="Cambria Math" w:cs="Times New Roman"/>
            <w:sz w:val="22"/>
            <w:szCs w:val="22"/>
            <w:lang w:val="en"/>
          </w:rPr>
          <w:t xml:space="preserve">that </w:t>
        </w:r>
      </w:ins>
      <w:r>
        <w:rPr>
          <w:rFonts w:ascii="Times New Roman" w:hAnsi="Cambria Math" w:cs="Times New Roman"/>
          <w:sz w:val="22"/>
          <w:szCs w:val="22"/>
          <w:lang w:val="en"/>
        </w:rPr>
        <w:t xml:space="preserve">the </w:t>
      </w:r>
      <w:proofErr w:type="spellStart"/>
      <w:r>
        <w:rPr>
          <w:rFonts w:ascii="Times New Roman" w:hAnsi="Cambria Math" w:cs="Times New Roman"/>
          <w:sz w:val="22"/>
          <w:szCs w:val="22"/>
          <w:lang w:val="en"/>
        </w:rPr>
        <w:t>Tecan</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measurement</w:t>
      </w:r>
      <w:del w:id="44" w:author="Herr, Nora (059)" w:date="2019-11-25T14:02:00Z">
        <w:r w:rsidDel="00BA4414">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data are flawed, upon comparison with the SC data (</w:t>
      </w:r>
      <w:proofErr w:type="spellStart"/>
      <w:r>
        <w:rPr>
          <w:rFonts w:ascii="Times New Roman" w:hAnsi="Cambria Math" w:cs="Times New Roman"/>
          <w:b/>
          <w:bCs/>
          <w:sz w:val="22"/>
          <w:szCs w:val="22"/>
          <w:lang w:val="en"/>
        </w:rPr>
        <w:t>FigureX</w:t>
      </w:r>
      <w:proofErr w:type="spellEnd"/>
      <w:r>
        <w:rPr>
          <w:rFonts w:ascii="Times New Roman" w:hAnsi="Cambria Math" w:cs="Times New Roman"/>
          <w:b/>
          <w:bCs/>
          <w:sz w:val="22"/>
          <w:szCs w:val="22"/>
          <w:lang w:val="en"/>
        </w:rPr>
        <w:t xml:space="preserve"> Show Later</w:t>
      </w:r>
      <w:r>
        <w:rPr>
          <w:rFonts w:ascii="Times New Roman" w:hAnsi="Cambria Math" w:cs="Times New Roman"/>
          <w:sz w:val="22"/>
          <w:szCs w:val="22"/>
          <w:lang w:val="en"/>
        </w:rPr>
        <w:t>)</w:t>
      </w:r>
      <w:ins w:id="45" w:author="Herr, Nora (059)" w:date="2019-11-25T14:02:00Z">
        <w:r w:rsidR="00BA4414">
          <w:rPr>
            <w:rFonts w:ascii="Times New Roman" w:hAnsi="Cambria Math" w:cs="Times New Roman"/>
            <w:sz w:val="22"/>
            <w:szCs w:val="22"/>
            <w:lang w:val="en"/>
          </w:rPr>
          <w:t xml:space="preserve"> </w:t>
        </w:r>
      </w:ins>
      <w:del w:id="46" w:author="Herr, Nora (059)" w:date="2019-11-25T14:02:00Z">
        <w:r w:rsidDel="00BA4414">
          <w:rPr>
            <w:rFonts w:ascii="Times New Roman" w:hAnsi="Cambria Math" w:cs="Times New Roman"/>
            <w:sz w:val="22"/>
            <w:szCs w:val="22"/>
            <w:lang w:val="en"/>
          </w:rPr>
          <w:delText xml:space="preserve"> , </w:delText>
        </w:r>
      </w:del>
      <w:r>
        <w:rPr>
          <w:rFonts w:ascii="Times New Roman" w:hAnsi="Cambria Math" w:cs="Times New Roman"/>
          <w:sz w:val="22"/>
          <w:szCs w:val="22"/>
          <w:lang w:val="en"/>
        </w:rPr>
        <w:t xml:space="preserve">there are obvious differences, especially considering they are prepared similarly and thus are expected to behave as such. </w:t>
      </w:r>
      <w:del w:id="47" w:author="Herr, Nora (059)" w:date="2019-11-25T14:04:00Z">
        <w:r w:rsidDel="00BA4414">
          <w:rPr>
            <w:rFonts w:ascii="Times New Roman" w:hAnsi="Cambria Math" w:cs="Times New Roman"/>
            <w:sz w:val="22"/>
            <w:szCs w:val="22"/>
            <w:lang w:val="en"/>
          </w:rPr>
          <w:delText>And a</w:delText>
        </w:r>
      </w:del>
      <w:ins w:id="48" w:author="Herr, Nora (059)" w:date="2019-11-25T14:04:00Z">
        <w:r w:rsidR="00BA4414">
          <w:rPr>
            <w:rFonts w:ascii="Times New Roman" w:hAnsi="Cambria Math" w:cs="Times New Roman"/>
            <w:sz w:val="22"/>
            <w:szCs w:val="22"/>
            <w:lang w:val="en"/>
          </w:rPr>
          <w:t>A</w:t>
        </w:r>
      </w:ins>
      <w:r>
        <w:rPr>
          <w:rFonts w:ascii="Times New Roman" w:hAnsi="Cambria Math" w:cs="Times New Roman"/>
          <w:sz w:val="22"/>
          <w:szCs w:val="22"/>
          <w:lang w:val="en"/>
        </w:rPr>
        <w:t xml:space="preserve">lthough the SS calibration models </w:t>
      </w:r>
      <w:proofErr w:type="gramStart"/>
      <w:r>
        <w:rPr>
          <w:rFonts w:ascii="Times New Roman" w:hAnsi="Cambria Math" w:cs="Times New Roman"/>
          <w:sz w:val="22"/>
          <w:szCs w:val="22"/>
          <w:lang w:val="en"/>
        </w:rPr>
        <w:t>are not used</w:t>
      </w:r>
      <w:proofErr w:type="gramEnd"/>
      <w:r>
        <w:rPr>
          <w:rFonts w:ascii="Times New Roman" w:hAnsi="Cambria Math" w:cs="Times New Roman"/>
          <w:sz w:val="22"/>
          <w:szCs w:val="22"/>
          <w:lang w:val="en"/>
        </w:rPr>
        <w:t xml:space="preserve"> for the analyses, they nonetheless served to establish much of the code and methods for handling and investigating the data </w:t>
      </w:r>
      <w:del w:id="49" w:author="Herr, Nora (059)" w:date="2019-11-25T14:05:00Z">
        <w:r w:rsidDel="00BA4414">
          <w:rPr>
            <w:rFonts w:ascii="Times New Roman" w:hAnsi="Cambria Math" w:cs="Times New Roman"/>
            <w:sz w:val="22"/>
            <w:szCs w:val="22"/>
            <w:lang w:val="en"/>
          </w:rPr>
          <w:delText>uisng</w:delText>
        </w:r>
      </w:del>
      <w:ins w:id="50" w:author="Herr, Nora (059)" w:date="2019-11-25T14:05:00Z">
        <w:r w:rsidR="00BA4414">
          <w:rPr>
            <w:rFonts w:ascii="Times New Roman" w:hAnsi="Cambria Math" w:cs="Times New Roman"/>
            <w:sz w:val="22"/>
            <w:szCs w:val="22"/>
            <w:lang w:val="en"/>
          </w:rPr>
          <w:t>using</w:t>
        </w:r>
      </w:ins>
      <w:r>
        <w:rPr>
          <w:rFonts w:ascii="Times New Roman" w:hAnsi="Cambria Math" w:cs="Times New Roman"/>
          <w:sz w:val="22"/>
          <w:szCs w:val="22"/>
          <w:lang w:val="en"/>
        </w:rPr>
        <w:t xml:space="preserve"> the SC calibration models. The early </w:t>
      </w:r>
      <w:r>
        <w:rPr>
          <w:rFonts w:ascii="Times New Roman" w:hAnsi="Cambria Math" w:cs="Times New Roman"/>
          <w:sz w:val="22"/>
          <w:szCs w:val="22"/>
          <w:lang w:val="en"/>
        </w:rPr>
        <w:lastRenderedPageBreak/>
        <w:t xml:space="preserve">calibration data also revealed the un-intuitiveness of using absorbance data as a measure of concentration for comparing the contents of the </w:t>
      </w:r>
      <w:proofErr w:type="spellStart"/>
      <w:r>
        <w:rPr>
          <w:rFonts w:ascii="Times New Roman" w:hAnsi="Cambria Math" w:cs="Times New Roman"/>
          <w:sz w:val="22"/>
          <w:szCs w:val="22"/>
          <w:lang w:val="en"/>
        </w:rPr>
        <w:t>SynCom</w:t>
      </w:r>
      <w:proofErr w:type="spellEnd"/>
      <w:r>
        <w:rPr>
          <w:rFonts w:ascii="Times New Roman" w:hAnsi="Cambria Math" w:cs="Times New Roman"/>
          <w:sz w:val="22"/>
          <w:szCs w:val="22"/>
          <w:lang w:val="en"/>
        </w:rPr>
        <w:t xml:space="preserve"> and ultimately guided the selection of one </w:t>
      </w:r>
      <w:del w:id="51" w:author="Herr, Nora (059)" w:date="2019-11-25T14:09:00Z">
        <w:r w:rsidDel="00F93711">
          <w:rPr>
            <w:rFonts w:ascii="Times New Roman" w:hAnsi="Cambria Math" w:cs="Times New Roman"/>
            <w:sz w:val="22"/>
            <w:szCs w:val="22"/>
            <w:lang w:val="en"/>
          </w:rPr>
          <w:delText>regressor which</w:delText>
        </w:r>
      </w:del>
      <w:proofErr w:type="spellStart"/>
      <w:ins w:id="52" w:author="Herr, Nora (059)" w:date="2019-11-25T14:09:00Z">
        <w:r w:rsidR="00F93711">
          <w:rPr>
            <w:rFonts w:ascii="Times New Roman" w:hAnsi="Cambria Math" w:cs="Times New Roman"/>
            <w:sz w:val="22"/>
            <w:szCs w:val="22"/>
            <w:lang w:val="en"/>
          </w:rPr>
          <w:t>regressor</w:t>
        </w:r>
        <w:proofErr w:type="spellEnd"/>
        <w:r w:rsidR="00F93711">
          <w:rPr>
            <w:rFonts w:ascii="Times New Roman" w:hAnsi="Cambria Math" w:cs="Times New Roman"/>
            <w:sz w:val="22"/>
            <w:szCs w:val="22"/>
            <w:lang w:val="en"/>
          </w:rPr>
          <w:t>, which</w:t>
        </w:r>
      </w:ins>
      <w:r>
        <w:rPr>
          <w:rFonts w:ascii="Times New Roman" w:hAnsi="Cambria Math" w:cs="Times New Roman"/>
          <w:sz w:val="22"/>
          <w:szCs w:val="22"/>
          <w:lang w:val="en"/>
        </w:rPr>
        <w:t xml:space="preserve"> cut down the time spent on model selection. The initial coding base and methods</w:t>
      </w:r>
      <w:ins w:id="53" w:author="Herr, Nora (059)" w:date="2019-11-25T14:13:00Z">
        <w:r w:rsidR="00F93711">
          <w:rPr>
            <w:rFonts w:ascii="Times New Roman" w:hAnsi="Cambria Math" w:cs="Times New Roman"/>
            <w:sz w:val="22"/>
            <w:szCs w:val="22"/>
            <w:lang w:val="en"/>
          </w:rPr>
          <w:t>,</w:t>
        </w:r>
      </w:ins>
      <w:r>
        <w:rPr>
          <w:rFonts w:ascii="Times New Roman" w:hAnsi="Cambria Math" w:cs="Times New Roman"/>
          <w:sz w:val="22"/>
          <w:szCs w:val="22"/>
          <w:lang w:val="en"/>
        </w:rPr>
        <w:t xml:space="preserve"> along with the selected </w:t>
      </w:r>
      <w:proofErr w:type="spellStart"/>
      <w:r>
        <w:rPr>
          <w:rFonts w:ascii="Times New Roman" w:hAnsi="Cambria Math" w:cs="Times New Roman"/>
          <w:sz w:val="22"/>
          <w:szCs w:val="22"/>
          <w:lang w:val="en"/>
        </w:rPr>
        <w:t>regressor</w:t>
      </w:r>
      <w:proofErr w:type="spellEnd"/>
      <w:ins w:id="54" w:author="Herr, Nora (059)" w:date="2019-11-25T14:13:00Z">
        <w:r w:rsidR="00F93711">
          <w:rPr>
            <w:rFonts w:ascii="Times New Roman" w:hAnsi="Cambria Math" w:cs="Times New Roman"/>
            <w:sz w:val="22"/>
            <w:szCs w:val="22"/>
            <w:lang w:val="en"/>
          </w:rPr>
          <w:t>,</w:t>
        </w:r>
      </w:ins>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are applied</w:t>
      </w:r>
      <w:proofErr w:type="gramEnd"/>
      <w:r>
        <w:rPr>
          <w:rFonts w:ascii="Times New Roman" w:hAnsi="Cambria Math" w:cs="Times New Roman"/>
          <w:sz w:val="22"/>
          <w:szCs w:val="22"/>
          <w:lang w:val="en"/>
        </w:rPr>
        <w:t xml:space="preserve"> to the SC calibration and the appropriate models are made for analysis. </w:t>
      </w:r>
      <w:commentRangeStart w:id="55"/>
      <w:r>
        <w:rPr>
          <w:rFonts w:ascii="Times New Roman" w:hAnsi="Cambria Math" w:cs="Times New Roman"/>
          <w:sz w:val="22"/>
          <w:szCs w:val="22"/>
          <w:lang w:val="en"/>
        </w:rPr>
        <w:t xml:space="preserve">The resulting models, however, quickly showed that their application </w:t>
      </w:r>
      <w:del w:id="56" w:author="Herr, Nora (059)" w:date="2019-11-25T14:13:00Z">
        <w:r w:rsidDel="00F93711">
          <w:rPr>
            <w:rFonts w:ascii="Times New Roman" w:hAnsi="Cambria Math" w:cs="Times New Roman"/>
            <w:sz w:val="22"/>
            <w:szCs w:val="22"/>
            <w:lang w:val="en"/>
          </w:rPr>
          <w:delText xml:space="preserve">of </w:delText>
        </w:r>
      </w:del>
      <w:r>
        <w:rPr>
          <w:rFonts w:ascii="Times New Roman" w:hAnsi="Cambria Math" w:cs="Times New Roman"/>
          <w:sz w:val="22"/>
          <w:szCs w:val="22"/>
          <w:lang w:val="en"/>
        </w:rPr>
        <w:t xml:space="preserve">would not be trivial and a solution would need to </w:t>
      </w:r>
      <w:proofErr w:type="gramStart"/>
      <w:r>
        <w:rPr>
          <w:rFonts w:ascii="Times New Roman" w:hAnsi="Cambria Math" w:cs="Times New Roman"/>
          <w:sz w:val="22"/>
          <w:szCs w:val="22"/>
          <w:lang w:val="en"/>
        </w:rPr>
        <w:t>be engineered</w:t>
      </w:r>
      <w:proofErr w:type="gramEnd"/>
      <w:r>
        <w:rPr>
          <w:rFonts w:ascii="Times New Roman" w:hAnsi="Cambria Math" w:cs="Times New Roman"/>
          <w:sz w:val="22"/>
          <w:szCs w:val="22"/>
          <w:lang w:val="en"/>
        </w:rPr>
        <w:t xml:space="preserve"> before an analysis </w:t>
      </w:r>
      <w:ins w:id="57" w:author="Herr, Nora (059)" w:date="2019-11-25T14:14:00Z">
        <w:r w:rsidR="00F93711">
          <w:rPr>
            <w:rFonts w:ascii="Times New Roman" w:hAnsi="Cambria Math" w:cs="Times New Roman"/>
            <w:sz w:val="22"/>
            <w:szCs w:val="22"/>
            <w:lang w:val="en"/>
          </w:rPr>
          <w:t>c</w:t>
        </w:r>
      </w:ins>
      <w:del w:id="58" w:author="Herr, Nora (059)" w:date="2019-11-25T14:14:00Z">
        <w:r w:rsidDel="00F93711">
          <w:rPr>
            <w:rFonts w:ascii="Times New Roman" w:hAnsi="Cambria Math" w:cs="Times New Roman"/>
            <w:sz w:val="22"/>
            <w:szCs w:val="22"/>
            <w:lang w:val="en"/>
          </w:rPr>
          <w:delText>w</w:delText>
        </w:r>
      </w:del>
      <w:r>
        <w:rPr>
          <w:rFonts w:ascii="Times New Roman" w:hAnsi="Cambria Math" w:cs="Times New Roman"/>
          <w:sz w:val="22"/>
          <w:szCs w:val="22"/>
          <w:lang w:val="en"/>
        </w:rPr>
        <w:t>ould be made</w:t>
      </w:r>
      <w:ins w:id="59" w:author="Herr, Nora (059)" w:date="2019-11-25T14:14:00Z">
        <w:r w:rsidR="00F93711">
          <w:rPr>
            <w:rFonts w:ascii="Times New Roman" w:hAnsi="Cambria Math" w:cs="Times New Roman"/>
            <w:sz w:val="22"/>
            <w:szCs w:val="22"/>
            <w:lang w:val="en"/>
          </w:rPr>
          <w:t>,</w:t>
        </w:r>
      </w:ins>
      <w:r>
        <w:rPr>
          <w:rFonts w:ascii="Times New Roman" w:hAnsi="Cambria Math" w:cs="Times New Roman"/>
          <w:sz w:val="22"/>
          <w:szCs w:val="22"/>
          <w:lang w:val="en"/>
        </w:rPr>
        <w:t xml:space="preserve"> let alone pursue monitoring the system in the way the lab has envisioned.</w:t>
      </w:r>
      <w:commentRangeEnd w:id="55"/>
      <w:r w:rsidR="00F93711">
        <w:rPr>
          <w:rStyle w:val="Kommentarzeichen"/>
        </w:rPr>
        <w:commentReference w:id="55"/>
      </w:r>
    </w:p>
    <w:p w14:paraId="068F4CB7"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6580" w:type="dxa"/>
        <w:tblLayout w:type="fixed"/>
        <w:tblLook w:val="04A0" w:firstRow="1" w:lastRow="0" w:firstColumn="1" w:lastColumn="0" w:noHBand="0" w:noVBand="1"/>
      </w:tblPr>
      <w:tblGrid>
        <w:gridCol w:w="6580"/>
      </w:tblGrid>
      <w:tr w:rsidR="00C332A5" w14:paraId="15CC1759" w14:textId="77777777">
        <w:trPr>
          <w:trHeight w:val="7563"/>
        </w:trPr>
        <w:tc>
          <w:tcPr>
            <w:tcW w:w="6580" w:type="dxa"/>
          </w:tcPr>
          <w:p w14:paraId="427ECEB0"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7326E573" wp14:editId="363D7081">
                  <wp:extent cx="4114800" cy="5085715"/>
                  <wp:effectExtent l="0" t="0" r="13335"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rcRect/>
                          <a:stretch>
                            <a:fillRect/>
                          </a:stretch>
                        </pic:blipFill>
                        <pic:spPr>
                          <a:xfrm>
                            <a:off x="0" y="0"/>
                            <a:ext cx="4114800" cy="5085715"/>
                          </a:xfrm>
                          <a:prstGeom prst="rect">
                            <a:avLst/>
                          </a:prstGeom>
                          <a:noFill/>
                          <a:ln>
                            <a:noFill/>
                          </a:ln>
                        </pic:spPr>
                      </pic:pic>
                    </a:graphicData>
                  </a:graphic>
                </wp:inline>
              </w:drawing>
            </w:r>
          </w:p>
        </w:tc>
      </w:tr>
      <w:tr w:rsidR="00C332A5" w14:paraId="44F3A214" w14:textId="77777777">
        <w:trPr>
          <w:trHeight w:val="307"/>
        </w:trPr>
        <w:tc>
          <w:tcPr>
            <w:tcW w:w="6580" w:type="dxa"/>
          </w:tcPr>
          <w:p w14:paraId="51A869E7" w14:textId="77777777" w:rsidR="00C332A5" w:rsidRDefault="001271F9">
            <w:pPr>
              <w:widowControl/>
              <w:spacing w:line="360" w:lineRule="auto"/>
              <w:rPr>
                <w:rFonts w:ascii="Times New Roman" w:hAnsi="Cambria Math" w:cs="Times New Roman" w:hint="eastAsia"/>
                <w:sz w:val="22"/>
                <w:szCs w:val="22"/>
                <w:lang w:val="en"/>
              </w:rPr>
            </w:pPr>
            <w:commentRangeStart w:id="60"/>
            <w:proofErr w:type="spellStart"/>
            <w:r>
              <w:rPr>
                <w:rFonts w:ascii="Times New Roman" w:hAnsi="Cambria Math" w:cs="Times New Roman"/>
                <w:sz w:val="22"/>
                <w:szCs w:val="22"/>
                <w:lang w:val="en"/>
              </w:rPr>
              <w:t>SSmodel</w:t>
            </w:r>
            <w:commentRangeEnd w:id="60"/>
            <w:proofErr w:type="spellEnd"/>
            <w:r w:rsidR="00F93711">
              <w:rPr>
                <w:rStyle w:val="Kommentarzeichen"/>
              </w:rPr>
              <w:commentReference w:id="60"/>
            </w:r>
          </w:p>
        </w:tc>
      </w:tr>
    </w:tbl>
    <w:p w14:paraId="519DA6F7" w14:textId="77777777" w:rsidR="00C332A5" w:rsidRDefault="00C332A5">
      <w:pPr>
        <w:spacing w:line="360" w:lineRule="auto"/>
        <w:jc w:val="both"/>
        <w:rPr>
          <w:rFonts w:ascii="Times New Roman" w:hAnsi="Cambria Math" w:cs="Times New Roman" w:hint="eastAsia"/>
          <w:sz w:val="22"/>
          <w:szCs w:val="22"/>
          <w:lang w:val="en"/>
        </w:rPr>
      </w:pPr>
    </w:p>
    <w:p w14:paraId="281B396F" w14:textId="07FD1182" w:rsidR="00C332A5" w:rsidRDefault="001271F9">
      <w:pPr>
        <w:spacing w:line="300" w:lineRule="auto"/>
        <w:jc w:val="both"/>
        <w:rPr>
          <w:rFonts w:ascii="Times New Roman" w:hAnsi="Cambria Math" w:cs="Times New Roman" w:hint="eastAsia"/>
          <w:sz w:val="22"/>
          <w:szCs w:val="22"/>
          <w:lang w:val="en"/>
        </w:rPr>
      </w:pPr>
      <w:r>
        <w:rPr>
          <w:rFonts w:ascii="Ubuntu" w:eastAsia="Ubuntu" w:hAnsi="Ubuntu" w:cs="Ubuntu"/>
          <w:sz w:val="30"/>
          <w:szCs w:val="30"/>
          <w:lang w:val="en"/>
        </w:rPr>
        <w:lastRenderedPageBreak/>
        <w:t>4.1.1</w:t>
      </w:r>
      <w:r>
        <w:rPr>
          <w:rFonts w:ascii="Ubuntu" w:eastAsia="Ubuntu" w:hAnsi="Ubuntu" w:cs="Ubuntu"/>
          <w:sz w:val="30"/>
          <w:szCs w:val="30"/>
          <w:lang w:val="en"/>
        </w:rPr>
        <w:tab/>
        <w:t>Single-Strain Calibration Data</w:t>
      </w:r>
      <w:del w:id="61" w:author="Herr, Nora (059)" w:date="2019-11-25T14:15:00Z">
        <w:r w:rsidDel="00F93711">
          <w:rPr>
            <w:rFonts w:ascii="Ubuntu" w:eastAsia="Ubuntu" w:hAnsi="Ubuntu" w:cs="Ubuntu"/>
            <w:sz w:val="30"/>
            <w:szCs w:val="30"/>
            <w:lang w:val="en"/>
          </w:rPr>
          <w:delText>’s</w:delText>
        </w:r>
      </w:del>
      <w:r>
        <w:rPr>
          <w:rFonts w:ascii="Ubuntu" w:eastAsia="Ubuntu" w:hAnsi="Ubuntu" w:cs="Ubuntu"/>
          <w:sz w:val="30"/>
          <w:szCs w:val="30"/>
          <w:lang w:val="en"/>
        </w:rPr>
        <w:t xml:space="preserve"> Contributions</w:t>
      </w:r>
    </w:p>
    <w:p w14:paraId="377719C9" w14:textId="5D5C3D64" w:rsidR="00C332A5" w:rsidRDefault="001271F9">
      <w:pPr>
        <w:spacing w:line="360" w:lineRule="auto"/>
        <w:jc w:val="both"/>
        <w:rPr>
          <w:rFonts w:ascii="Times New Roman" w:hAnsi="Times New Roman" w:cs="Times New Roman"/>
          <w:sz w:val="22"/>
          <w:szCs w:val="22"/>
          <w:lang w:val="en"/>
        </w:rPr>
      </w:pPr>
      <w:r>
        <w:rPr>
          <w:rFonts w:ascii="Times New Roman" w:hAnsi="Times New Roman" w:cs="Times New Roman"/>
          <w:sz w:val="22"/>
          <w:szCs w:val="22"/>
          <w:lang w:val="en"/>
        </w:rPr>
        <w:t xml:space="preserve">The first models constructed </w:t>
      </w:r>
      <w:proofErr w:type="gramStart"/>
      <w:r>
        <w:rPr>
          <w:rFonts w:ascii="Times New Roman" w:hAnsi="Times New Roman" w:cs="Times New Roman"/>
          <w:sz w:val="22"/>
          <w:szCs w:val="22"/>
          <w:lang w:val="en"/>
        </w:rPr>
        <w:t xml:space="preserve">were </w:t>
      </w:r>
      <w:ins w:id="62" w:author="Herr, Nora (059)" w:date="2019-11-25T14:17:00Z">
        <w:r w:rsidR="00F93711">
          <w:rPr>
            <w:rFonts w:ascii="Times New Roman" w:hAnsi="Times New Roman" w:cs="Times New Roman"/>
            <w:sz w:val="22"/>
            <w:szCs w:val="22"/>
            <w:lang w:val="en"/>
          </w:rPr>
          <w:t>used</w:t>
        </w:r>
        <w:proofErr w:type="gramEnd"/>
        <w:r w:rsidR="00F93711">
          <w:rPr>
            <w:rFonts w:ascii="Times New Roman" w:hAnsi="Times New Roman" w:cs="Times New Roman"/>
            <w:sz w:val="22"/>
            <w:szCs w:val="22"/>
            <w:lang w:val="en"/>
          </w:rPr>
          <w:t xml:space="preserve"> </w:t>
        </w:r>
      </w:ins>
      <w:r>
        <w:rPr>
          <w:rFonts w:ascii="Times New Roman" w:hAnsi="Times New Roman" w:cs="Times New Roman"/>
          <w:sz w:val="22"/>
          <w:szCs w:val="22"/>
          <w:lang w:val="en"/>
        </w:rPr>
        <w:t>for the analysis of the Screen 4 (S4) data measurements. At the time it was unknown which wavelength would serve as a proxy concentration</w:t>
      </w:r>
      <w:ins w:id="63" w:author="Herr, Nora (059)" w:date="2019-11-25T14:17:00Z">
        <w:r w:rsidR="00F93711">
          <w:rPr>
            <w:rFonts w:ascii="Times New Roman" w:hAnsi="Times New Roman" w:cs="Times New Roman"/>
            <w:sz w:val="22"/>
            <w:szCs w:val="22"/>
            <w:lang w:val="en"/>
          </w:rPr>
          <w:t xml:space="preserve">, </w:t>
        </w:r>
        <w:proofErr w:type="spellStart"/>
        <w:r w:rsidR="00F93711">
          <w:rPr>
            <w:rFonts w:ascii="Times New Roman" w:hAnsi="Times New Roman" w:cs="Times New Roman"/>
            <w:sz w:val="22"/>
            <w:szCs w:val="22"/>
            <w:lang w:val="en"/>
          </w:rPr>
          <w:t>hence</w:t>
        </w:r>
      </w:ins>
      <w:del w:id="64" w:author="Herr, Nora (059)" w:date="2019-11-25T14:17:00Z">
        <w:r w:rsidDel="00F93711">
          <w:rPr>
            <w:rFonts w:ascii="Times New Roman" w:hAnsi="Times New Roman" w:cs="Times New Roman"/>
            <w:sz w:val="22"/>
            <w:szCs w:val="22"/>
            <w:lang w:val="en"/>
          </w:rPr>
          <w:delText xml:space="preserve"> and so </w:delText>
        </w:r>
      </w:del>
      <w:r>
        <w:rPr>
          <w:rFonts w:ascii="Times New Roman" w:hAnsi="Times New Roman" w:cs="Times New Roman"/>
          <w:sz w:val="22"/>
          <w:szCs w:val="22"/>
          <w:lang w:val="en"/>
        </w:rPr>
        <w:t>all</w:t>
      </w:r>
      <w:proofErr w:type="spellEnd"/>
      <w:r>
        <w:rPr>
          <w:rFonts w:ascii="Times New Roman" w:hAnsi="Times New Roman" w:cs="Times New Roman"/>
          <w:sz w:val="22"/>
          <w:szCs w:val="22"/>
          <w:lang w:val="en"/>
        </w:rPr>
        <w:t xml:space="preserve"> wavelengths of the measured spectrum </w:t>
      </w:r>
      <w:proofErr w:type="gramStart"/>
      <w:r>
        <w:rPr>
          <w:rFonts w:ascii="Times New Roman" w:hAnsi="Times New Roman" w:cs="Times New Roman"/>
          <w:sz w:val="22"/>
          <w:szCs w:val="22"/>
          <w:lang w:val="en"/>
        </w:rPr>
        <w:t>were modeled</w:t>
      </w:r>
      <w:proofErr w:type="gramEnd"/>
      <w:r>
        <w:rPr>
          <w:rFonts w:ascii="Times New Roman" w:hAnsi="Times New Roman" w:cs="Times New Roman"/>
          <w:sz w:val="22"/>
          <w:szCs w:val="22"/>
          <w:lang w:val="en"/>
        </w:rPr>
        <w:t xml:space="preserve"> (A</w:t>
      </w:r>
      <w:r>
        <w:rPr>
          <w:rStyle w:val="Hervorhebung"/>
          <w:rFonts w:ascii="Times New Roman" w:eastAsia="SimSun" w:hAnsi="Times New Roman" w:cs="Times New Roman"/>
          <w:sz w:val="22"/>
          <w:szCs w:val="22"/>
          <w:vertAlign w:val="subscript"/>
          <w:lang w:bidi="ar"/>
        </w:rPr>
        <w:t>λ</w:t>
      </w:r>
      <w:r>
        <w:rPr>
          <w:rStyle w:val="Hervorhebung"/>
          <w:rFonts w:ascii="Times New Roman" w:eastAsia="SimSun" w:hAnsi="Times New Roman" w:cs="Times New Roman"/>
          <w:sz w:val="22"/>
          <w:szCs w:val="22"/>
          <w:lang w:val="en" w:bidi="ar"/>
        </w:rPr>
        <w:t xml:space="preserve"> ~ </w:t>
      </w:r>
      <w:r>
        <w:rPr>
          <w:rFonts w:ascii="Times New Roman" w:hAnsi="Times New Roman" w:cs="Times New Roman"/>
          <w:sz w:val="22"/>
          <w:szCs w:val="22"/>
          <w:lang w:val="en"/>
        </w:rPr>
        <w:t>A</w:t>
      </w:r>
      <w:r>
        <w:rPr>
          <w:rFonts w:ascii="Times New Roman" w:hAnsi="Times New Roman" w:cs="Times New Roman"/>
          <w:sz w:val="22"/>
          <w:szCs w:val="22"/>
          <w:vertAlign w:val="subscript"/>
          <w:lang w:val="en"/>
        </w:rPr>
        <w:t>680</w:t>
      </w:r>
      <w:r>
        <w:rPr>
          <w:rFonts w:ascii="Times New Roman" w:hAnsi="Times New Roman" w:cs="Times New Roman"/>
          <w:sz w:val="22"/>
          <w:szCs w:val="22"/>
          <w:lang w:val="en"/>
        </w:rPr>
        <w:t xml:space="preserve"> + A</w:t>
      </w:r>
      <w:r>
        <w:rPr>
          <w:rFonts w:ascii="Times New Roman" w:hAnsi="Times New Roman" w:cs="Times New Roman"/>
          <w:sz w:val="22"/>
          <w:szCs w:val="22"/>
          <w:vertAlign w:val="subscript"/>
          <w:lang w:val="en"/>
        </w:rPr>
        <w:t>750</w:t>
      </w:r>
      <w:r>
        <w:rPr>
          <w:rFonts w:ascii="Times New Roman" w:hAnsi="Times New Roman" w:cs="Times New Roman"/>
          <w:sz w:val="22"/>
          <w:szCs w:val="22"/>
          <w:lang w:val="en"/>
        </w:rPr>
        <w:t xml:space="preserve">). Browsing through any of those model’s predictions against the known concentration (as in </w:t>
      </w:r>
      <w:proofErr w:type="spellStart"/>
      <w:r>
        <w:rPr>
          <w:rFonts w:ascii="Times New Roman" w:hAnsi="Times New Roman" w:cs="Times New Roman"/>
          <w:b/>
          <w:bCs/>
          <w:sz w:val="22"/>
          <w:szCs w:val="22"/>
          <w:lang w:val="en"/>
        </w:rPr>
        <w:t>figureSSmodel</w:t>
      </w:r>
      <w:proofErr w:type="spellEnd"/>
      <w:r>
        <w:rPr>
          <w:rFonts w:ascii="Times New Roman" w:hAnsi="Times New Roman" w:cs="Times New Roman"/>
          <w:b/>
          <w:bCs/>
          <w:sz w:val="22"/>
          <w:szCs w:val="22"/>
          <w:lang w:val="en"/>
        </w:rPr>
        <w:t xml:space="preserve">), </w:t>
      </w:r>
      <w:r>
        <w:rPr>
          <w:rFonts w:ascii="Times New Roman" w:hAnsi="Times New Roman" w:cs="Times New Roman"/>
          <w:sz w:val="22"/>
          <w:szCs w:val="22"/>
          <w:lang w:val="en"/>
        </w:rPr>
        <w:t xml:space="preserve">it becomes obvious that only one </w:t>
      </w:r>
      <w:proofErr w:type="spellStart"/>
      <w:r>
        <w:rPr>
          <w:rFonts w:ascii="Times New Roman" w:hAnsi="Times New Roman" w:cs="Times New Roman"/>
          <w:sz w:val="22"/>
          <w:szCs w:val="22"/>
          <w:lang w:val="en"/>
        </w:rPr>
        <w:t>regressor</w:t>
      </w:r>
      <w:proofErr w:type="spellEnd"/>
      <w:r>
        <w:rPr>
          <w:rFonts w:ascii="Times New Roman" w:hAnsi="Times New Roman" w:cs="Times New Roman"/>
          <w:sz w:val="22"/>
          <w:szCs w:val="22"/>
          <w:lang w:val="en"/>
        </w:rPr>
        <w:t xml:space="preserve"> wavelength would suffice since only subtle differences in the range of the predictions themselves are present in each of these models. To avoid choosing a wavelength arbitrarily, </w:t>
      </w:r>
      <w:del w:id="65" w:author="Herr, Nora (059)" w:date="2019-11-25T14:18:00Z">
        <w:r w:rsidDel="00F93711">
          <w:rPr>
            <w:rFonts w:ascii="Times New Roman" w:hAnsi="Times New Roman" w:cs="Times New Roman"/>
            <w:sz w:val="22"/>
            <w:szCs w:val="22"/>
            <w:lang w:val="en"/>
          </w:rPr>
          <w:delText xml:space="preserve">the </w:delText>
        </w:r>
      </w:del>
      <w:ins w:id="66" w:author="Herr, Nora (059)" w:date="2019-11-25T14:18:00Z">
        <w:r w:rsidR="00F93711">
          <w:rPr>
            <w:rFonts w:ascii="Times New Roman" w:hAnsi="Times New Roman" w:cs="Times New Roman"/>
            <w:sz w:val="22"/>
            <w:szCs w:val="22"/>
            <w:lang w:val="en"/>
          </w:rPr>
          <w:t xml:space="preserve">scientific </w:t>
        </w:r>
      </w:ins>
      <w:r>
        <w:rPr>
          <w:rFonts w:ascii="Times New Roman" w:hAnsi="Times New Roman" w:cs="Times New Roman"/>
          <w:sz w:val="22"/>
          <w:szCs w:val="22"/>
          <w:lang w:val="en"/>
        </w:rPr>
        <w:t xml:space="preserve">literature </w:t>
      </w:r>
      <w:proofErr w:type="gramStart"/>
      <w:r>
        <w:rPr>
          <w:rFonts w:ascii="Times New Roman" w:hAnsi="Times New Roman" w:cs="Times New Roman"/>
          <w:sz w:val="22"/>
          <w:szCs w:val="22"/>
          <w:lang w:val="en"/>
        </w:rPr>
        <w:t>w</w:t>
      </w:r>
      <w:ins w:id="67" w:author="Herr, Nora (059)" w:date="2019-11-25T14:18:00Z">
        <w:r w:rsidR="00F93711">
          <w:rPr>
            <w:rFonts w:ascii="Times New Roman" w:hAnsi="Times New Roman" w:cs="Times New Roman"/>
            <w:sz w:val="22"/>
            <w:szCs w:val="22"/>
            <w:lang w:val="en"/>
          </w:rPr>
          <w:t>as</w:t>
        </w:r>
      </w:ins>
      <w:del w:id="68" w:author="Herr, Nora (059)" w:date="2019-11-25T14:18:00Z">
        <w:r w:rsidDel="00F93711">
          <w:rPr>
            <w:rFonts w:ascii="Times New Roman" w:hAnsi="Times New Roman" w:cs="Times New Roman"/>
            <w:sz w:val="22"/>
            <w:szCs w:val="22"/>
            <w:lang w:val="en"/>
          </w:rPr>
          <w:delText>ere</w:delText>
        </w:r>
      </w:del>
      <w:r>
        <w:rPr>
          <w:rFonts w:ascii="Times New Roman" w:hAnsi="Times New Roman" w:cs="Times New Roman"/>
          <w:sz w:val="22"/>
          <w:szCs w:val="22"/>
          <w:lang w:val="en"/>
        </w:rPr>
        <w:t xml:space="preserve"> </w:t>
      </w:r>
      <w:del w:id="69" w:author="Herr, Nora (059)" w:date="2019-11-25T14:19:00Z">
        <w:r w:rsidDel="00F93711">
          <w:rPr>
            <w:rFonts w:ascii="Times New Roman" w:hAnsi="Times New Roman" w:cs="Times New Roman"/>
            <w:sz w:val="22"/>
            <w:szCs w:val="22"/>
            <w:lang w:val="en"/>
          </w:rPr>
          <w:delText xml:space="preserve">scanned </w:delText>
        </w:r>
      </w:del>
      <w:ins w:id="70" w:author="Herr, Nora (059)" w:date="2019-11-25T14:19:00Z">
        <w:r w:rsidR="00F93711">
          <w:rPr>
            <w:rFonts w:ascii="Times New Roman" w:hAnsi="Times New Roman" w:cs="Times New Roman"/>
            <w:sz w:val="22"/>
            <w:szCs w:val="22"/>
            <w:lang w:val="en"/>
          </w:rPr>
          <w:t>consulted</w:t>
        </w:r>
        <w:proofErr w:type="gramEnd"/>
        <w:r w:rsidR="00F93711">
          <w:rPr>
            <w:rFonts w:ascii="Times New Roman" w:hAnsi="Times New Roman" w:cs="Times New Roman"/>
            <w:sz w:val="22"/>
            <w:szCs w:val="22"/>
            <w:lang w:val="en"/>
          </w:rPr>
          <w:t xml:space="preserve"> </w:t>
        </w:r>
      </w:ins>
      <w:r>
        <w:rPr>
          <w:rFonts w:ascii="Times New Roman" w:hAnsi="Times New Roman" w:cs="Times New Roman"/>
          <w:sz w:val="22"/>
          <w:szCs w:val="22"/>
          <w:lang w:val="en"/>
        </w:rPr>
        <w:t xml:space="preserve">for information </w:t>
      </w:r>
      <w:del w:id="71" w:author="Herr, Nora (059)" w:date="2019-11-25T14:18:00Z">
        <w:r w:rsidDel="00F93711">
          <w:rPr>
            <w:rFonts w:ascii="Times New Roman" w:hAnsi="Times New Roman" w:cs="Times New Roman"/>
            <w:sz w:val="22"/>
            <w:szCs w:val="22"/>
            <w:lang w:val="en"/>
          </w:rPr>
          <w:delText xml:space="preserve">which would </w:delText>
        </w:r>
      </w:del>
      <w:r>
        <w:rPr>
          <w:rFonts w:ascii="Times New Roman" w:hAnsi="Times New Roman" w:cs="Times New Roman"/>
          <w:sz w:val="22"/>
          <w:szCs w:val="22"/>
          <w:lang w:val="en"/>
        </w:rPr>
        <w:t>indicat</w:t>
      </w:r>
      <w:ins w:id="72" w:author="Herr, Nora (059)" w:date="2019-11-25T14:18:00Z">
        <w:r w:rsidR="00F93711">
          <w:rPr>
            <w:rFonts w:ascii="Times New Roman" w:hAnsi="Times New Roman" w:cs="Times New Roman"/>
            <w:sz w:val="22"/>
            <w:szCs w:val="22"/>
            <w:lang w:val="en"/>
          </w:rPr>
          <w:t>ing</w:t>
        </w:r>
      </w:ins>
      <w:del w:id="73" w:author="Herr, Nora (059)" w:date="2019-11-25T14:18:00Z">
        <w:r w:rsidDel="00F93711">
          <w:rPr>
            <w:rFonts w:ascii="Times New Roman" w:hAnsi="Times New Roman" w:cs="Times New Roman"/>
            <w:sz w:val="22"/>
            <w:szCs w:val="22"/>
            <w:lang w:val="en"/>
          </w:rPr>
          <w:delText>e</w:delText>
        </w:r>
      </w:del>
      <w:r>
        <w:rPr>
          <w:rFonts w:ascii="Times New Roman" w:hAnsi="Times New Roman" w:cs="Times New Roman"/>
          <w:sz w:val="22"/>
          <w:szCs w:val="22"/>
          <w:lang w:val="en"/>
        </w:rPr>
        <w:t xml:space="preserve"> the optimal wavelength to serve as a proxy concentration measurement. The literature provided information as to which wavelengths to use as </w:t>
      </w:r>
      <w:proofErr w:type="spellStart"/>
      <w:r>
        <w:rPr>
          <w:rFonts w:ascii="Times New Roman" w:hAnsi="Times New Roman" w:cs="Times New Roman"/>
          <w:sz w:val="22"/>
          <w:szCs w:val="22"/>
          <w:lang w:val="en"/>
        </w:rPr>
        <w:t>regressands</w:t>
      </w:r>
      <w:proofErr w:type="spellEnd"/>
      <w:r>
        <w:rPr>
          <w:rFonts w:ascii="Times New Roman" w:hAnsi="Times New Roman" w:cs="Times New Roman"/>
          <w:sz w:val="22"/>
          <w:szCs w:val="22"/>
          <w:lang w:val="en"/>
        </w:rPr>
        <w:t xml:space="preserve"> in single component systems, often citing the usage of the sharpest and maximally absorbing wavelength for a given compound</w:t>
      </w:r>
      <w:ins w:id="74" w:author="Herr, Nora (059)" w:date="2019-11-25T14:19:00Z">
        <w:r w:rsidR="00F0471C">
          <w:rPr>
            <w:rFonts w:ascii="Times New Roman" w:hAnsi="Times New Roman" w:cs="Times New Roman"/>
            <w:sz w:val="22"/>
            <w:szCs w:val="22"/>
            <w:lang w:val="en"/>
          </w:rPr>
          <w:t xml:space="preserve"> </w:t>
        </w:r>
      </w:ins>
      <w:r>
        <w:rPr>
          <w:rFonts w:ascii="Times New Roman" w:hAnsi="Times New Roman" w:cs="Times New Roman"/>
          <w:b/>
          <w:bCs/>
          <w:sz w:val="22"/>
          <w:szCs w:val="22"/>
          <w:lang w:val="en"/>
        </w:rPr>
        <w:t>[</w:t>
      </w:r>
      <w:proofErr w:type="spellStart"/>
      <w:r>
        <w:rPr>
          <w:rFonts w:ascii="Times New Roman" w:hAnsi="Times New Roman" w:cs="Times New Roman"/>
          <w:b/>
          <w:bCs/>
          <w:sz w:val="22"/>
          <w:szCs w:val="22"/>
          <w:lang w:val="en"/>
        </w:rPr>
        <w:t>chlamy</w:t>
      </w:r>
      <w:proofErr w:type="spellEnd"/>
      <w:r>
        <w:rPr>
          <w:rFonts w:ascii="Times New Roman" w:hAnsi="Times New Roman" w:cs="Times New Roman"/>
          <w:b/>
          <w:bCs/>
          <w:sz w:val="22"/>
          <w:szCs w:val="22"/>
          <w:lang w:val="en"/>
        </w:rPr>
        <w:t xml:space="preserve"> papers]</w:t>
      </w:r>
      <w:r>
        <w:rPr>
          <w:rFonts w:ascii="Times New Roman" w:hAnsi="Times New Roman" w:cs="Times New Roman"/>
          <w:sz w:val="22"/>
          <w:szCs w:val="22"/>
          <w:lang w:val="en"/>
        </w:rPr>
        <w:t xml:space="preserve">. For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this meant using A</w:t>
      </w:r>
      <w:r>
        <w:rPr>
          <w:rFonts w:ascii="Times New Roman" w:hAnsi="Times New Roman" w:cs="Times New Roman"/>
          <w:sz w:val="22"/>
          <w:szCs w:val="22"/>
          <w:vertAlign w:val="subscript"/>
          <w:lang w:val="en"/>
        </w:rPr>
        <w:t>680</w:t>
      </w:r>
      <w:r>
        <w:rPr>
          <w:rFonts w:ascii="Times New Roman" w:hAnsi="Times New Roman" w:cs="Times New Roman"/>
          <w:b/>
          <w:bCs/>
          <w:sz w:val="22"/>
          <w:szCs w:val="22"/>
          <w:lang w:val="en"/>
        </w:rPr>
        <w:t xml:space="preserve"> [chemistry tome, </w:t>
      </w:r>
      <w:proofErr w:type="spellStart"/>
      <w:r>
        <w:rPr>
          <w:rFonts w:ascii="Times New Roman" w:hAnsi="Times New Roman" w:cs="Times New Roman"/>
          <w:b/>
          <w:bCs/>
          <w:sz w:val="22"/>
          <w:szCs w:val="22"/>
          <w:lang w:val="en"/>
        </w:rPr>
        <w:t>interfrence</w:t>
      </w:r>
      <w:proofErr w:type="spellEnd"/>
      <w:r>
        <w:rPr>
          <w:rFonts w:ascii="Times New Roman" w:hAnsi="Times New Roman" w:cs="Times New Roman"/>
          <w:b/>
          <w:bCs/>
          <w:sz w:val="22"/>
          <w:szCs w:val="22"/>
          <w:lang w:val="en"/>
        </w:rPr>
        <w:t xml:space="preserve"> by], </w:t>
      </w:r>
      <w:r>
        <w:rPr>
          <w:rFonts w:ascii="Times New Roman" w:hAnsi="Times New Roman" w:cs="Times New Roman"/>
          <w:sz w:val="22"/>
          <w:szCs w:val="22"/>
          <w:lang w:val="en"/>
        </w:rPr>
        <w:t>which the spectrum data in (</w:t>
      </w:r>
      <w:proofErr w:type="spellStart"/>
      <w:r>
        <w:rPr>
          <w:rFonts w:ascii="Times New Roman" w:hAnsi="Times New Roman" w:cs="Times New Roman"/>
          <w:b/>
          <w:bCs/>
          <w:sz w:val="22"/>
          <w:szCs w:val="22"/>
          <w:lang w:val="en"/>
        </w:rPr>
        <w:t>FigureSpectrum</w:t>
      </w:r>
      <w:proofErr w:type="spellEnd"/>
      <w:r>
        <w:rPr>
          <w:rFonts w:ascii="Times New Roman" w:hAnsi="Times New Roman" w:cs="Times New Roman"/>
          <w:b/>
          <w:bCs/>
          <w:sz w:val="22"/>
          <w:szCs w:val="22"/>
          <w:lang w:val="en"/>
        </w:rPr>
        <w:t>)</w:t>
      </w:r>
      <w:r>
        <w:rPr>
          <w:rFonts w:ascii="Times New Roman" w:hAnsi="Times New Roman" w:cs="Times New Roman"/>
          <w:sz w:val="22"/>
          <w:szCs w:val="22"/>
          <w:lang w:val="en"/>
        </w:rPr>
        <w:t xml:space="preserve"> confirms as there is a spike at 680</w:t>
      </w:r>
      <w:del w:id="75" w:author="Herr, Nora (059)" w:date="2019-11-25T14:19:00Z">
        <w:r w:rsidDel="00F0471C">
          <w:rPr>
            <w:rFonts w:ascii="Times New Roman" w:hAnsi="Times New Roman" w:cs="Times New Roman"/>
            <w:sz w:val="22"/>
            <w:szCs w:val="22"/>
            <w:lang w:val="en"/>
          </w:rPr>
          <w:delText xml:space="preserve"> </w:delText>
        </w:r>
      </w:del>
      <w:r>
        <w:rPr>
          <w:rFonts w:ascii="Times New Roman" w:hAnsi="Times New Roman" w:cs="Times New Roman"/>
          <w:sz w:val="22"/>
          <w:szCs w:val="22"/>
          <w:lang w:val="en"/>
        </w:rPr>
        <w:t xml:space="preserve">nm, as is expected given </w:t>
      </w:r>
      <w:proofErr w:type="spellStart"/>
      <w:r>
        <w:rPr>
          <w:rFonts w:ascii="Times New Roman" w:hAnsi="Times New Roman" w:cs="Times New Roman"/>
          <w:sz w:val="22"/>
          <w:szCs w:val="22"/>
          <w:lang w:val="en"/>
        </w:rPr>
        <w:t>Chlamy’s</w:t>
      </w:r>
      <w:proofErr w:type="spellEnd"/>
      <w:r>
        <w:rPr>
          <w:rFonts w:ascii="Times New Roman" w:hAnsi="Times New Roman" w:cs="Times New Roman"/>
          <w:sz w:val="22"/>
          <w:szCs w:val="22"/>
          <w:lang w:val="en"/>
        </w:rPr>
        <w:t xml:space="preserve"> chlorophyll content. Although 680</w:t>
      </w:r>
      <w:del w:id="76" w:author="Herr, Nora (059)" w:date="2019-11-25T14:20:00Z">
        <w:r w:rsidDel="00F0471C">
          <w:rPr>
            <w:rFonts w:ascii="Times New Roman" w:hAnsi="Times New Roman" w:cs="Times New Roman"/>
            <w:sz w:val="22"/>
            <w:szCs w:val="22"/>
            <w:lang w:val="en"/>
          </w:rPr>
          <w:delText xml:space="preserve"> </w:delText>
        </w:r>
      </w:del>
      <w:r>
        <w:rPr>
          <w:rFonts w:ascii="Times New Roman" w:hAnsi="Times New Roman" w:cs="Times New Roman"/>
          <w:sz w:val="22"/>
          <w:szCs w:val="22"/>
          <w:lang w:val="en"/>
        </w:rPr>
        <w:t xml:space="preserve">nm is not the maximally absorbing peak, it is the sharpest peak as the </w:t>
      </w:r>
      <w:ins w:id="77" w:author="Herr, Nora (059)" w:date="2019-11-25T14:20:00Z">
        <w:r w:rsidR="00F0471C">
          <w:rPr>
            <w:rFonts w:ascii="Times New Roman" w:hAnsi="Times New Roman" w:cs="Times New Roman"/>
            <w:sz w:val="22"/>
            <w:szCs w:val="22"/>
            <w:lang w:val="en"/>
          </w:rPr>
          <w:t xml:space="preserve">two </w:t>
        </w:r>
      </w:ins>
      <w:r>
        <w:rPr>
          <w:rFonts w:ascii="Times New Roman" w:hAnsi="Times New Roman" w:cs="Times New Roman"/>
          <w:sz w:val="22"/>
          <w:szCs w:val="22"/>
          <w:lang w:val="en"/>
        </w:rPr>
        <w:t xml:space="preserve">other </w:t>
      </w:r>
      <w:del w:id="78" w:author="Herr, Nora (059)" w:date="2019-11-25T14:20:00Z">
        <w:r w:rsidDel="00F0471C">
          <w:rPr>
            <w:rFonts w:ascii="Times New Roman" w:hAnsi="Times New Roman" w:cs="Times New Roman"/>
            <w:sz w:val="22"/>
            <w:szCs w:val="22"/>
            <w:lang w:val="en"/>
          </w:rPr>
          <w:delText xml:space="preserve">two </w:delText>
        </w:r>
      </w:del>
      <w:r>
        <w:rPr>
          <w:rFonts w:ascii="Times New Roman" w:hAnsi="Times New Roman" w:cs="Times New Roman"/>
          <w:sz w:val="22"/>
          <w:szCs w:val="22"/>
          <w:lang w:val="en"/>
        </w:rPr>
        <w:t xml:space="preserve">peaks are overlapping and broad. Continued probing for a representative absorbance wavelength to use for subsequent analyses reveals that neighboring wavelengths produce similar values as noted in the continuous nature of the absorbance spectrum </w:t>
      </w:r>
      <w:proofErr w:type="spellStart"/>
      <w:r>
        <w:rPr>
          <w:rFonts w:ascii="Times New Roman" w:hAnsi="Times New Roman" w:cs="Times New Roman"/>
          <w:b/>
          <w:bCs/>
          <w:sz w:val="22"/>
          <w:szCs w:val="22"/>
          <w:lang w:val="en"/>
        </w:rPr>
        <w:t>FigureSpectrum</w:t>
      </w:r>
      <w:proofErr w:type="spellEnd"/>
      <w:r>
        <w:rPr>
          <w:rFonts w:ascii="Times New Roman" w:hAnsi="Times New Roman" w:cs="Times New Roman"/>
          <w:b/>
          <w:bCs/>
          <w:sz w:val="22"/>
          <w:szCs w:val="22"/>
          <w:lang w:val="en"/>
        </w:rPr>
        <w:t xml:space="preserve">. </w:t>
      </w:r>
      <w:r>
        <w:rPr>
          <w:rFonts w:ascii="Times New Roman" w:hAnsi="Times New Roman" w:cs="Times New Roman"/>
          <w:sz w:val="22"/>
          <w:szCs w:val="22"/>
          <w:lang w:val="en"/>
        </w:rPr>
        <w:t>It was reasoned that the wavelength with the least correlation to both A</w:t>
      </w:r>
      <w:r>
        <w:rPr>
          <w:rFonts w:ascii="Times New Roman" w:hAnsi="Times New Roman" w:cs="Times New Roman"/>
          <w:sz w:val="22"/>
          <w:szCs w:val="22"/>
          <w:vertAlign w:val="subscript"/>
          <w:lang w:val="en"/>
        </w:rPr>
        <w:t>680</w:t>
      </w:r>
      <w:r>
        <w:rPr>
          <w:rFonts w:ascii="Times New Roman" w:hAnsi="Times New Roman" w:cs="Times New Roman"/>
          <w:sz w:val="22"/>
          <w:szCs w:val="22"/>
          <w:lang w:val="en"/>
        </w:rPr>
        <w:t xml:space="preserve"> and A</w:t>
      </w:r>
      <w:r>
        <w:rPr>
          <w:rFonts w:ascii="Times New Roman" w:hAnsi="Times New Roman" w:cs="Times New Roman"/>
          <w:sz w:val="22"/>
          <w:szCs w:val="22"/>
          <w:vertAlign w:val="subscript"/>
          <w:lang w:val="en"/>
        </w:rPr>
        <w:t>750</w:t>
      </w:r>
      <w:r>
        <w:rPr>
          <w:rFonts w:ascii="Times New Roman" w:hAnsi="Times New Roman" w:cs="Times New Roman"/>
          <w:sz w:val="22"/>
          <w:szCs w:val="22"/>
          <w:lang w:val="en"/>
        </w:rPr>
        <w:t xml:space="preserve"> might be the least arbitrary choice and Panda’s built-in Pearson’s correlation implementation is used to obtain the spectrum correlation values</w:t>
      </w:r>
      <w:ins w:id="79" w:author="Herr, Nora (059)" w:date="2019-11-25T14:22:00Z">
        <w:r w:rsidR="00F0471C">
          <w:rPr>
            <w:rFonts w:ascii="Times New Roman" w:hAnsi="Times New Roman" w:cs="Times New Roman"/>
            <w:sz w:val="22"/>
            <w:szCs w:val="22"/>
            <w:lang w:val="en"/>
          </w:rPr>
          <w:t xml:space="preserve"> </w:t>
        </w:r>
      </w:ins>
      <w:r>
        <w:rPr>
          <w:rFonts w:ascii="Times New Roman" w:hAnsi="Times New Roman" w:cs="Times New Roman"/>
          <w:b/>
          <w:bCs/>
          <w:sz w:val="22"/>
          <w:szCs w:val="22"/>
          <w:lang w:val="en"/>
        </w:rPr>
        <w:t xml:space="preserve">[cite </w:t>
      </w:r>
      <w:proofErr w:type="spellStart"/>
      <w:proofErr w:type="gramStart"/>
      <w:r>
        <w:rPr>
          <w:rFonts w:ascii="Times New Roman" w:hAnsi="Times New Roman" w:cs="Times New Roman"/>
          <w:b/>
          <w:bCs/>
          <w:sz w:val="22"/>
          <w:szCs w:val="22"/>
          <w:lang w:val="en"/>
        </w:rPr>
        <w:t>pearsons</w:t>
      </w:r>
      <w:proofErr w:type="spellEnd"/>
      <w:proofErr w:type="gramEnd"/>
      <w:r>
        <w:rPr>
          <w:rFonts w:ascii="Times New Roman" w:hAnsi="Times New Roman" w:cs="Times New Roman"/>
          <w:b/>
          <w:bCs/>
          <w:sz w:val="22"/>
          <w:szCs w:val="22"/>
          <w:lang w:val="en"/>
        </w:rPr>
        <w:t>]</w:t>
      </w:r>
      <w:r>
        <w:rPr>
          <w:rFonts w:ascii="Times New Roman" w:hAnsi="Times New Roman" w:cs="Times New Roman"/>
          <w:sz w:val="22"/>
          <w:szCs w:val="22"/>
          <w:lang w:val="en"/>
        </w:rPr>
        <w:t xml:space="preserve">. A special function </w:t>
      </w:r>
      <w:proofErr w:type="gramStart"/>
      <w:r>
        <w:rPr>
          <w:rFonts w:ascii="Times New Roman" w:hAnsi="Times New Roman" w:cs="Times New Roman"/>
          <w:sz w:val="22"/>
          <w:szCs w:val="22"/>
          <w:lang w:val="en"/>
        </w:rPr>
        <w:t>is written</w:t>
      </w:r>
      <w:proofErr w:type="gramEnd"/>
      <w:r>
        <w:rPr>
          <w:rFonts w:ascii="Times New Roman" w:hAnsi="Times New Roman" w:cs="Times New Roman"/>
          <w:sz w:val="22"/>
          <w:szCs w:val="22"/>
          <w:lang w:val="en"/>
        </w:rPr>
        <w:t xml:space="preserve"> to find the sums of minimums with respect to each of S4’s constrained </w:t>
      </w:r>
      <w:del w:id="80" w:author="Herr, Nora (059)" w:date="2019-11-25T14:23:00Z">
        <w:r w:rsidDel="00F0471C">
          <w:rPr>
            <w:rFonts w:ascii="Times New Roman" w:hAnsi="Times New Roman" w:cs="Times New Roman"/>
            <w:sz w:val="22"/>
            <w:szCs w:val="22"/>
            <w:lang w:val="en"/>
          </w:rPr>
          <w:delText>wavelengths which</w:delText>
        </w:r>
      </w:del>
      <w:ins w:id="81" w:author="Herr, Nora (059)" w:date="2019-11-25T14:23:00Z">
        <w:r w:rsidR="00F0471C">
          <w:rPr>
            <w:rFonts w:ascii="Times New Roman" w:hAnsi="Times New Roman" w:cs="Times New Roman"/>
            <w:sz w:val="22"/>
            <w:szCs w:val="22"/>
            <w:lang w:val="en"/>
          </w:rPr>
          <w:t>wavelengths, which</w:t>
        </w:r>
      </w:ins>
      <w:r>
        <w:rPr>
          <w:rFonts w:ascii="Times New Roman" w:hAnsi="Times New Roman" w:cs="Times New Roman"/>
          <w:sz w:val="22"/>
          <w:szCs w:val="22"/>
          <w:lang w:val="en"/>
        </w:rPr>
        <w:t xml:space="preserve"> reveal the minima at A</w:t>
      </w:r>
      <w:r>
        <w:rPr>
          <w:rFonts w:ascii="Times New Roman" w:hAnsi="Times New Roman" w:cs="Times New Roman"/>
          <w:sz w:val="22"/>
          <w:szCs w:val="22"/>
          <w:vertAlign w:val="subscript"/>
          <w:lang w:val="en"/>
        </w:rPr>
        <w:t>560</w:t>
      </w:r>
      <w:ins w:id="82" w:author="Herr, Nora (059)" w:date="2019-11-25T14:23:00Z">
        <w:r w:rsidR="00F0471C">
          <w:rPr>
            <w:rFonts w:ascii="Times New Roman" w:hAnsi="Times New Roman" w:cs="Times New Roman"/>
            <w:sz w:val="22"/>
            <w:szCs w:val="22"/>
            <w:lang w:val="en"/>
          </w:rPr>
          <w:t xml:space="preserve"> </w:t>
        </w:r>
        <w:proofErr w:type="spellStart"/>
        <w:r w:rsidR="00F0471C">
          <w:rPr>
            <w:rFonts w:ascii="Times New Roman" w:hAnsi="Times New Roman" w:cs="Times New Roman"/>
            <w:sz w:val="22"/>
            <w:szCs w:val="22"/>
            <w:lang w:val="en"/>
          </w:rPr>
          <w:t>as</w:t>
        </w:r>
      </w:ins>
      <w:del w:id="83" w:author="Herr, Nora (059)" w:date="2019-11-25T14:23:00Z">
        <w:r w:rsidDel="00F0471C">
          <w:rPr>
            <w:rFonts w:ascii="Times New Roman" w:hAnsi="Times New Roman" w:cs="Times New Roman"/>
            <w:sz w:val="22"/>
            <w:szCs w:val="22"/>
            <w:lang w:val="en"/>
          </w:rPr>
          <w:delText xml:space="preserve">, </w:delText>
        </w:r>
      </w:del>
      <w:r>
        <w:rPr>
          <w:rFonts w:ascii="Times New Roman" w:hAnsi="Times New Roman" w:cs="Times New Roman"/>
          <w:sz w:val="22"/>
          <w:szCs w:val="22"/>
          <w:lang w:val="en"/>
        </w:rPr>
        <w:t>seen</w:t>
      </w:r>
      <w:proofErr w:type="spellEnd"/>
      <w:r>
        <w:rPr>
          <w:rFonts w:ascii="Times New Roman" w:hAnsi="Times New Roman" w:cs="Times New Roman"/>
          <w:sz w:val="22"/>
          <w:szCs w:val="22"/>
          <w:lang w:val="en"/>
        </w:rPr>
        <w:t xml:space="preserve"> in </w:t>
      </w:r>
      <w:proofErr w:type="spellStart"/>
      <w:r>
        <w:rPr>
          <w:rFonts w:ascii="Times New Roman" w:hAnsi="Times New Roman" w:cs="Times New Roman"/>
          <w:b/>
          <w:bCs/>
          <w:sz w:val="22"/>
          <w:szCs w:val="22"/>
          <w:lang w:val="en"/>
        </w:rPr>
        <w:t>FigureSum</w:t>
      </w:r>
      <w:proofErr w:type="spellEnd"/>
      <w:r>
        <w:rPr>
          <w:rFonts w:ascii="Times New Roman" w:hAnsi="Times New Roman" w:cs="Times New Roman"/>
          <w:sz w:val="22"/>
          <w:szCs w:val="22"/>
          <w:lang w:val="en"/>
        </w:rPr>
        <w:t>. Note that in (</w:t>
      </w:r>
      <w:proofErr w:type="spellStart"/>
      <w:r>
        <w:rPr>
          <w:rFonts w:ascii="Times New Roman" w:hAnsi="Times New Roman" w:cs="Times New Roman"/>
          <w:b/>
          <w:bCs/>
          <w:sz w:val="22"/>
          <w:szCs w:val="22"/>
          <w:lang w:val="en"/>
        </w:rPr>
        <w:t>FigureAbsorbption</w:t>
      </w:r>
      <w:proofErr w:type="spellEnd"/>
      <w:r>
        <w:rPr>
          <w:rFonts w:ascii="Times New Roman" w:hAnsi="Times New Roman" w:cs="Times New Roman"/>
          <w:sz w:val="22"/>
          <w:szCs w:val="22"/>
          <w:lang w:val="en"/>
        </w:rPr>
        <w:t>) this is the lowest absorbing wavelength (560</w:t>
      </w:r>
      <w:del w:id="84" w:author="Herr, Nora (059)" w:date="2019-11-25T14:23:00Z">
        <w:r w:rsidDel="00F0471C">
          <w:rPr>
            <w:rFonts w:ascii="Times New Roman" w:hAnsi="Times New Roman" w:cs="Times New Roman"/>
            <w:sz w:val="22"/>
            <w:szCs w:val="22"/>
            <w:lang w:val="en"/>
          </w:rPr>
          <w:delText xml:space="preserve"> </w:delText>
        </w:r>
      </w:del>
      <w:r>
        <w:rPr>
          <w:rFonts w:ascii="Times New Roman" w:hAnsi="Times New Roman" w:cs="Times New Roman"/>
          <w:sz w:val="22"/>
          <w:szCs w:val="22"/>
          <w:lang w:val="en"/>
        </w:rPr>
        <w:t xml:space="preserve">nm) between the maximum absorbing peaks and is the furthest wavelength from the two main </w:t>
      </w:r>
      <w:proofErr w:type="spellStart"/>
      <w:r>
        <w:rPr>
          <w:rFonts w:ascii="Times New Roman" w:hAnsi="Times New Roman" w:cs="Times New Roman"/>
          <w:sz w:val="22"/>
          <w:szCs w:val="22"/>
          <w:lang w:val="en"/>
        </w:rPr>
        <w:t>regressands</w:t>
      </w:r>
      <w:proofErr w:type="spellEnd"/>
      <w:r>
        <w:rPr>
          <w:rFonts w:ascii="Times New Roman" w:hAnsi="Times New Roman" w:cs="Times New Roman"/>
          <w:sz w:val="22"/>
          <w:szCs w:val="22"/>
          <w:lang w:val="en"/>
        </w:rPr>
        <w:t xml:space="preserve"> (680 and 750</w:t>
      </w:r>
      <w:del w:id="85" w:author="Herr, Nora (059)" w:date="2019-11-25T14:23:00Z">
        <w:r w:rsidDel="00F0471C">
          <w:rPr>
            <w:rFonts w:ascii="Times New Roman" w:hAnsi="Times New Roman" w:cs="Times New Roman"/>
            <w:sz w:val="22"/>
            <w:szCs w:val="22"/>
            <w:lang w:val="en"/>
          </w:rPr>
          <w:delText xml:space="preserve"> </w:delText>
        </w:r>
      </w:del>
      <w:r>
        <w:rPr>
          <w:rFonts w:ascii="Times New Roman" w:hAnsi="Times New Roman" w:cs="Times New Roman"/>
          <w:sz w:val="22"/>
          <w:szCs w:val="22"/>
          <w:lang w:val="en"/>
        </w:rPr>
        <w:t>nm) for the screening models. Given these observations</w:t>
      </w:r>
      <w:ins w:id="86" w:author="Herr, Nora (059)" w:date="2019-11-25T14:23:00Z">
        <w:r w:rsidR="00F0471C">
          <w:rPr>
            <w:rFonts w:ascii="Times New Roman" w:hAnsi="Times New Roman" w:cs="Times New Roman"/>
            <w:sz w:val="22"/>
            <w:szCs w:val="22"/>
            <w:lang w:val="en"/>
          </w:rPr>
          <w:t>,</w:t>
        </w:r>
      </w:ins>
      <w:r>
        <w:rPr>
          <w:rFonts w:ascii="Times New Roman" w:hAnsi="Times New Roman" w:cs="Times New Roman"/>
          <w:sz w:val="22"/>
          <w:szCs w:val="22"/>
          <w:lang w:val="en"/>
        </w:rPr>
        <w:t xml:space="preserve"> A</w:t>
      </w:r>
      <w:r>
        <w:rPr>
          <w:rFonts w:ascii="Times New Roman" w:hAnsi="Times New Roman" w:cs="Times New Roman"/>
          <w:sz w:val="22"/>
          <w:szCs w:val="22"/>
          <w:vertAlign w:val="subscript"/>
          <w:lang w:val="en"/>
        </w:rPr>
        <w:t>560</w:t>
      </w:r>
      <w:r>
        <w:rPr>
          <w:rFonts w:ascii="Times New Roman" w:hAnsi="Times New Roman" w:cs="Times New Roman"/>
          <w:sz w:val="22"/>
          <w:szCs w:val="22"/>
          <w:lang w:val="en"/>
        </w:rPr>
        <w:t xml:space="preserve"> </w:t>
      </w:r>
      <w:proofErr w:type="gramStart"/>
      <w:r>
        <w:rPr>
          <w:rFonts w:ascii="Times New Roman" w:hAnsi="Times New Roman" w:cs="Times New Roman"/>
          <w:sz w:val="22"/>
          <w:szCs w:val="22"/>
          <w:lang w:val="en"/>
        </w:rPr>
        <w:t>is chosen</w:t>
      </w:r>
      <w:proofErr w:type="gramEnd"/>
      <w:r>
        <w:rPr>
          <w:rFonts w:ascii="Times New Roman" w:hAnsi="Times New Roman" w:cs="Times New Roman"/>
          <w:sz w:val="22"/>
          <w:szCs w:val="22"/>
          <w:lang w:val="en"/>
        </w:rPr>
        <w:t xml:space="preserve"> to serve as the absorbance wavelength at which to represent concentration for all other work conducted.</w:t>
      </w:r>
    </w:p>
    <w:p w14:paraId="6F251247"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0286423D" w14:textId="77777777">
        <w:tc>
          <w:tcPr>
            <w:tcW w:w="8522" w:type="dxa"/>
          </w:tcPr>
          <w:p w14:paraId="7C3B1AF6" w14:textId="77777777" w:rsidR="00C332A5" w:rsidRDefault="001271F9">
            <w:pPr>
              <w:widowControl/>
              <w:spacing w:line="360" w:lineRule="auto"/>
            </w:pPr>
            <w:r>
              <w:rPr>
                <w:noProof/>
                <w:lang w:val="de-DE" w:eastAsia="de-DE"/>
              </w:rPr>
              <w:lastRenderedPageBreak/>
              <w:drawing>
                <wp:inline distT="0" distB="0" distL="114300" distR="114300" wp14:anchorId="6E11C4ED" wp14:editId="3ABC9D8D">
                  <wp:extent cx="4114800" cy="2614930"/>
                  <wp:effectExtent l="0" t="0" r="1333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4114800" cy="2614930"/>
                          </a:xfrm>
                          <a:prstGeom prst="rect">
                            <a:avLst/>
                          </a:prstGeom>
                          <a:noFill/>
                          <a:ln>
                            <a:noFill/>
                          </a:ln>
                        </pic:spPr>
                      </pic:pic>
                    </a:graphicData>
                  </a:graphic>
                </wp:inline>
              </w:drawing>
            </w:r>
          </w:p>
        </w:tc>
      </w:tr>
      <w:tr w:rsidR="00C332A5" w14:paraId="05030FD8" w14:textId="77777777">
        <w:tc>
          <w:tcPr>
            <w:tcW w:w="8522" w:type="dxa"/>
          </w:tcPr>
          <w:p w14:paraId="73A7BCCE" w14:textId="77777777" w:rsidR="00C332A5" w:rsidRDefault="001271F9">
            <w:pPr>
              <w:widowControl/>
              <w:spacing w:line="360" w:lineRule="auto"/>
              <w:rPr>
                <w:rFonts w:ascii="Times New Roman" w:hAnsi="Times New Roman" w:cs="Times New Roman"/>
                <w:b/>
                <w:bCs/>
                <w:lang w:val="en"/>
              </w:rPr>
            </w:pPr>
            <w:commentRangeStart w:id="87"/>
            <w:proofErr w:type="spellStart"/>
            <w:r>
              <w:rPr>
                <w:rFonts w:ascii="Times New Roman" w:hAnsi="Times New Roman" w:cs="Times New Roman"/>
                <w:b/>
                <w:bCs/>
                <w:lang w:val="en"/>
              </w:rPr>
              <w:t>FigureSum</w:t>
            </w:r>
            <w:commentRangeEnd w:id="87"/>
            <w:proofErr w:type="spellEnd"/>
            <w:r w:rsidR="0008286D">
              <w:rPr>
                <w:rStyle w:val="Kommentarzeichen"/>
              </w:rPr>
              <w:commentReference w:id="87"/>
            </w:r>
          </w:p>
        </w:tc>
      </w:tr>
    </w:tbl>
    <w:p w14:paraId="61839653" w14:textId="77777777" w:rsidR="00C332A5" w:rsidRDefault="00C332A5">
      <w:pPr>
        <w:spacing w:line="300" w:lineRule="auto"/>
        <w:jc w:val="both"/>
        <w:rPr>
          <w:rFonts w:ascii="Ubuntu" w:eastAsia="Ubuntu" w:hAnsi="Ubuntu" w:cs="Ubuntu"/>
          <w:sz w:val="30"/>
          <w:szCs w:val="30"/>
          <w:lang w:val="en"/>
        </w:rPr>
      </w:pPr>
    </w:p>
    <w:p w14:paraId="102AEB96" w14:textId="77777777" w:rsidR="00C332A5" w:rsidRDefault="001271F9">
      <w:pPr>
        <w:spacing w:line="300" w:lineRule="auto"/>
        <w:jc w:val="both"/>
        <w:rPr>
          <w:rFonts w:ascii="Ubuntu" w:eastAsia="Ubuntu" w:hAnsi="Ubuntu" w:cs="Ubuntu"/>
          <w:sz w:val="30"/>
          <w:szCs w:val="30"/>
          <w:lang w:val="en"/>
        </w:rPr>
      </w:pPr>
      <w:r>
        <w:rPr>
          <w:rFonts w:ascii="Ubuntu" w:eastAsia="Ubuntu" w:hAnsi="Ubuntu" w:cs="Ubuntu"/>
          <w:sz w:val="30"/>
          <w:szCs w:val="30"/>
          <w:lang w:val="en"/>
        </w:rPr>
        <w:t>4.1.2</w:t>
      </w:r>
      <w:r>
        <w:rPr>
          <w:rFonts w:ascii="Ubuntu" w:eastAsia="Ubuntu" w:hAnsi="Ubuntu" w:cs="Ubuntu"/>
          <w:sz w:val="30"/>
          <w:szCs w:val="30"/>
          <w:lang w:val="en"/>
        </w:rPr>
        <w:tab/>
      </w:r>
      <w:proofErr w:type="spellStart"/>
      <w:r>
        <w:rPr>
          <w:rFonts w:ascii="Ubuntu" w:eastAsia="Ubuntu" w:hAnsi="Ubuntu" w:cs="Ubuntu"/>
          <w:sz w:val="30"/>
          <w:szCs w:val="30"/>
          <w:lang w:val="en"/>
        </w:rPr>
        <w:t>SynCom</w:t>
      </w:r>
      <w:proofErr w:type="spellEnd"/>
      <w:r>
        <w:rPr>
          <w:rFonts w:ascii="Ubuntu" w:eastAsia="Ubuntu" w:hAnsi="Ubuntu" w:cs="Ubuntu"/>
          <w:sz w:val="30"/>
          <w:szCs w:val="30"/>
          <w:lang w:val="en"/>
        </w:rPr>
        <w:t xml:space="preserve"> Calibration &amp; Its General Failings</w:t>
      </w:r>
    </w:p>
    <w:p w14:paraId="599C8F84" w14:textId="036B70FA"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After the new calibration data (SC) set </w:t>
      </w:r>
      <w:del w:id="88" w:author="Herr, Nora (059)" w:date="2019-11-25T14:24:00Z">
        <w:r w:rsidDel="00E20513">
          <w:rPr>
            <w:rFonts w:ascii="Times New Roman" w:hAnsi="Cambria Math" w:cs="Times New Roman"/>
            <w:sz w:val="22"/>
            <w:szCs w:val="22"/>
            <w:lang w:val="en"/>
          </w:rPr>
          <w:delText>had been</w:delText>
        </w:r>
      </w:del>
      <w:ins w:id="89" w:author="Herr, Nora (059)" w:date="2019-11-25T14:24:00Z">
        <w:r w:rsidR="00E20513">
          <w:rPr>
            <w:rFonts w:ascii="Times New Roman" w:hAnsi="Cambria Math" w:cs="Times New Roman"/>
            <w:sz w:val="22"/>
            <w:szCs w:val="22"/>
            <w:lang w:val="en"/>
          </w:rPr>
          <w:t>was</w:t>
        </w:r>
      </w:ins>
      <w:r>
        <w:rPr>
          <w:rFonts w:ascii="Times New Roman" w:hAnsi="Cambria Math" w:cs="Times New Roman"/>
          <w:sz w:val="22"/>
          <w:szCs w:val="22"/>
          <w:lang w:val="en"/>
        </w:rPr>
        <w:t xml:space="preserve"> obtained</w:t>
      </w:r>
      <w:ins w:id="90" w:author="Herr, Nora (059)" w:date="2019-11-25T14:24:00Z">
        <w:r w:rsidR="00E20513">
          <w:rPr>
            <w:rFonts w:ascii="Times New Roman" w:hAnsi="Cambria Math" w:cs="Times New Roman"/>
            <w:sz w:val="22"/>
            <w:szCs w:val="22"/>
            <w:lang w:val="en"/>
          </w:rPr>
          <w:t>,</w:t>
        </w:r>
      </w:ins>
      <w:r>
        <w:rPr>
          <w:rFonts w:ascii="Times New Roman" w:hAnsi="Cambria Math" w:cs="Times New Roman"/>
          <w:sz w:val="22"/>
          <w:szCs w:val="22"/>
          <w:lang w:val="en"/>
        </w:rPr>
        <w:t xml:space="preserve"> the necessary models </w:t>
      </w:r>
      <w:proofErr w:type="gramStart"/>
      <w:r>
        <w:rPr>
          <w:rFonts w:ascii="Times New Roman" w:hAnsi="Cambria Math" w:cs="Times New Roman"/>
          <w:sz w:val="22"/>
          <w:szCs w:val="22"/>
          <w:lang w:val="en"/>
        </w:rPr>
        <w:t>were created to be applied</w:t>
      </w:r>
      <w:proofErr w:type="gramEnd"/>
      <w:r>
        <w:rPr>
          <w:rFonts w:ascii="Times New Roman" w:hAnsi="Cambria Math" w:cs="Times New Roman"/>
          <w:sz w:val="22"/>
          <w:szCs w:val="22"/>
          <w:lang w:val="en"/>
        </w:rPr>
        <w:t xml:space="preserve"> to the data. These models are derived from System 2</w:t>
      </w:r>
      <w:del w:id="91" w:author="Herr, Nora (059)" w:date="2019-11-25T14:24:00Z">
        <w:r w:rsidDel="00E20513">
          <w:rPr>
            <w:rFonts w:ascii="Times New Roman" w:hAnsi="Cambria Math" w:cs="Times New Roman"/>
            <w:sz w:val="22"/>
            <w:szCs w:val="22"/>
            <w:lang w:val="en"/>
          </w:rPr>
          <w:delText>,</w:delText>
        </w:r>
      </w:del>
      <w:r>
        <w:rPr>
          <w:rFonts w:ascii="Times New Roman" w:hAnsi="Cambria Math" w:cs="Times New Roman"/>
          <w:sz w:val="22"/>
          <w:szCs w:val="22"/>
          <w:lang w:val="en"/>
        </w:rPr>
        <w:t xml:space="preserve"> below and </w:t>
      </w:r>
      <w:del w:id="92" w:author="Herr, Nora (059)" w:date="2019-11-25T14:25:00Z">
        <w:r w:rsidDel="00E20513">
          <w:rPr>
            <w:rFonts w:ascii="Times New Roman" w:hAnsi="Cambria Math" w:cs="Times New Roman"/>
            <w:sz w:val="22"/>
            <w:szCs w:val="22"/>
            <w:lang w:val="en"/>
          </w:rPr>
          <w:delText xml:space="preserve">is </w:delText>
        </w:r>
      </w:del>
      <w:r>
        <w:rPr>
          <w:rFonts w:ascii="Times New Roman" w:hAnsi="Cambria Math" w:cs="Times New Roman"/>
          <w:sz w:val="22"/>
          <w:szCs w:val="22"/>
          <w:lang w:val="en"/>
        </w:rPr>
        <w:t xml:space="preserve">solved for the concentration of </w:t>
      </w:r>
      <w:proofErr w:type="spellStart"/>
      <w:r>
        <w:rPr>
          <w:rFonts w:ascii="Times New Roman" w:hAnsi="Cambria Math" w:cs="Times New Roman"/>
          <w:sz w:val="22"/>
          <w:szCs w:val="22"/>
          <w:lang w:val="en"/>
        </w:rPr>
        <w:t>Chlamy</w:t>
      </w:r>
      <w:proofErr w:type="spellEnd"/>
      <w:ins w:id="93" w:author="Herr, Nora (059)" w:date="2019-11-25T14:25:00Z">
        <w:r w:rsidR="00E20513">
          <w:rPr>
            <w:rFonts w:ascii="Times New Roman" w:hAnsi="Cambria Math" w:cs="Times New Roman"/>
            <w:sz w:val="22"/>
            <w:szCs w:val="22"/>
            <w:lang w:val="en"/>
          </w:rPr>
          <w:t xml:space="preserve"> </w:t>
        </w:r>
      </w:ins>
      <m:oMath>
        <m:r>
          <w:rPr>
            <w:rFonts w:ascii="Cambria Math" w:hAnsi="Cambria Math" w:cs="Times New Roman"/>
          </w:rPr>
          <m:t>([C])</m:t>
        </m:r>
        <m:r>
          <w:ins w:id="94" w:author="Herr, Nora (059)" w:date="2019-11-25T14:25:00Z">
            <w:rPr>
              <w:rFonts w:ascii="Cambria Math" w:hAnsi="Cambria Math" w:cs="Times New Roman"/>
            </w:rPr>
            <m:t xml:space="preserve"> </m:t>
          </w:ins>
        </m:r>
      </m:oMath>
      <w:r>
        <w:rPr>
          <w:rFonts w:ascii="Times New Roman" w:hAnsi="Cambria Math" w:cs="Times New Roman"/>
          <w:sz w:val="22"/>
          <w:szCs w:val="22"/>
          <w:lang w:val="en"/>
        </w:rPr>
        <w:t xml:space="preserve">and Strains </w:t>
      </w:r>
      <m:oMath>
        <m:r>
          <w:rPr>
            <w:rFonts w:ascii="Cambria Math" w:hAnsi="Cambria Math" w:cs="Times New Roman"/>
          </w:rPr>
          <m:t>([B])</m:t>
        </m:r>
      </m:oMath>
      <w:r>
        <w:rPr>
          <w:rFonts w:ascii="Times New Roman" w:hAnsi="Cambria Math" w:cs="Times New Roman"/>
          <w:lang w:val="en"/>
        </w:rPr>
        <w:t xml:space="preserve"> </w:t>
      </w:r>
      <w:r>
        <w:rPr>
          <w:rFonts w:ascii="Times New Roman" w:hAnsi="Cambria Math" w:cs="Times New Roman"/>
          <w:sz w:val="22"/>
          <w:szCs w:val="22"/>
          <w:lang w:val="en"/>
        </w:rPr>
        <w:t xml:space="preserve">as illustrated with System 1 in </w:t>
      </w:r>
      <w:del w:id="95" w:author="Herr, Nora (059)" w:date="2019-11-25T15:07:00Z">
        <w:r w:rsidDel="0062455F">
          <w:rPr>
            <w:rFonts w:ascii="Times New Roman" w:hAnsi="Cambria Math" w:cs="Times New Roman"/>
            <w:sz w:val="22"/>
            <w:szCs w:val="22"/>
            <w:lang w:val="en"/>
          </w:rPr>
          <w:delText xml:space="preserve">the </w:delText>
        </w:r>
      </w:del>
      <w:r>
        <w:rPr>
          <w:rFonts w:ascii="Times New Roman" w:hAnsi="Cambria Math" w:cs="Times New Roman"/>
          <w:sz w:val="22"/>
          <w:szCs w:val="22"/>
          <w:lang w:val="en"/>
        </w:rPr>
        <w:t xml:space="preserve">Methodology. These variables </w:t>
      </w:r>
      <w:proofErr w:type="gramStart"/>
      <w:r>
        <w:rPr>
          <w:rFonts w:ascii="Times New Roman" w:hAnsi="Cambria Math" w:cs="Times New Roman"/>
          <w:sz w:val="22"/>
          <w:szCs w:val="22"/>
          <w:lang w:val="en"/>
        </w:rPr>
        <w:t>are denoted</w:t>
      </w:r>
      <w:proofErr w:type="gramEnd"/>
      <w:r>
        <w:rPr>
          <w:rFonts w:ascii="Times New Roman" w:hAnsi="Cambria Math" w:cs="Times New Roman"/>
          <w:sz w:val="22"/>
          <w:szCs w:val="22"/>
          <w:lang w:val="en"/>
        </w:rPr>
        <w:t xml:space="preserve"> with the 560 subscript to symbolize that the predicted concentrations are absorbance measures at that particular wavelength. Each data set (Screens or PBR) </w:t>
      </w:r>
      <w:del w:id="96" w:author="Herr, Nora (059)" w:date="2019-11-25T15:07:00Z">
        <w:r w:rsidDel="0062455F">
          <w:rPr>
            <w:rFonts w:ascii="Times New Roman" w:hAnsi="Cambria Math" w:cs="Times New Roman"/>
            <w:sz w:val="22"/>
            <w:szCs w:val="22"/>
            <w:lang w:val="en"/>
          </w:rPr>
          <w:delText xml:space="preserve">were </w:delText>
        </w:r>
      </w:del>
      <w:ins w:id="97" w:author="Herr, Nora (059)" w:date="2019-11-25T15:07:00Z">
        <w:r w:rsidR="0062455F">
          <w:rPr>
            <w:rFonts w:ascii="Times New Roman" w:hAnsi="Cambria Math" w:cs="Times New Roman"/>
            <w:sz w:val="22"/>
            <w:szCs w:val="22"/>
            <w:lang w:val="en"/>
          </w:rPr>
          <w:t xml:space="preserve">is </w:t>
        </w:r>
      </w:ins>
      <w:r>
        <w:rPr>
          <w:rFonts w:ascii="Times New Roman" w:hAnsi="Cambria Math" w:cs="Times New Roman"/>
          <w:sz w:val="22"/>
          <w:szCs w:val="22"/>
          <w:lang w:val="en"/>
        </w:rPr>
        <w:t xml:space="preserve">measured at explicit wavelengths </w:t>
      </w:r>
      <w:proofErr w:type="gramStart"/>
      <w:r>
        <w:rPr>
          <w:rFonts w:ascii="Times New Roman" w:hAnsi="Cambria Math" w:cs="Times New Roman"/>
          <w:sz w:val="22"/>
          <w:szCs w:val="22"/>
          <w:lang w:val="en"/>
        </w:rPr>
        <w:t xml:space="preserve">and </w:t>
      </w:r>
      <w:ins w:id="98" w:author="Herr, Nora (059)" w:date="2019-11-25T15:14:00Z">
        <w:r w:rsidR="00F8163F">
          <w:rPr>
            <w:rFonts w:ascii="Times New Roman" w:hAnsi="Cambria Math" w:cs="Times New Roman"/>
            <w:sz w:val="22"/>
            <w:szCs w:val="22"/>
            <w:lang w:val="en"/>
          </w:rPr>
          <w:t>also</w:t>
        </w:r>
        <w:proofErr w:type="gramEnd"/>
        <w:r w:rsidR="00F8163F">
          <w:rPr>
            <w:rFonts w:ascii="Times New Roman" w:hAnsi="Cambria Math" w:cs="Times New Roman"/>
            <w:sz w:val="22"/>
            <w:szCs w:val="22"/>
            <w:lang w:val="en"/>
          </w:rPr>
          <w:t xml:space="preserve"> </w:t>
        </w:r>
      </w:ins>
      <w:r>
        <w:rPr>
          <w:rFonts w:ascii="Times New Roman" w:hAnsi="Cambria Math" w:cs="Times New Roman"/>
          <w:sz w:val="22"/>
          <w:szCs w:val="22"/>
          <w:lang w:val="en"/>
        </w:rPr>
        <w:t>dictate</w:t>
      </w:r>
      <w:ins w:id="99" w:author="Herr, Nora (059)" w:date="2019-11-25T15:08:00Z">
        <w:r w:rsidR="0062455F">
          <w:rPr>
            <w:rFonts w:ascii="Times New Roman" w:hAnsi="Cambria Math" w:cs="Times New Roman"/>
            <w:sz w:val="22"/>
            <w:szCs w:val="22"/>
            <w:lang w:val="en"/>
          </w:rPr>
          <w:t>s</w:t>
        </w:r>
      </w:ins>
      <w:r>
        <w:rPr>
          <w:rFonts w:ascii="Times New Roman" w:hAnsi="Cambria Math" w:cs="Times New Roman"/>
          <w:sz w:val="22"/>
          <w:szCs w:val="22"/>
          <w:lang w:val="en"/>
        </w:rPr>
        <w:t xml:space="preserve"> which wavelengths to extract extinction coefficients from and subsequently model </w:t>
      </w:r>
      <w:r>
        <w:rPr>
          <w:rFonts w:ascii="Times New Roman" w:hAnsi="Cambria Math" w:cs="Times New Roman"/>
          <w:b/>
          <w:bCs/>
          <w:sz w:val="22"/>
          <w:szCs w:val="22"/>
          <w:lang w:val="en"/>
        </w:rPr>
        <w:t>(</w:t>
      </w:r>
      <w:proofErr w:type="spellStart"/>
      <w:r>
        <w:rPr>
          <w:rFonts w:ascii="Times New Roman" w:hAnsi="Cambria Math" w:cs="Times New Roman"/>
          <w:b/>
          <w:bCs/>
          <w:sz w:val="22"/>
          <w:szCs w:val="22"/>
          <w:lang w:val="en"/>
        </w:rPr>
        <w:t>TableX</w:t>
      </w:r>
      <w:proofErr w:type="spellEnd"/>
      <w:r>
        <w:rPr>
          <w:rFonts w:ascii="Times New Roman" w:hAnsi="Cambria Math" w:cs="Times New Roman"/>
          <w:b/>
          <w:bCs/>
          <w:sz w:val="22"/>
          <w:szCs w:val="22"/>
          <w:lang w:val="en"/>
        </w:rPr>
        <w:t>)</w:t>
      </w:r>
      <w:r>
        <w:rPr>
          <w:rFonts w:ascii="Times New Roman" w:hAnsi="Cambria Math" w:cs="Times New Roman"/>
          <w:sz w:val="22"/>
          <w:szCs w:val="22"/>
          <w:lang w:val="en"/>
        </w:rPr>
        <w:t xml:space="preserve">. </w:t>
      </w:r>
      <w:ins w:id="100" w:author="Herr, Nora (059)" w:date="2019-11-25T15:15:00Z">
        <w:r w:rsidR="00F8163F">
          <w:rPr>
            <w:rFonts w:ascii="Times New Roman" w:hAnsi="Cambria Math" w:cs="Times New Roman"/>
            <w:sz w:val="22"/>
            <w:szCs w:val="22"/>
            <w:lang w:val="en"/>
          </w:rPr>
          <w:t>The R</w:t>
        </w:r>
        <w:r w:rsidR="00F8163F">
          <w:rPr>
            <w:rFonts w:ascii="Times New Roman" w:hAnsi="Cambria Math" w:cs="Times New Roman"/>
            <w:sz w:val="22"/>
            <w:szCs w:val="22"/>
            <w:vertAlign w:val="superscript"/>
            <w:lang w:val="en"/>
          </w:rPr>
          <w:t>2</w:t>
        </w:r>
        <w:r w:rsidR="00F8163F">
          <w:rPr>
            <w:rFonts w:ascii="Times New Roman" w:hAnsi="Cambria Math" w:cs="Times New Roman"/>
            <w:sz w:val="22"/>
            <w:szCs w:val="22"/>
            <w:lang w:val="en"/>
          </w:rPr>
          <w:t xml:space="preserve"> value does not fall below 0.995 for any</w:t>
        </w:r>
      </w:ins>
      <w:del w:id="101" w:author="Herr, Nora (059)" w:date="2019-11-25T15:15:00Z">
        <w:r w:rsidDel="00F8163F">
          <w:rPr>
            <w:rFonts w:ascii="Times New Roman" w:hAnsi="Cambria Math" w:cs="Times New Roman"/>
            <w:sz w:val="22"/>
            <w:szCs w:val="22"/>
            <w:lang w:val="en"/>
          </w:rPr>
          <w:delText>For none</w:delText>
        </w:r>
      </w:del>
      <w:r>
        <w:rPr>
          <w:rFonts w:ascii="Times New Roman" w:hAnsi="Cambria Math" w:cs="Times New Roman"/>
          <w:sz w:val="22"/>
          <w:szCs w:val="22"/>
          <w:lang w:val="en"/>
        </w:rPr>
        <w:t xml:space="preserve"> of the</w:t>
      </w:r>
      <w:del w:id="102" w:author="Herr, Nora (059)" w:date="2019-11-25T15:16:00Z">
        <w:r w:rsidDel="00F8163F">
          <w:rPr>
            <w:rFonts w:ascii="Times New Roman" w:hAnsi="Cambria Math" w:cs="Times New Roman"/>
            <w:sz w:val="22"/>
            <w:szCs w:val="22"/>
            <w:lang w:val="en"/>
          </w:rPr>
          <w:delText>se</w:delText>
        </w:r>
      </w:del>
      <w:r>
        <w:rPr>
          <w:rFonts w:ascii="Times New Roman" w:hAnsi="Cambria Math" w:cs="Times New Roman"/>
          <w:sz w:val="22"/>
          <w:szCs w:val="22"/>
          <w:lang w:val="en"/>
        </w:rPr>
        <w:t xml:space="preserve"> coefficient determination regressions</w:t>
      </w:r>
      <w:del w:id="103" w:author="Herr, Nora (059)" w:date="2019-11-25T15:16:00Z">
        <w:r w:rsidDel="00F8163F">
          <w:rPr>
            <w:rFonts w:ascii="Times New Roman" w:hAnsi="Cambria Math" w:cs="Times New Roman"/>
            <w:sz w:val="22"/>
            <w:szCs w:val="22"/>
            <w:lang w:val="en"/>
          </w:rPr>
          <w:delText xml:space="preserve"> </w:delText>
        </w:r>
      </w:del>
      <w:proofErr w:type="gramStart"/>
      <w:ins w:id="104" w:author="Herr, Nora (059)" w:date="2019-11-25T15:16:00Z">
        <w:r w:rsidR="00F8163F">
          <w:rPr>
            <w:rFonts w:ascii="Times New Roman" w:hAnsi="Cambria Math" w:cs="Times New Roman"/>
            <w:sz w:val="22"/>
            <w:szCs w:val="22"/>
            <w:lang w:val="en"/>
          </w:rPr>
          <w:t>,</w:t>
        </w:r>
      </w:ins>
      <w:proofErr w:type="gramEnd"/>
      <w:del w:id="105" w:author="Herr, Nora (059)" w:date="2019-11-25T15:16:00Z">
        <w:r w:rsidDel="00F8163F">
          <w:rPr>
            <w:rFonts w:ascii="Times New Roman" w:hAnsi="Cambria Math" w:cs="Times New Roman"/>
            <w:sz w:val="22"/>
            <w:szCs w:val="22"/>
            <w:lang w:val="en"/>
          </w:rPr>
          <w:delText>does the</w:delText>
        </w:r>
      </w:del>
      <w:del w:id="106" w:author="Herr, Nora (059)" w:date="2019-11-25T15:15:00Z">
        <w:r w:rsidDel="00F8163F">
          <w:rPr>
            <w:rFonts w:ascii="Times New Roman" w:hAnsi="Cambria Math" w:cs="Times New Roman"/>
            <w:sz w:val="22"/>
            <w:szCs w:val="22"/>
            <w:lang w:val="en"/>
          </w:rPr>
          <w:delText xml:space="preserve"> R</w:delText>
        </w:r>
        <w:r w:rsidDel="00F8163F">
          <w:rPr>
            <w:rFonts w:ascii="Times New Roman" w:hAnsi="Cambria Math" w:cs="Times New Roman"/>
            <w:sz w:val="22"/>
            <w:szCs w:val="22"/>
            <w:vertAlign w:val="superscript"/>
            <w:lang w:val="en"/>
          </w:rPr>
          <w:delText>2</w:delText>
        </w:r>
        <w:r w:rsidDel="00F8163F">
          <w:rPr>
            <w:rFonts w:ascii="Times New Roman" w:hAnsi="Cambria Math" w:cs="Times New Roman"/>
            <w:sz w:val="22"/>
            <w:szCs w:val="22"/>
            <w:lang w:val="en"/>
          </w:rPr>
          <w:delText xml:space="preserve"> value fall below 0.995</w:delText>
        </w:r>
      </w:del>
      <w:del w:id="107" w:author="Herr, Nora (059)" w:date="2019-11-25T15:16:00Z">
        <w:r w:rsidDel="00F8163F">
          <w:rPr>
            <w:rFonts w:ascii="Times New Roman" w:hAnsi="Cambria Math" w:cs="Times New Roman"/>
            <w:sz w:val="22"/>
            <w:szCs w:val="22"/>
            <w:lang w:val="en"/>
          </w:rPr>
          <w:delText>,</w:delText>
        </w:r>
      </w:del>
      <w:r>
        <w:rPr>
          <w:rFonts w:ascii="Times New Roman" w:hAnsi="Cambria Math" w:cs="Times New Roman"/>
          <w:sz w:val="22"/>
          <w:szCs w:val="22"/>
          <w:lang w:val="en"/>
        </w:rPr>
        <w:t xml:space="preserve"> however</w:t>
      </w:r>
      <w:ins w:id="108" w:author="Herr, Nora (059)" w:date="2019-11-25T15:16:00Z">
        <w:r w:rsidR="00F8163F">
          <w:rPr>
            <w:rFonts w:ascii="Times New Roman" w:hAnsi="Cambria Math" w:cs="Times New Roman"/>
            <w:sz w:val="22"/>
            <w:szCs w:val="22"/>
            <w:lang w:val="en"/>
          </w:rPr>
          <w:t>,</w:t>
        </w:r>
      </w:ins>
      <w:r>
        <w:rPr>
          <w:rFonts w:ascii="Times New Roman" w:hAnsi="Cambria Math" w:cs="Times New Roman"/>
          <w:sz w:val="22"/>
          <w:szCs w:val="22"/>
          <w:lang w:val="en"/>
        </w:rPr>
        <w:t xml:space="preserve"> this metric is only good when th</w:t>
      </w:r>
      <w:del w:id="109" w:author="Herr, Nora (059)" w:date="2019-11-25T15:16:00Z">
        <w:r w:rsidDel="00F8163F">
          <w:rPr>
            <w:rFonts w:ascii="Times New Roman" w:hAnsi="Cambria Math" w:cs="Times New Roman"/>
            <w:sz w:val="22"/>
            <w:szCs w:val="22"/>
            <w:lang w:val="en"/>
          </w:rPr>
          <w:delText>es</w:delText>
        </w:r>
      </w:del>
      <w:r>
        <w:rPr>
          <w:rFonts w:ascii="Times New Roman" w:hAnsi="Cambria Math" w:cs="Times New Roman"/>
          <w:sz w:val="22"/>
          <w:szCs w:val="22"/>
          <w:lang w:val="en"/>
        </w:rPr>
        <w:t xml:space="preserve">e individual regressions are used to regress back </w:t>
      </w:r>
      <w:commentRangeStart w:id="110"/>
      <w:r>
        <w:rPr>
          <w:rFonts w:ascii="Times New Roman" w:hAnsi="Cambria Math" w:cs="Times New Roman"/>
          <w:sz w:val="22"/>
          <w:szCs w:val="22"/>
          <w:lang w:val="en"/>
        </w:rPr>
        <w:t>to either measured component given an absorbance</w:t>
      </w:r>
      <w:commentRangeEnd w:id="110"/>
      <w:r w:rsidR="00F8163F">
        <w:rPr>
          <w:rStyle w:val="Kommentarzeichen"/>
        </w:rPr>
        <w:commentReference w:id="110"/>
      </w:r>
      <w:r>
        <w:rPr>
          <w:rFonts w:ascii="Times New Roman" w:hAnsi="Cambria Math" w:cs="Times New Roman"/>
          <w:sz w:val="22"/>
          <w:szCs w:val="22"/>
          <w:lang w:val="en"/>
        </w:rPr>
        <w:t>. Nevertheless, they do inform on the extinction coefficients themselves being precise.</w:t>
      </w:r>
    </w:p>
    <w:tbl>
      <w:tblPr>
        <w:tblStyle w:val="Tabellenraster"/>
        <w:tblpPr w:leftFromText="180" w:rightFromText="180" w:vertAnchor="text" w:horzAnchor="page" w:tblpXSpec="center" w:tblpY="256"/>
        <w:tblOverlap w:val="never"/>
        <w:tblW w:w="85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0"/>
        <w:gridCol w:w="3865"/>
      </w:tblGrid>
      <w:tr w:rsidR="00C332A5" w:rsidDel="0008286D" w14:paraId="24E86357" w14:textId="27C6CA39">
        <w:trPr>
          <w:trHeight w:val="234"/>
          <w:jc w:val="center"/>
        </w:trPr>
        <w:tc>
          <w:tcPr>
            <w:tcW w:w="4660" w:type="dxa"/>
          </w:tcPr>
          <w:moveFromRangeStart w:id="111" w:author="Herr, Nora (059)" w:date="2019-11-25T15:21:00Z" w:name="move25587702"/>
          <w:p w14:paraId="663A935E" w14:textId="23661AFB" w:rsidR="00C332A5" w:rsidDel="0008286D" w:rsidRDefault="001271F9">
            <w:pPr>
              <w:widowControl/>
              <w:spacing w:line="240" w:lineRule="auto"/>
              <w:rPr>
                <w:moveFrom w:id="112" w:author="Herr, Nora (059)" w:date="2019-11-25T15:21:00Z"/>
                <w:rFonts w:hAnsi="Cambria Math" w:cs="Times New Roman" w:hint="eastAsia"/>
                <w:oMath/>
              </w:rPr>
            </w:pPr>
            <m:oMathPara>
              <m:oMathParaPr>
                <m:jc m:val="left"/>
              </m:oMathParaPr>
              <m:oMath>
                <m:sSub>
                  <m:sSubPr>
                    <m:ctrlPr>
                      <w:rPr>
                        <w:rFonts w:ascii="Cambria Math" w:hAnsi="Cambria Math" w:cs="Times New Roman"/>
                        <w:i/>
                        <w:iCs/>
                      </w:rPr>
                    </m:ctrlPr>
                  </m:sSubPr>
                  <m:e>
                    <m:r>
                      <w:rPr>
                        <w:rFonts w:ascii="Cambria Math" w:hAnsi="Cambria Math" w:cs="Times New Roman"/>
                      </w:rPr>
                      <m:t>A</m:t>
                    </m:r>
                  </m:e>
                  <m:sub>
                    <m:r>
                      <m:rPr>
                        <m:sty m:val="p"/>
                      </m:rPr>
                      <w:rPr>
                        <w:rFonts w:ascii="Cambria Math" w:eastAsia="SimSun" w:hAnsi="Cambria Math" w:cs="Times New Roman"/>
                        <w:lang w:bidi="ar"/>
                      </w:rPr>
                      <m:t>λ</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C</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[C]</m:t>
                    </m:r>
                  </m:e>
                  <m:sub>
                    <m:r>
                      <m:rPr>
                        <m:sty m:val="p"/>
                      </m:rPr>
                      <w:rPr>
                        <w:rFonts w:ascii="Cambria Math" w:hAnsi="Cambria Math" w:cs="Times New Roman"/>
                      </w:rPr>
                      <m:t>560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560</m:t>
                    </m:r>
                  </m:sub>
                </m:sSub>
              </m:oMath>
            </m:oMathPara>
          </w:p>
        </w:tc>
        <w:tc>
          <w:tcPr>
            <w:tcW w:w="3865" w:type="dxa"/>
          </w:tcPr>
          <w:p w14:paraId="703463DF" w14:textId="0ACE4F59" w:rsidR="00C332A5" w:rsidDel="0008286D" w:rsidRDefault="001271F9">
            <w:pPr>
              <w:widowControl/>
              <w:spacing w:line="240" w:lineRule="auto"/>
              <w:jc w:val="right"/>
              <w:rPr>
                <w:moveFrom w:id="113" w:author="Herr, Nora (059)" w:date="2019-11-25T15:21:00Z"/>
                <w:rFonts w:ascii="Times New Roman" w:hAnsi="Times New Roman" w:cs="Times New Roman"/>
                <w:lang w:val="en"/>
              </w:rPr>
            </w:pPr>
            <w:moveFrom w:id="114" w:author="Herr, Nora (059)" w:date="2019-11-25T15:21:00Z">
              <w:r w:rsidDel="0008286D">
                <w:rPr>
                  <w:rFonts w:ascii="Times New Roman" w:hAnsi="Times New Roman" w:cs="Times New Roman"/>
                  <w:lang w:val="en"/>
                </w:rPr>
                <w:t>System 2</w:t>
              </w:r>
            </w:moveFrom>
          </w:p>
        </w:tc>
      </w:tr>
      <w:tr w:rsidR="00C332A5" w:rsidDel="0008286D" w14:paraId="30CCA580" w14:textId="4C042D2A">
        <w:trPr>
          <w:trHeight w:val="194"/>
          <w:jc w:val="center"/>
        </w:trPr>
        <w:tc>
          <w:tcPr>
            <w:tcW w:w="4660" w:type="dxa"/>
          </w:tcPr>
          <w:p w14:paraId="0237C7DE" w14:textId="011FB533" w:rsidR="00C332A5" w:rsidDel="0008286D" w:rsidRDefault="001271F9">
            <w:pPr>
              <w:widowControl/>
              <w:spacing w:line="240" w:lineRule="auto"/>
              <w:rPr>
                <w:moveFrom w:id="115" w:author="Herr, Nora (059)" w:date="2019-11-25T15:21:00Z"/>
                <w:rFonts w:hAnsi="Cambria Math" w:cs="Times New Roman" w:hint="eastAsia"/>
                <w:oMath/>
              </w:rPr>
            </w:pPr>
            <m:oMathPara>
              <m:oMathParaPr>
                <m:jc m:val="left"/>
              </m:oMathParaPr>
              <m:oMath>
                <m:sSub>
                  <m:sSubPr>
                    <m:ctrlPr>
                      <w:rPr>
                        <w:rFonts w:ascii="Cambria Math" w:hAnsi="Cambria Math" w:cs="Times New Roman"/>
                        <w:i/>
                        <w:iCs/>
                      </w:rPr>
                    </m:ctrlPr>
                  </m:sSubPr>
                  <m:e>
                    <m:r>
                      <w:rPr>
                        <w:rFonts w:ascii="Cambria Math" w:hAnsi="Cambria Math" w:cs="Times New Roman"/>
                      </w:rPr>
                      <m:t>A</m:t>
                    </m:r>
                  </m:e>
                  <m:sub>
                    <m:r>
                      <m:rPr>
                        <m:sty m:val="p"/>
                      </m:rPr>
                      <w:rPr>
                        <w:rFonts w:ascii="Cambria Math" w:eastAsia="SimSun" w:hAnsi="Cambria Math" w:cs="Times New Roman"/>
                        <w:lang w:bidi="ar"/>
                      </w:rPr>
                      <m:t>λ</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C</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560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[B]</m:t>
                    </m:r>
                  </m:e>
                  <m:sub>
                    <m:r>
                      <m:rPr>
                        <m:sty m:val="p"/>
                      </m:rPr>
                      <w:rPr>
                        <w:rFonts w:ascii="Cambria Math" w:eastAsia="SimSun" w:hAnsi="Cambria Math" w:cs="Times New Roman"/>
                        <w:lang w:bidi="ar"/>
                      </w:rPr>
                      <m:t>560</m:t>
                    </m:r>
                  </m:sub>
                </m:sSub>
              </m:oMath>
            </m:oMathPara>
          </w:p>
        </w:tc>
        <w:tc>
          <w:tcPr>
            <w:tcW w:w="3865" w:type="dxa"/>
          </w:tcPr>
          <w:p w14:paraId="30FB3929" w14:textId="387718EE" w:rsidR="00C332A5" w:rsidDel="0008286D" w:rsidRDefault="00C332A5">
            <w:pPr>
              <w:widowControl/>
              <w:spacing w:line="240" w:lineRule="auto"/>
              <w:rPr>
                <w:moveFrom w:id="116" w:author="Herr, Nora (059)" w:date="2019-11-25T15:21:00Z"/>
                <w:rFonts w:ascii="Times New Roman" w:hAnsi="Times New Roman" w:cs="Times New Roman"/>
                <w:lang w:val="en"/>
              </w:rPr>
            </w:pPr>
          </w:p>
        </w:tc>
      </w:tr>
    </w:tbl>
    <w:tbl>
      <w:tblPr>
        <w:tblStyle w:val="Tabellenraster"/>
        <w:tblpPr w:leftFromText="180" w:rightFromText="180" w:vertAnchor="text" w:horzAnchor="page" w:tblpX="2611" w:tblpY="242"/>
        <w:tblOverlap w:val="never"/>
        <w:tblW w:w="8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0"/>
        <w:gridCol w:w="3865"/>
      </w:tblGrid>
      <w:tr w:rsidR="0008286D" w14:paraId="3EB3916B" w14:textId="77777777" w:rsidTr="0008286D">
        <w:trPr>
          <w:trHeight w:val="234"/>
        </w:trPr>
        <w:tc>
          <w:tcPr>
            <w:tcW w:w="4660" w:type="dxa"/>
          </w:tcPr>
          <w:moveFromRangeEnd w:id="111"/>
          <w:moveToRangeStart w:id="117" w:author="Herr, Nora (059)" w:date="2019-11-25T15:21:00Z" w:name="move25587702"/>
          <w:p w14:paraId="57458D3B" w14:textId="77777777" w:rsidR="0008286D" w:rsidRDefault="0008286D" w:rsidP="0008286D">
            <w:pPr>
              <w:widowControl/>
              <w:spacing w:line="240" w:lineRule="auto"/>
              <w:rPr>
                <w:moveTo w:id="118" w:author="Herr, Nora (059)" w:date="2019-11-25T15:21:00Z"/>
                <w:rFonts w:hAnsi="Cambria Math" w:cs="Times New Roman" w:hint="eastAsia"/>
                <w:oMath/>
              </w:rPr>
            </w:pPr>
            <m:oMathPara>
              <m:oMathParaPr>
                <m:jc m:val="left"/>
              </m:oMathParaPr>
              <m:oMath>
                <m:sSub>
                  <m:sSubPr>
                    <m:ctrlPr>
                      <w:rPr>
                        <w:rFonts w:ascii="Cambria Math" w:hAnsi="Cambria Math" w:cs="Times New Roman"/>
                        <w:i/>
                        <w:iCs/>
                      </w:rPr>
                    </m:ctrlPr>
                  </m:sSubPr>
                  <m:e>
                    <m:r>
                      <w:rPr>
                        <w:rFonts w:ascii="Cambria Math" w:hAnsi="Cambria Math" w:cs="Times New Roman"/>
                      </w:rPr>
                      <m:t>A</m:t>
                    </m:r>
                  </m:e>
                  <m:sub>
                    <m:r>
                      <m:rPr>
                        <m:sty m:val="p"/>
                      </m:rPr>
                      <w:rPr>
                        <w:rFonts w:ascii="Cambria Math" w:eastAsia="SimSun" w:hAnsi="Cambria Math" w:cs="Times New Roman"/>
                        <w:lang w:bidi="ar"/>
                      </w:rPr>
                      <m:t>λ</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C</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[C]</m:t>
                    </m:r>
                  </m:e>
                  <m:sub>
                    <m:r>
                      <m:rPr>
                        <m:sty m:val="p"/>
                      </m:rPr>
                      <w:rPr>
                        <w:rFonts w:ascii="Cambria Math" w:hAnsi="Cambria Math" w:cs="Times New Roman"/>
                      </w:rPr>
                      <m:t>560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560</m:t>
                    </m:r>
                  </m:sub>
                </m:sSub>
              </m:oMath>
            </m:oMathPara>
          </w:p>
        </w:tc>
        <w:tc>
          <w:tcPr>
            <w:tcW w:w="3865" w:type="dxa"/>
          </w:tcPr>
          <w:p w14:paraId="2247FCA2" w14:textId="77777777" w:rsidR="0008286D" w:rsidRDefault="0008286D" w:rsidP="0008286D">
            <w:pPr>
              <w:widowControl/>
              <w:spacing w:line="240" w:lineRule="auto"/>
              <w:jc w:val="right"/>
              <w:rPr>
                <w:moveTo w:id="119" w:author="Herr, Nora (059)" w:date="2019-11-25T15:21:00Z"/>
                <w:rFonts w:ascii="Times New Roman" w:hAnsi="Times New Roman" w:cs="Times New Roman"/>
                <w:lang w:val="en"/>
              </w:rPr>
            </w:pPr>
            <w:moveTo w:id="120" w:author="Herr, Nora (059)" w:date="2019-11-25T15:21:00Z">
              <w:r>
                <w:rPr>
                  <w:rFonts w:ascii="Times New Roman" w:hAnsi="Times New Roman" w:cs="Times New Roman"/>
                  <w:lang w:val="en"/>
                </w:rPr>
                <w:t>System 2</w:t>
              </w:r>
            </w:moveTo>
          </w:p>
        </w:tc>
      </w:tr>
      <w:tr w:rsidR="0008286D" w14:paraId="5FFAD940" w14:textId="77777777" w:rsidTr="0008286D">
        <w:trPr>
          <w:trHeight w:val="194"/>
        </w:trPr>
        <w:tc>
          <w:tcPr>
            <w:tcW w:w="4660" w:type="dxa"/>
          </w:tcPr>
          <w:p w14:paraId="09DE830D" w14:textId="77777777" w:rsidR="0008286D" w:rsidRDefault="0008286D" w:rsidP="0008286D">
            <w:pPr>
              <w:widowControl/>
              <w:spacing w:line="240" w:lineRule="auto"/>
              <w:rPr>
                <w:moveTo w:id="121" w:author="Herr, Nora (059)" w:date="2019-11-25T15:21:00Z"/>
                <w:rFonts w:hAnsi="Cambria Math" w:cs="Times New Roman" w:hint="eastAsia"/>
                <w:oMath/>
              </w:rPr>
            </w:pPr>
            <m:oMathPara>
              <m:oMathParaPr>
                <m:jc m:val="left"/>
              </m:oMathParaPr>
              <m:oMath>
                <m:sSub>
                  <m:sSubPr>
                    <m:ctrlPr>
                      <w:rPr>
                        <w:rFonts w:ascii="Cambria Math" w:hAnsi="Cambria Math" w:cs="Times New Roman"/>
                        <w:i/>
                        <w:iCs/>
                      </w:rPr>
                    </m:ctrlPr>
                  </m:sSubPr>
                  <m:e>
                    <m:r>
                      <w:rPr>
                        <w:rFonts w:ascii="Cambria Math" w:hAnsi="Cambria Math" w:cs="Times New Roman"/>
                      </w:rPr>
                      <m:t>A</m:t>
                    </m:r>
                  </m:e>
                  <m:sub>
                    <m:r>
                      <m:rPr>
                        <m:sty m:val="p"/>
                      </m:rPr>
                      <w:rPr>
                        <w:rFonts w:ascii="Cambria Math" w:eastAsia="SimSun" w:hAnsi="Cambria Math" w:cs="Times New Roman"/>
                        <w:lang w:bidi="ar"/>
                      </w:rPr>
                      <m:t>λ</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C</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560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r>
                      <m:rPr>
                        <m:sty m:val="p"/>
                      </m:rPr>
                      <w:rPr>
                        <w:rFonts w:ascii="Cambria Math" w:eastAsia="SimSun" w:hAnsi="Cambria Math" w:cs="Times New Roman"/>
                        <w:lang w:bidi="ar"/>
                      </w:rPr>
                      <m:t>λ</m:t>
                    </m:r>
                  </m:sub>
                </m:sSub>
                <m:sSub>
                  <m:sSubPr>
                    <m:ctrlPr>
                      <w:rPr>
                        <w:rFonts w:ascii="Cambria Math" w:hAnsi="Cambria Math" w:cs="Times New Roman"/>
                        <w:i/>
                      </w:rPr>
                    </m:ctrlPr>
                  </m:sSubPr>
                  <m:e>
                    <m:r>
                      <w:rPr>
                        <w:rFonts w:ascii="Cambria Math" w:hAnsi="Cambria Math" w:cs="Times New Roman"/>
                      </w:rPr>
                      <m:t>[B]</m:t>
                    </m:r>
                  </m:e>
                  <m:sub>
                    <m:r>
                      <m:rPr>
                        <m:sty m:val="p"/>
                      </m:rPr>
                      <w:rPr>
                        <w:rFonts w:ascii="Cambria Math" w:eastAsia="SimSun" w:hAnsi="Cambria Math" w:cs="Times New Roman"/>
                        <w:lang w:bidi="ar"/>
                      </w:rPr>
                      <m:t>560</m:t>
                    </m:r>
                  </m:sub>
                </m:sSub>
              </m:oMath>
            </m:oMathPara>
          </w:p>
        </w:tc>
        <w:tc>
          <w:tcPr>
            <w:tcW w:w="3865" w:type="dxa"/>
          </w:tcPr>
          <w:p w14:paraId="385640A5" w14:textId="77777777" w:rsidR="0008286D" w:rsidRDefault="0008286D" w:rsidP="0008286D">
            <w:pPr>
              <w:widowControl/>
              <w:spacing w:line="240" w:lineRule="auto"/>
              <w:rPr>
                <w:moveTo w:id="122" w:author="Herr, Nora (059)" w:date="2019-11-25T15:21:00Z"/>
                <w:rFonts w:ascii="Times New Roman" w:hAnsi="Times New Roman" w:cs="Times New Roman"/>
                <w:lang w:val="en"/>
              </w:rPr>
            </w:pPr>
          </w:p>
        </w:tc>
      </w:tr>
      <w:moveToRangeEnd w:id="117"/>
    </w:tbl>
    <w:p w14:paraId="35F5F48B" w14:textId="77777777" w:rsidR="00C332A5" w:rsidRDefault="00C332A5">
      <w:pPr>
        <w:spacing w:line="300" w:lineRule="auto"/>
        <w:jc w:val="both"/>
        <w:rPr>
          <w:rFonts w:ascii="Ubuntu" w:eastAsia="Ubuntu" w:hAnsi="Ubuntu" w:cs="Ubuntu"/>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7659142D" w14:textId="77777777">
        <w:trPr>
          <w:trHeight w:val="4319"/>
        </w:trPr>
        <w:tc>
          <w:tcPr>
            <w:tcW w:w="8522" w:type="dxa"/>
          </w:tcPr>
          <w:p w14:paraId="37B3588E" w14:textId="77777777" w:rsidR="00C332A5" w:rsidRDefault="001271F9">
            <w:pPr>
              <w:widowControl/>
              <w:spacing w:line="360" w:lineRule="auto"/>
              <w:ind w:rightChars="52" w:right="104"/>
              <w:rPr>
                <w:rFonts w:ascii="Times New Roman" w:hAnsi="Cambria Math" w:cs="Times New Roman" w:hint="eastAsia"/>
                <w:sz w:val="22"/>
                <w:szCs w:val="22"/>
                <w:lang w:val="en"/>
              </w:rPr>
            </w:pPr>
            <w:r>
              <w:rPr>
                <w:noProof/>
                <w:lang w:val="de-DE" w:eastAsia="de-DE"/>
              </w:rPr>
              <w:lastRenderedPageBreak/>
              <w:drawing>
                <wp:inline distT="0" distB="0" distL="114300" distR="114300" wp14:anchorId="70F501F6" wp14:editId="02592F1C">
                  <wp:extent cx="4114800" cy="2814955"/>
                  <wp:effectExtent l="0" t="0" r="13335" b="139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4114800" cy="2814955"/>
                          </a:xfrm>
                          <a:prstGeom prst="rect">
                            <a:avLst/>
                          </a:prstGeom>
                          <a:noFill/>
                          <a:ln>
                            <a:noFill/>
                          </a:ln>
                        </pic:spPr>
                      </pic:pic>
                    </a:graphicData>
                  </a:graphic>
                </wp:inline>
              </w:drawing>
            </w:r>
          </w:p>
        </w:tc>
      </w:tr>
      <w:tr w:rsidR="00C332A5" w14:paraId="7BA1081B" w14:textId="77777777">
        <w:tc>
          <w:tcPr>
            <w:tcW w:w="8522" w:type="dxa"/>
          </w:tcPr>
          <w:p w14:paraId="52680552" w14:textId="77777777" w:rsidR="00C332A5" w:rsidRPr="0008286D" w:rsidRDefault="001271F9">
            <w:pPr>
              <w:widowControl/>
              <w:spacing w:line="360" w:lineRule="auto"/>
              <w:rPr>
                <w:rFonts w:cstheme="minorHAnsi"/>
                <w:b/>
                <w:bCs/>
                <w:lang w:val="en"/>
                <w:rPrChange w:id="123" w:author="Herr, Nora (059)" w:date="2019-11-25T15:22:00Z">
                  <w:rPr>
                    <w:rFonts w:ascii="Times New Roman" w:hAnsi="Cambria Math" w:cs="Times New Roman" w:hint="eastAsia"/>
                    <w:b/>
                    <w:bCs/>
                    <w:sz w:val="22"/>
                    <w:szCs w:val="22"/>
                    <w:lang w:val="en"/>
                  </w:rPr>
                </w:rPrChange>
              </w:rPr>
            </w:pPr>
            <w:commentRangeStart w:id="124"/>
            <w:proofErr w:type="spellStart"/>
            <w:r w:rsidRPr="0008286D">
              <w:rPr>
                <w:rFonts w:cstheme="minorHAnsi"/>
                <w:b/>
                <w:bCs/>
                <w:lang w:val="en"/>
                <w:rPrChange w:id="125" w:author="Herr, Nora (059)" w:date="2019-11-25T15:22:00Z">
                  <w:rPr>
                    <w:rFonts w:ascii="Times New Roman" w:hAnsi="Cambria Math" w:cs="Times New Roman"/>
                    <w:b/>
                    <w:bCs/>
                    <w:sz w:val="22"/>
                    <w:szCs w:val="22"/>
                    <w:lang w:val="en"/>
                  </w:rPr>
                </w:rPrChange>
              </w:rPr>
              <w:t>FigureSpectrum</w:t>
            </w:r>
            <w:commentRangeEnd w:id="124"/>
            <w:proofErr w:type="spellEnd"/>
            <w:r w:rsidR="0008286D" w:rsidRPr="0008286D">
              <w:rPr>
                <w:rStyle w:val="Kommentarzeichen"/>
                <w:rFonts w:cstheme="minorHAnsi"/>
                <w:sz w:val="20"/>
                <w:szCs w:val="20"/>
                <w:rPrChange w:id="126" w:author="Herr, Nora (059)" w:date="2019-11-25T15:22:00Z">
                  <w:rPr>
                    <w:rStyle w:val="Kommentarzeichen"/>
                    <w:rFonts w:cstheme="minorHAnsi"/>
                  </w:rPr>
                </w:rPrChange>
              </w:rPr>
              <w:commentReference w:id="124"/>
            </w:r>
          </w:p>
        </w:tc>
      </w:tr>
    </w:tbl>
    <w:tbl>
      <w:tblPr>
        <w:tblStyle w:val="Tabellenraster"/>
        <w:tblpPr w:leftFromText="180" w:rightFromText="180" w:vertAnchor="text" w:horzAnchor="page" w:tblpXSpec="center" w:tblpY="368"/>
        <w:tblOverlap w:val="never"/>
        <w:tblW w:w="8523" w:type="dxa"/>
        <w:jc w:val="center"/>
        <w:tblLayout w:type="fixed"/>
        <w:tblLook w:val="04A0" w:firstRow="1" w:lastRow="0" w:firstColumn="1" w:lastColumn="0" w:noHBand="0" w:noVBand="1"/>
      </w:tblPr>
      <w:tblGrid>
        <w:gridCol w:w="2842"/>
        <w:gridCol w:w="2841"/>
        <w:gridCol w:w="2840"/>
      </w:tblGrid>
      <w:tr w:rsidR="00C332A5" w:rsidDel="0008286D" w14:paraId="65B33CBA" w14:textId="5718B0D6" w:rsidTr="001271F9">
        <w:trPr>
          <w:jc w:val="center"/>
        </w:trPr>
        <w:tc>
          <w:tcPr>
            <w:tcW w:w="2842" w:type="dxa"/>
          </w:tcPr>
          <w:p w14:paraId="6BC0F488" w14:textId="70003346" w:rsidR="00C332A5" w:rsidDel="0008286D" w:rsidRDefault="001271F9">
            <w:pPr>
              <w:widowControl/>
              <w:spacing w:line="300" w:lineRule="auto"/>
              <w:jc w:val="center"/>
              <w:rPr>
                <w:moveFrom w:id="127" w:author="Herr, Nora (059)" w:date="2019-11-25T15:22:00Z"/>
                <w:rFonts w:ascii="Times New Roman" w:eastAsia="Ubuntu" w:hAnsi="Times New Roman" w:cs="Times New Roman"/>
                <w:vertAlign w:val="subscript"/>
                <w:lang w:val="en"/>
              </w:rPr>
            </w:pPr>
            <w:moveFromRangeStart w:id="128" w:author="Herr, Nora (059)" w:date="2019-11-25T15:22:00Z" w:name="move25587737"/>
            <w:moveFrom w:id="129" w:author="Herr, Nora (059)" w:date="2019-11-25T15:22:00Z">
              <w:r w:rsidDel="0008286D">
                <w:rPr>
                  <w:rFonts w:ascii="Times New Roman" w:eastAsia="Ubuntu" w:hAnsi="Times New Roman" w:cs="Times New Roman"/>
                  <w:lang w:val="en"/>
                </w:rPr>
                <w:t>Models</w:t>
              </w:r>
            </w:moveFrom>
          </w:p>
        </w:tc>
        <w:tc>
          <w:tcPr>
            <w:tcW w:w="2841" w:type="dxa"/>
          </w:tcPr>
          <w:p w14:paraId="64720801" w14:textId="0FD725F3" w:rsidR="00C332A5" w:rsidDel="0008286D" w:rsidRDefault="001271F9">
            <w:pPr>
              <w:widowControl/>
              <w:spacing w:line="300" w:lineRule="auto"/>
              <w:jc w:val="center"/>
              <w:rPr>
                <w:moveFrom w:id="130" w:author="Herr, Nora (059)" w:date="2019-11-25T15:22:00Z"/>
                <w:rFonts w:ascii="Times New Roman" w:eastAsia="Ubuntu" w:hAnsi="Times New Roman" w:cs="Times New Roman"/>
                <w:lang w:val="en"/>
              </w:rPr>
            </w:pPr>
            <w:moveFrom w:id="131" w:author="Herr, Nora (059)" w:date="2019-11-25T15:22:00Z">
              <w:r w:rsidDel="0008286D">
                <w:rPr>
                  <w:rFonts w:ascii="Times New Roman" w:eastAsia="Ubuntu" w:hAnsi="Times New Roman" w:cs="Times New Roman"/>
                  <w:lang w:val="en"/>
                </w:rPr>
                <w:t>Applicable Data Set</w:t>
              </w:r>
            </w:moveFrom>
          </w:p>
        </w:tc>
        <w:tc>
          <w:tcPr>
            <w:tcW w:w="2840" w:type="dxa"/>
          </w:tcPr>
          <w:p w14:paraId="05A9FF49" w14:textId="28D6E4EA" w:rsidR="00C332A5" w:rsidDel="0008286D" w:rsidRDefault="001271F9">
            <w:pPr>
              <w:widowControl/>
              <w:spacing w:line="300" w:lineRule="auto"/>
              <w:jc w:val="center"/>
              <w:rPr>
                <w:moveFrom w:id="132" w:author="Herr, Nora (059)" w:date="2019-11-25T15:22:00Z"/>
                <w:rFonts w:ascii="Times New Roman" w:eastAsia="Ubuntu" w:hAnsi="Times New Roman" w:cs="Times New Roman"/>
                <w:lang w:val="en"/>
              </w:rPr>
            </w:pPr>
            <w:moveFrom w:id="133" w:author="Herr, Nora (059)" w:date="2019-11-25T15:22:00Z">
              <w:r w:rsidDel="0008286D">
                <w:rPr>
                  <w:rFonts w:ascii="Times New Roman" w:eastAsia="Ubuntu" w:hAnsi="Times New Roman" w:cs="Times New Roman"/>
                  <w:lang w:val="en"/>
                </w:rPr>
                <w:t>Model #</w:t>
              </w:r>
            </w:moveFrom>
          </w:p>
        </w:tc>
      </w:tr>
      <w:tr w:rsidR="00C332A5" w:rsidDel="0008286D" w14:paraId="048E9C68" w14:textId="63C00ADE" w:rsidTr="001271F9">
        <w:trPr>
          <w:jc w:val="center"/>
        </w:trPr>
        <w:tc>
          <w:tcPr>
            <w:tcW w:w="2842" w:type="dxa"/>
          </w:tcPr>
          <w:p w14:paraId="282DA807" w14:textId="592E545B" w:rsidR="00C332A5" w:rsidDel="0008286D" w:rsidRDefault="001271F9">
            <w:pPr>
              <w:widowControl/>
              <w:spacing w:line="300" w:lineRule="auto"/>
              <w:rPr>
                <w:moveFrom w:id="134" w:author="Herr, Nora (059)" w:date="2019-11-25T15:22:00Z"/>
                <w:rFonts w:ascii="Times New Roman" w:eastAsia="Ubuntu" w:hAnsi="Times New Roman" w:cs="Times New Roman"/>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m:oMathPara>
          </w:p>
        </w:tc>
        <w:tc>
          <w:tcPr>
            <w:tcW w:w="2841" w:type="dxa"/>
          </w:tcPr>
          <w:p w14:paraId="7A93E311" w14:textId="493276DD" w:rsidR="00C332A5" w:rsidDel="0008286D" w:rsidRDefault="001271F9">
            <w:pPr>
              <w:widowControl/>
              <w:spacing w:line="300" w:lineRule="auto"/>
              <w:rPr>
                <w:moveFrom w:id="135" w:author="Herr, Nora (059)" w:date="2019-11-25T15:22:00Z"/>
                <w:rFonts w:ascii="Times New Roman" w:eastAsia="Ubuntu" w:hAnsi="Times New Roman" w:cs="Times New Roman"/>
                <w:lang w:val="en"/>
              </w:rPr>
            </w:pPr>
            <w:moveFrom w:id="136" w:author="Herr, Nora (059)" w:date="2019-11-25T15:22:00Z">
              <w:r w:rsidDel="0008286D">
                <w:rPr>
                  <w:rFonts w:ascii="Times New Roman" w:eastAsia="Ubuntu" w:hAnsi="Times New Roman" w:cs="Times New Roman"/>
                  <w:lang w:val="en"/>
                </w:rPr>
                <w:t>S4 Data</w:t>
              </w:r>
            </w:moveFrom>
          </w:p>
        </w:tc>
        <w:tc>
          <w:tcPr>
            <w:tcW w:w="2840" w:type="dxa"/>
          </w:tcPr>
          <w:p w14:paraId="167AEACE" w14:textId="0FCA6CE3" w:rsidR="00C332A5" w:rsidDel="0008286D" w:rsidRDefault="001271F9">
            <w:pPr>
              <w:widowControl/>
              <w:spacing w:line="300" w:lineRule="auto"/>
              <w:jc w:val="right"/>
              <w:rPr>
                <w:moveFrom w:id="137" w:author="Herr, Nora (059)" w:date="2019-11-25T15:22:00Z"/>
                <w:rFonts w:ascii="Times New Roman" w:eastAsia="Ubuntu" w:hAnsi="Times New Roman" w:cs="Times New Roman"/>
                <w:lang w:val="en"/>
              </w:rPr>
            </w:pPr>
            <w:moveFrom w:id="138" w:author="Herr, Nora (059)" w:date="2019-11-25T15:22:00Z">
              <w:r w:rsidDel="0008286D">
                <w:rPr>
                  <w:rFonts w:ascii="Times New Roman" w:eastAsia="Ubuntu" w:hAnsi="Times New Roman" w:cs="Times New Roman"/>
                  <w:lang w:val="en"/>
                </w:rPr>
                <w:t>Model 1</w:t>
              </w:r>
            </w:moveFrom>
          </w:p>
        </w:tc>
      </w:tr>
      <w:tr w:rsidR="00C332A5" w:rsidDel="0008286D" w14:paraId="34454FBC" w14:textId="38610007" w:rsidTr="001271F9">
        <w:trPr>
          <w:jc w:val="center"/>
        </w:trPr>
        <w:tc>
          <w:tcPr>
            <w:tcW w:w="2842" w:type="dxa"/>
          </w:tcPr>
          <w:p w14:paraId="6E1304C4" w14:textId="370ACF89" w:rsidR="00C332A5" w:rsidDel="0008286D" w:rsidRDefault="001271F9">
            <w:pPr>
              <w:widowControl/>
              <w:spacing w:line="300" w:lineRule="auto"/>
              <w:rPr>
                <w:moveFrom w:id="139" w:author="Herr, Nora (059)" w:date="2019-11-25T15:22:00Z"/>
                <w:rFonts w:ascii="Times New Roman" w:eastAsia="Ubuntu" w:hAnsi="Times New Roman" w:cs="Times New Roman"/>
                <w:vertAlign w:val="subscript"/>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730</m:t>
                    </m:r>
                  </m:sub>
                </m:sSub>
              </m:oMath>
            </m:oMathPara>
          </w:p>
        </w:tc>
        <w:tc>
          <w:tcPr>
            <w:tcW w:w="2841" w:type="dxa"/>
          </w:tcPr>
          <w:p w14:paraId="6AAABBE0" w14:textId="0AA9FC80" w:rsidR="00C332A5" w:rsidDel="0008286D" w:rsidRDefault="001271F9">
            <w:pPr>
              <w:widowControl/>
              <w:spacing w:line="300" w:lineRule="auto"/>
              <w:rPr>
                <w:moveFrom w:id="140" w:author="Herr, Nora (059)" w:date="2019-11-25T15:22:00Z"/>
                <w:rFonts w:ascii="Times New Roman" w:eastAsia="Ubuntu" w:hAnsi="Times New Roman" w:cs="Times New Roman"/>
                <w:lang w:val="en"/>
              </w:rPr>
            </w:pPr>
            <w:moveFrom w:id="141" w:author="Herr, Nora (059)" w:date="2019-11-25T15:22:00Z">
              <w:r w:rsidDel="0008286D">
                <w:rPr>
                  <w:rFonts w:ascii="Times New Roman" w:eastAsia="Ubuntu" w:hAnsi="Times New Roman" w:cs="Times New Roman"/>
                  <w:lang w:val="en"/>
                </w:rPr>
                <w:t>PBR-to-Tecan Conversion</w:t>
              </w:r>
            </w:moveFrom>
          </w:p>
        </w:tc>
        <w:tc>
          <w:tcPr>
            <w:tcW w:w="2840" w:type="dxa"/>
          </w:tcPr>
          <w:p w14:paraId="32F67723" w14:textId="4A083834" w:rsidR="00C332A5" w:rsidDel="0008286D" w:rsidRDefault="001271F9">
            <w:pPr>
              <w:widowControl/>
              <w:spacing w:line="300" w:lineRule="auto"/>
              <w:jc w:val="right"/>
              <w:rPr>
                <w:moveFrom w:id="142" w:author="Herr, Nora (059)" w:date="2019-11-25T15:22:00Z"/>
                <w:rFonts w:ascii="Times New Roman" w:eastAsia="Ubuntu" w:hAnsi="Times New Roman" w:cs="Times New Roman"/>
                <w:lang w:val="en"/>
              </w:rPr>
            </w:pPr>
            <w:moveFrom w:id="143" w:author="Herr, Nora (059)" w:date="2019-11-25T15:22:00Z">
              <w:r w:rsidDel="0008286D">
                <w:rPr>
                  <w:rFonts w:ascii="Times New Roman" w:eastAsia="Ubuntu" w:hAnsi="Times New Roman" w:cs="Times New Roman"/>
                  <w:lang w:val="en"/>
                </w:rPr>
                <w:t>Model 2</w:t>
              </w:r>
            </w:moveFrom>
          </w:p>
        </w:tc>
      </w:tr>
      <w:tr w:rsidR="00C332A5" w:rsidDel="0008286D" w14:paraId="6840BFCE" w14:textId="1E0CD7B6" w:rsidTr="001271F9">
        <w:trPr>
          <w:trHeight w:val="90"/>
          <w:jc w:val="center"/>
        </w:trPr>
        <w:tc>
          <w:tcPr>
            <w:tcW w:w="2842" w:type="dxa"/>
          </w:tcPr>
          <w:p w14:paraId="6210A6DA" w14:textId="5DCE4592" w:rsidR="00C332A5" w:rsidDel="0008286D" w:rsidRDefault="001271F9">
            <w:pPr>
              <w:widowControl/>
              <w:spacing w:line="300" w:lineRule="auto"/>
              <w:rPr>
                <w:moveFrom w:id="144" w:author="Herr, Nora (059)" w:date="2019-11-25T15:22:00Z"/>
                <w:rFonts w:ascii="Times New Roman" w:eastAsia="Ubuntu" w:hAnsi="Times New Roman" w:cs="Times New Roman"/>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oMath>
            </m:oMathPara>
          </w:p>
        </w:tc>
        <w:tc>
          <w:tcPr>
            <w:tcW w:w="2841" w:type="dxa"/>
          </w:tcPr>
          <w:p w14:paraId="33DDE4F1" w14:textId="0C722434" w:rsidR="00C332A5" w:rsidDel="0008286D" w:rsidRDefault="001271F9">
            <w:pPr>
              <w:widowControl/>
              <w:spacing w:line="300" w:lineRule="auto"/>
              <w:rPr>
                <w:moveFrom w:id="145" w:author="Herr, Nora (059)" w:date="2019-11-25T15:22:00Z"/>
                <w:rFonts w:ascii="Times New Roman" w:eastAsia="Ubuntu" w:hAnsi="Times New Roman" w:cs="Times New Roman"/>
                <w:lang w:val="en"/>
              </w:rPr>
            </w:pPr>
            <w:moveFrom w:id="146" w:author="Herr, Nora (059)" w:date="2019-11-25T15:22:00Z">
              <w:r w:rsidDel="0008286D">
                <w:rPr>
                  <w:rFonts w:ascii="Times New Roman" w:eastAsia="Ubuntu" w:hAnsi="Times New Roman" w:cs="Times New Roman"/>
                  <w:lang w:val="en"/>
                </w:rPr>
                <w:t>PBR 1-4 Data</w:t>
              </w:r>
            </w:moveFrom>
          </w:p>
        </w:tc>
        <w:tc>
          <w:tcPr>
            <w:tcW w:w="2840" w:type="dxa"/>
          </w:tcPr>
          <w:p w14:paraId="62A4D308" w14:textId="61EEB7C4" w:rsidR="00C332A5" w:rsidDel="0008286D" w:rsidRDefault="001271F9">
            <w:pPr>
              <w:widowControl/>
              <w:spacing w:line="300" w:lineRule="auto"/>
              <w:jc w:val="right"/>
              <w:rPr>
                <w:moveFrom w:id="147" w:author="Herr, Nora (059)" w:date="2019-11-25T15:22:00Z"/>
                <w:rFonts w:ascii="Times New Roman" w:eastAsia="Ubuntu" w:hAnsi="Times New Roman" w:cs="Times New Roman"/>
                <w:lang w:val="en"/>
              </w:rPr>
            </w:pPr>
            <w:moveFrom w:id="148" w:author="Herr, Nora (059)" w:date="2019-11-25T15:22:00Z">
              <w:r w:rsidDel="0008286D">
                <w:rPr>
                  <w:rFonts w:ascii="Times New Roman" w:eastAsia="Ubuntu" w:hAnsi="Times New Roman" w:cs="Times New Roman"/>
                  <w:lang w:val="en"/>
                </w:rPr>
                <w:t>Model 3</w:t>
              </w:r>
            </w:moveFrom>
          </w:p>
        </w:tc>
      </w:tr>
      <w:tr w:rsidR="00C332A5" w:rsidDel="0008286D" w14:paraId="3000590A" w14:textId="72998C56" w:rsidTr="001271F9">
        <w:trPr>
          <w:jc w:val="center"/>
        </w:trPr>
        <w:tc>
          <w:tcPr>
            <w:tcW w:w="2842" w:type="dxa"/>
          </w:tcPr>
          <w:p w14:paraId="170B433D" w14:textId="18DBCC47" w:rsidR="00C332A5" w:rsidDel="0008286D" w:rsidRDefault="001271F9">
            <w:pPr>
              <w:widowControl/>
              <w:spacing w:line="300" w:lineRule="auto"/>
              <w:rPr>
                <w:moveFrom w:id="149" w:author="Herr, Nora (059)" w:date="2019-11-25T15:22:00Z"/>
                <w:rFonts w:ascii="Times New Roman" w:eastAsia="Ubuntu" w:hAnsi="Times New Roman" w:cs="Times New Roman"/>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600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m:oMathPara>
          </w:p>
        </w:tc>
        <w:tc>
          <w:tcPr>
            <w:tcW w:w="2841" w:type="dxa"/>
          </w:tcPr>
          <w:p w14:paraId="261F493D" w14:textId="6BAA41B2" w:rsidR="00C332A5" w:rsidDel="0008286D" w:rsidRDefault="001271F9">
            <w:pPr>
              <w:widowControl/>
              <w:spacing w:line="300" w:lineRule="auto"/>
              <w:rPr>
                <w:moveFrom w:id="150" w:author="Herr, Nora (059)" w:date="2019-11-25T15:22:00Z"/>
                <w:rFonts w:ascii="Times New Roman" w:eastAsia="Ubuntu" w:hAnsi="Times New Roman" w:cs="Times New Roman"/>
                <w:lang w:val="en"/>
              </w:rPr>
            </w:pPr>
            <w:moveFrom w:id="151" w:author="Herr, Nora (059)" w:date="2019-11-25T15:22:00Z">
              <w:r w:rsidDel="0008286D">
                <w:rPr>
                  <w:rFonts w:ascii="Times New Roman" w:eastAsia="Ubuntu" w:hAnsi="Times New Roman" w:cs="Times New Roman"/>
                  <w:lang w:val="en"/>
                </w:rPr>
                <w:t>S1,S3</w:t>
              </w:r>
            </w:moveFrom>
          </w:p>
        </w:tc>
        <w:tc>
          <w:tcPr>
            <w:tcW w:w="2840" w:type="dxa"/>
          </w:tcPr>
          <w:p w14:paraId="194966FB" w14:textId="1453EC36" w:rsidR="00C332A5" w:rsidDel="0008286D" w:rsidRDefault="001271F9">
            <w:pPr>
              <w:widowControl/>
              <w:spacing w:line="300" w:lineRule="auto"/>
              <w:jc w:val="right"/>
              <w:rPr>
                <w:moveFrom w:id="152" w:author="Herr, Nora (059)" w:date="2019-11-25T15:22:00Z"/>
                <w:rFonts w:ascii="Times New Roman" w:eastAsia="Ubuntu" w:hAnsi="Times New Roman" w:cs="Times New Roman"/>
                <w:lang w:val="en"/>
              </w:rPr>
            </w:pPr>
            <w:moveFrom w:id="153" w:author="Herr, Nora (059)" w:date="2019-11-25T15:22:00Z">
              <w:r w:rsidDel="0008286D">
                <w:rPr>
                  <w:rFonts w:ascii="Times New Roman" w:eastAsia="Ubuntu" w:hAnsi="Times New Roman" w:cs="Times New Roman"/>
                  <w:lang w:val="en"/>
                </w:rPr>
                <w:t>Model 4</w:t>
              </w:r>
            </w:moveFrom>
          </w:p>
        </w:tc>
      </w:tr>
      <w:tr w:rsidR="00C332A5" w:rsidDel="0008286D" w14:paraId="07387D00" w14:textId="40E079E4" w:rsidTr="001271F9">
        <w:trPr>
          <w:jc w:val="center"/>
        </w:trPr>
        <w:tc>
          <w:tcPr>
            <w:tcW w:w="2842" w:type="dxa"/>
          </w:tcPr>
          <w:p w14:paraId="1864B4C5" w14:textId="73878D3E" w:rsidR="00C332A5" w:rsidDel="0008286D" w:rsidRDefault="001271F9">
            <w:pPr>
              <w:widowControl/>
              <w:spacing w:line="300" w:lineRule="auto"/>
              <w:rPr>
                <w:moveFrom w:id="154" w:author="Herr, Nora (059)" w:date="2019-11-25T15:22:00Z"/>
                <w:rFonts w:ascii="Times New Roman" w:eastAsia="Ubuntu" w:hAnsi="Times New Roman" w:cs="Times New Roman"/>
                <w:vertAlign w:val="subscript"/>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~N/A+</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m:oMathPara>
          </w:p>
        </w:tc>
        <w:tc>
          <w:tcPr>
            <w:tcW w:w="2841" w:type="dxa"/>
          </w:tcPr>
          <w:p w14:paraId="6A779EC3" w14:textId="3D70C08F" w:rsidR="00C332A5" w:rsidDel="0008286D" w:rsidRDefault="001271F9">
            <w:pPr>
              <w:widowControl/>
              <w:spacing w:line="300" w:lineRule="auto"/>
              <w:rPr>
                <w:moveFrom w:id="155" w:author="Herr, Nora (059)" w:date="2019-11-25T15:22:00Z"/>
                <w:rFonts w:ascii="Times New Roman" w:eastAsia="Ubuntu" w:hAnsi="Times New Roman" w:cs="Times New Roman"/>
                <w:lang w:val="en"/>
              </w:rPr>
            </w:pPr>
            <w:moveFrom w:id="156" w:author="Herr, Nora (059)" w:date="2019-11-25T15:22:00Z">
              <w:r w:rsidDel="0008286D">
                <w:rPr>
                  <w:rFonts w:ascii="Times New Roman" w:eastAsia="Ubuntu" w:hAnsi="Times New Roman" w:cs="Times New Roman"/>
                  <w:lang w:val="en"/>
                </w:rPr>
                <w:t>S2</w:t>
              </w:r>
            </w:moveFrom>
          </w:p>
        </w:tc>
        <w:tc>
          <w:tcPr>
            <w:tcW w:w="2840" w:type="dxa"/>
          </w:tcPr>
          <w:p w14:paraId="0A129DB2" w14:textId="46DA544A" w:rsidR="00C332A5" w:rsidDel="0008286D" w:rsidRDefault="001271F9">
            <w:pPr>
              <w:widowControl/>
              <w:spacing w:line="300" w:lineRule="auto"/>
              <w:jc w:val="right"/>
              <w:rPr>
                <w:moveFrom w:id="157" w:author="Herr, Nora (059)" w:date="2019-11-25T15:22:00Z"/>
                <w:rFonts w:ascii="Times New Roman" w:eastAsia="Ubuntu" w:hAnsi="Times New Roman" w:cs="Times New Roman"/>
                <w:lang w:val="en"/>
              </w:rPr>
            </w:pPr>
            <w:moveFrom w:id="158" w:author="Herr, Nora (059)" w:date="2019-11-25T15:22:00Z">
              <w:r w:rsidDel="0008286D">
                <w:rPr>
                  <w:rFonts w:ascii="Times New Roman" w:eastAsia="Ubuntu" w:hAnsi="Times New Roman" w:cs="Times New Roman"/>
                  <w:lang w:val="en"/>
                </w:rPr>
                <w:t>Model 5</w:t>
              </w:r>
            </w:moveFrom>
          </w:p>
        </w:tc>
      </w:tr>
      <w:tr w:rsidR="00C332A5" w:rsidDel="0008286D" w14:paraId="737E4B2A" w14:textId="39CCA95B" w:rsidTr="0008286D">
        <w:trPr>
          <w:jc w:val="center"/>
        </w:trPr>
        <w:tc>
          <w:tcPr>
            <w:tcW w:w="8523" w:type="dxa"/>
            <w:gridSpan w:val="3"/>
          </w:tcPr>
          <w:p w14:paraId="1D20197B" w14:textId="683E5195" w:rsidR="00C332A5" w:rsidDel="0008286D" w:rsidRDefault="001271F9">
            <w:pPr>
              <w:widowControl/>
              <w:spacing w:line="300" w:lineRule="auto"/>
              <w:rPr>
                <w:moveFrom w:id="159" w:author="Herr, Nora (059)" w:date="2019-11-25T15:22:00Z"/>
                <w:rFonts w:ascii="Ubuntu" w:eastAsia="Ubuntu" w:hAnsi="Ubuntu" w:cs="Ubuntu"/>
                <w:sz w:val="30"/>
                <w:szCs w:val="30"/>
                <w:lang w:val="en"/>
              </w:rPr>
            </w:pPr>
            <w:moveFrom w:id="160" w:author="Herr, Nora (059)" w:date="2019-11-25T15:22:00Z">
              <w:r w:rsidDel="0008286D">
                <w:rPr>
                  <w:rFonts w:ascii="Ubuntu" w:eastAsia="Ubuntu" w:hAnsi="Ubuntu" w:cs="Ubuntu"/>
                  <w:sz w:val="30"/>
                  <w:szCs w:val="30"/>
                  <w:lang w:val="en"/>
                </w:rPr>
                <w:t>TableX: Models Needed to Be generated for application</w:t>
              </w:r>
            </w:moveFrom>
          </w:p>
        </w:tc>
      </w:tr>
    </w:tbl>
    <w:tbl>
      <w:tblPr>
        <w:tblStyle w:val="Tabellenraster"/>
        <w:tblpPr w:leftFromText="180" w:rightFromText="180" w:vertAnchor="text" w:horzAnchor="margin" w:tblpY="384"/>
        <w:tblOverlap w:val="never"/>
        <w:tblW w:w="8523" w:type="dxa"/>
        <w:tblLayout w:type="fixed"/>
        <w:tblLook w:val="04A0" w:firstRow="1" w:lastRow="0" w:firstColumn="1" w:lastColumn="0" w:noHBand="0" w:noVBand="1"/>
      </w:tblPr>
      <w:tblGrid>
        <w:gridCol w:w="2842"/>
        <w:gridCol w:w="2841"/>
        <w:gridCol w:w="2840"/>
      </w:tblGrid>
      <w:tr w:rsidR="0008286D" w14:paraId="365D01F6" w14:textId="77777777" w:rsidTr="0008286D">
        <w:tc>
          <w:tcPr>
            <w:tcW w:w="2842" w:type="dxa"/>
          </w:tcPr>
          <w:moveFromRangeEnd w:id="128"/>
          <w:p w14:paraId="7B89D4EF" w14:textId="77777777" w:rsidR="0008286D" w:rsidRDefault="0008286D" w:rsidP="0008286D">
            <w:pPr>
              <w:widowControl/>
              <w:spacing w:line="300" w:lineRule="auto"/>
              <w:jc w:val="center"/>
              <w:rPr>
                <w:moveTo w:id="161" w:author="Herr, Nora (059)" w:date="2019-11-25T15:22:00Z"/>
                <w:rFonts w:ascii="Times New Roman" w:eastAsia="Ubuntu" w:hAnsi="Times New Roman" w:cs="Times New Roman"/>
                <w:vertAlign w:val="subscript"/>
                <w:lang w:val="en"/>
              </w:rPr>
            </w:pPr>
            <w:moveToRangeStart w:id="162" w:author="Herr, Nora (059)" w:date="2019-11-25T15:22:00Z" w:name="move25587737"/>
            <w:moveTo w:id="163" w:author="Herr, Nora (059)" w:date="2019-11-25T15:22:00Z">
              <w:r>
                <w:rPr>
                  <w:rFonts w:ascii="Times New Roman" w:eastAsia="Ubuntu" w:hAnsi="Times New Roman" w:cs="Times New Roman"/>
                  <w:lang w:val="en"/>
                </w:rPr>
                <w:t>Models</w:t>
              </w:r>
            </w:moveTo>
          </w:p>
        </w:tc>
        <w:tc>
          <w:tcPr>
            <w:tcW w:w="2841" w:type="dxa"/>
          </w:tcPr>
          <w:p w14:paraId="71BABC99" w14:textId="77777777" w:rsidR="0008286D" w:rsidRDefault="0008286D" w:rsidP="0008286D">
            <w:pPr>
              <w:widowControl/>
              <w:spacing w:line="300" w:lineRule="auto"/>
              <w:jc w:val="center"/>
              <w:rPr>
                <w:moveTo w:id="164" w:author="Herr, Nora (059)" w:date="2019-11-25T15:22:00Z"/>
                <w:rFonts w:ascii="Times New Roman" w:eastAsia="Ubuntu" w:hAnsi="Times New Roman" w:cs="Times New Roman"/>
                <w:lang w:val="en"/>
              </w:rPr>
            </w:pPr>
            <w:moveTo w:id="165" w:author="Herr, Nora (059)" w:date="2019-11-25T15:22:00Z">
              <w:r>
                <w:rPr>
                  <w:rFonts w:ascii="Times New Roman" w:eastAsia="Ubuntu" w:hAnsi="Times New Roman" w:cs="Times New Roman"/>
                  <w:lang w:val="en"/>
                </w:rPr>
                <w:t>Applicable Data Set</w:t>
              </w:r>
            </w:moveTo>
          </w:p>
        </w:tc>
        <w:tc>
          <w:tcPr>
            <w:tcW w:w="2840" w:type="dxa"/>
          </w:tcPr>
          <w:p w14:paraId="23E22974" w14:textId="77777777" w:rsidR="0008286D" w:rsidRDefault="0008286D" w:rsidP="0008286D">
            <w:pPr>
              <w:widowControl/>
              <w:spacing w:line="300" w:lineRule="auto"/>
              <w:jc w:val="center"/>
              <w:rPr>
                <w:moveTo w:id="166" w:author="Herr, Nora (059)" w:date="2019-11-25T15:22:00Z"/>
                <w:rFonts w:ascii="Times New Roman" w:eastAsia="Ubuntu" w:hAnsi="Times New Roman" w:cs="Times New Roman"/>
                <w:lang w:val="en"/>
              </w:rPr>
            </w:pPr>
            <w:moveTo w:id="167" w:author="Herr, Nora (059)" w:date="2019-11-25T15:22:00Z">
              <w:r>
                <w:rPr>
                  <w:rFonts w:ascii="Times New Roman" w:eastAsia="Ubuntu" w:hAnsi="Times New Roman" w:cs="Times New Roman"/>
                  <w:lang w:val="en"/>
                </w:rPr>
                <w:t>Model #</w:t>
              </w:r>
            </w:moveTo>
          </w:p>
        </w:tc>
      </w:tr>
      <w:tr w:rsidR="0008286D" w14:paraId="6764EE00" w14:textId="77777777" w:rsidTr="0008286D">
        <w:tc>
          <w:tcPr>
            <w:tcW w:w="2842" w:type="dxa"/>
          </w:tcPr>
          <w:p w14:paraId="29210466" w14:textId="77777777" w:rsidR="0008286D" w:rsidRDefault="0008286D" w:rsidP="0008286D">
            <w:pPr>
              <w:widowControl/>
              <w:spacing w:line="300" w:lineRule="auto"/>
              <w:rPr>
                <w:moveTo w:id="168" w:author="Herr, Nora (059)" w:date="2019-11-25T15:22:00Z"/>
                <w:rFonts w:ascii="Times New Roman" w:eastAsia="Ubuntu" w:hAnsi="Times New Roman" w:cs="Times New Roman"/>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m:oMathPara>
          </w:p>
        </w:tc>
        <w:tc>
          <w:tcPr>
            <w:tcW w:w="2841" w:type="dxa"/>
          </w:tcPr>
          <w:p w14:paraId="72B28236" w14:textId="77777777" w:rsidR="0008286D" w:rsidRDefault="0008286D" w:rsidP="0008286D">
            <w:pPr>
              <w:widowControl/>
              <w:spacing w:line="300" w:lineRule="auto"/>
              <w:rPr>
                <w:moveTo w:id="169" w:author="Herr, Nora (059)" w:date="2019-11-25T15:22:00Z"/>
                <w:rFonts w:ascii="Times New Roman" w:eastAsia="Ubuntu" w:hAnsi="Times New Roman" w:cs="Times New Roman"/>
                <w:lang w:val="en"/>
              </w:rPr>
            </w:pPr>
            <w:moveTo w:id="170" w:author="Herr, Nora (059)" w:date="2019-11-25T15:22:00Z">
              <w:r>
                <w:rPr>
                  <w:rFonts w:ascii="Times New Roman" w:eastAsia="Ubuntu" w:hAnsi="Times New Roman" w:cs="Times New Roman"/>
                  <w:lang w:val="en"/>
                </w:rPr>
                <w:t>S4 Data</w:t>
              </w:r>
            </w:moveTo>
          </w:p>
        </w:tc>
        <w:tc>
          <w:tcPr>
            <w:tcW w:w="2840" w:type="dxa"/>
          </w:tcPr>
          <w:p w14:paraId="453A448F" w14:textId="77777777" w:rsidR="0008286D" w:rsidRDefault="0008286D" w:rsidP="0008286D">
            <w:pPr>
              <w:widowControl/>
              <w:spacing w:line="300" w:lineRule="auto"/>
              <w:jc w:val="right"/>
              <w:rPr>
                <w:moveTo w:id="171" w:author="Herr, Nora (059)" w:date="2019-11-25T15:22:00Z"/>
                <w:rFonts w:ascii="Times New Roman" w:eastAsia="Ubuntu" w:hAnsi="Times New Roman" w:cs="Times New Roman"/>
                <w:lang w:val="en"/>
              </w:rPr>
            </w:pPr>
            <w:moveTo w:id="172" w:author="Herr, Nora (059)" w:date="2019-11-25T15:22:00Z">
              <w:r>
                <w:rPr>
                  <w:rFonts w:ascii="Times New Roman" w:eastAsia="Ubuntu" w:hAnsi="Times New Roman" w:cs="Times New Roman"/>
                  <w:lang w:val="en"/>
                </w:rPr>
                <w:t>Model 1</w:t>
              </w:r>
            </w:moveTo>
          </w:p>
        </w:tc>
      </w:tr>
      <w:tr w:rsidR="0008286D" w14:paraId="35B958B8" w14:textId="77777777" w:rsidTr="0008286D">
        <w:tc>
          <w:tcPr>
            <w:tcW w:w="2842" w:type="dxa"/>
          </w:tcPr>
          <w:p w14:paraId="260B5DDA" w14:textId="77777777" w:rsidR="0008286D" w:rsidRDefault="0008286D" w:rsidP="0008286D">
            <w:pPr>
              <w:widowControl/>
              <w:spacing w:line="300" w:lineRule="auto"/>
              <w:rPr>
                <w:moveTo w:id="173" w:author="Herr, Nora (059)" w:date="2019-11-25T15:22:00Z"/>
                <w:rFonts w:ascii="Times New Roman" w:eastAsia="Ubuntu" w:hAnsi="Times New Roman" w:cs="Times New Roman"/>
                <w:vertAlign w:val="subscript"/>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730</m:t>
                    </m:r>
                  </m:sub>
                </m:sSub>
              </m:oMath>
            </m:oMathPara>
          </w:p>
        </w:tc>
        <w:tc>
          <w:tcPr>
            <w:tcW w:w="2841" w:type="dxa"/>
          </w:tcPr>
          <w:p w14:paraId="1D1C4499" w14:textId="77777777" w:rsidR="0008286D" w:rsidRDefault="0008286D" w:rsidP="0008286D">
            <w:pPr>
              <w:widowControl/>
              <w:spacing w:line="300" w:lineRule="auto"/>
              <w:rPr>
                <w:moveTo w:id="174" w:author="Herr, Nora (059)" w:date="2019-11-25T15:22:00Z"/>
                <w:rFonts w:ascii="Times New Roman" w:eastAsia="Ubuntu" w:hAnsi="Times New Roman" w:cs="Times New Roman"/>
                <w:lang w:val="en"/>
              </w:rPr>
            </w:pPr>
            <w:moveTo w:id="175" w:author="Herr, Nora (059)" w:date="2019-11-25T15:22:00Z">
              <w:r>
                <w:rPr>
                  <w:rFonts w:ascii="Times New Roman" w:eastAsia="Ubuntu" w:hAnsi="Times New Roman" w:cs="Times New Roman"/>
                  <w:lang w:val="en"/>
                </w:rPr>
                <w:t>PBR-to-</w:t>
              </w:r>
              <w:proofErr w:type="spellStart"/>
              <w:r>
                <w:rPr>
                  <w:rFonts w:ascii="Times New Roman" w:eastAsia="Ubuntu" w:hAnsi="Times New Roman" w:cs="Times New Roman"/>
                  <w:lang w:val="en"/>
                </w:rPr>
                <w:t>Tecan</w:t>
              </w:r>
              <w:proofErr w:type="spellEnd"/>
              <w:r>
                <w:rPr>
                  <w:rFonts w:ascii="Times New Roman" w:eastAsia="Ubuntu" w:hAnsi="Times New Roman" w:cs="Times New Roman"/>
                  <w:lang w:val="en"/>
                </w:rPr>
                <w:t xml:space="preserve"> Conversion</w:t>
              </w:r>
            </w:moveTo>
          </w:p>
        </w:tc>
        <w:tc>
          <w:tcPr>
            <w:tcW w:w="2840" w:type="dxa"/>
          </w:tcPr>
          <w:p w14:paraId="6080513C" w14:textId="77777777" w:rsidR="0008286D" w:rsidRDefault="0008286D" w:rsidP="0008286D">
            <w:pPr>
              <w:widowControl/>
              <w:spacing w:line="300" w:lineRule="auto"/>
              <w:jc w:val="right"/>
              <w:rPr>
                <w:moveTo w:id="176" w:author="Herr, Nora (059)" w:date="2019-11-25T15:22:00Z"/>
                <w:rFonts w:ascii="Times New Roman" w:eastAsia="Ubuntu" w:hAnsi="Times New Roman" w:cs="Times New Roman"/>
                <w:lang w:val="en"/>
              </w:rPr>
            </w:pPr>
            <w:moveTo w:id="177" w:author="Herr, Nora (059)" w:date="2019-11-25T15:22:00Z">
              <w:r>
                <w:rPr>
                  <w:rFonts w:ascii="Times New Roman" w:eastAsia="Ubuntu" w:hAnsi="Times New Roman" w:cs="Times New Roman"/>
                  <w:lang w:val="en"/>
                </w:rPr>
                <w:t>Model 2</w:t>
              </w:r>
            </w:moveTo>
          </w:p>
        </w:tc>
      </w:tr>
      <w:tr w:rsidR="0008286D" w14:paraId="257463AA" w14:textId="77777777" w:rsidTr="0008286D">
        <w:trPr>
          <w:trHeight w:val="90"/>
        </w:trPr>
        <w:tc>
          <w:tcPr>
            <w:tcW w:w="2842" w:type="dxa"/>
          </w:tcPr>
          <w:p w14:paraId="228D503B" w14:textId="77777777" w:rsidR="0008286D" w:rsidRDefault="0008286D" w:rsidP="0008286D">
            <w:pPr>
              <w:widowControl/>
              <w:spacing w:line="300" w:lineRule="auto"/>
              <w:rPr>
                <w:moveTo w:id="178" w:author="Herr, Nora (059)" w:date="2019-11-25T15:22:00Z"/>
                <w:rFonts w:ascii="Times New Roman" w:eastAsia="Ubuntu" w:hAnsi="Times New Roman" w:cs="Times New Roman"/>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oMath>
            </m:oMathPara>
          </w:p>
        </w:tc>
        <w:tc>
          <w:tcPr>
            <w:tcW w:w="2841" w:type="dxa"/>
          </w:tcPr>
          <w:p w14:paraId="224BA28E" w14:textId="77777777" w:rsidR="0008286D" w:rsidRDefault="0008286D" w:rsidP="0008286D">
            <w:pPr>
              <w:widowControl/>
              <w:spacing w:line="300" w:lineRule="auto"/>
              <w:rPr>
                <w:moveTo w:id="179" w:author="Herr, Nora (059)" w:date="2019-11-25T15:22:00Z"/>
                <w:rFonts w:ascii="Times New Roman" w:eastAsia="Ubuntu" w:hAnsi="Times New Roman" w:cs="Times New Roman"/>
                <w:lang w:val="en"/>
              </w:rPr>
            </w:pPr>
            <w:moveTo w:id="180" w:author="Herr, Nora (059)" w:date="2019-11-25T15:22:00Z">
              <w:r>
                <w:rPr>
                  <w:rFonts w:ascii="Times New Roman" w:eastAsia="Ubuntu" w:hAnsi="Times New Roman" w:cs="Times New Roman"/>
                  <w:lang w:val="en"/>
                </w:rPr>
                <w:t>PBR 1-4 Data</w:t>
              </w:r>
            </w:moveTo>
          </w:p>
        </w:tc>
        <w:tc>
          <w:tcPr>
            <w:tcW w:w="2840" w:type="dxa"/>
          </w:tcPr>
          <w:p w14:paraId="4AA7E120" w14:textId="77777777" w:rsidR="0008286D" w:rsidRDefault="0008286D" w:rsidP="0008286D">
            <w:pPr>
              <w:widowControl/>
              <w:spacing w:line="300" w:lineRule="auto"/>
              <w:jc w:val="right"/>
              <w:rPr>
                <w:moveTo w:id="181" w:author="Herr, Nora (059)" w:date="2019-11-25T15:22:00Z"/>
                <w:rFonts w:ascii="Times New Roman" w:eastAsia="Ubuntu" w:hAnsi="Times New Roman" w:cs="Times New Roman"/>
                <w:lang w:val="en"/>
              </w:rPr>
            </w:pPr>
            <w:moveTo w:id="182" w:author="Herr, Nora (059)" w:date="2019-11-25T15:22:00Z">
              <w:r>
                <w:rPr>
                  <w:rFonts w:ascii="Times New Roman" w:eastAsia="Ubuntu" w:hAnsi="Times New Roman" w:cs="Times New Roman"/>
                  <w:lang w:val="en"/>
                </w:rPr>
                <w:t>Model 3</w:t>
              </w:r>
            </w:moveTo>
          </w:p>
        </w:tc>
      </w:tr>
      <w:tr w:rsidR="0008286D" w14:paraId="2466E8A0" w14:textId="77777777" w:rsidTr="0008286D">
        <w:tc>
          <w:tcPr>
            <w:tcW w:w="2842" w:type="dxa"/>
          </w:tcPr>
          <w:p w14:paraId="7D203ED4" w14:textId="77777777" w:rsidR="0008286D" w:rsidRDefault="0008286D" w:rsidP="0008286D">
            <w:pPr>
              <w:widowControl/>
              <w:spacing w:line="300" w:lineRule="auto"/>
              <w:rPr>
                <w:moveTo w:id="183" w:author="Herr, Nora (059)" w:date="2019-11-25T15:22:00Z"/>
                <w:rFonts w:ascii="Times New Roman" w:eastAsia="Ubuntu" w:hAnsi="Times New Roman" w:cs="Times New Roman"/>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600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m:oMathPara>
          </w:p>
        </w:tc>
        <w:tc>
          <w:tcPr>
            <w:tcW w:w="2841" w:type="dxa"/>
          </w:tcPr>
          <w:p w14:paraId="5917558F" w14:textId="77777777" w:rsidR="0008286D" w:rsidRDefault="0008286D" w:rsidP="0008286D">
            <w:pPr>
              <w:widowControl/>
              <w:spacing w:line="300" w:lineRule="auto"/>
              <w:rPr>
                <w:moveTo w:id="184" w:author="Herr, Nora (059)" w:date="2019-11-25T15:22:00Z"/>
                <w:rFonts w:ascii="Times New Roman" w:eastAsia="Ubuntu" w:hAnsi="Times New Roman" w:cs="Times New Roman"/>
                <w:lang w:val="en"/>
              </w:rPr>
            </w:pPr>
            <w:moveTo w:id="185" w:author="Herr, Nora (059)" w:date="2019-11-25T15:22:00Z">
              <w:r>
                <w:rPr>
                  <w:rFonts w:ascii="Times New Roman" w:eastAsia="Ubuntu" w:hAnsi="Times New Roman" w:cs="Times New Roman"/>
                  <w:lang w:val="en"/>
                </w:rPr>
                <w:t>S1,S3</w:t>
              </w:r>
            </w:moveTo>
          </w:p>
        </w:tc>
        <w:tc>
          <w:tcPr>
            <w:tcW w:w="2840" w:type="dxa"/>
          </w:tcPr>
          <w:p w14:paraId="6F3A233E" w14:textId="77777777" w:rsidR="0008286D" w:rsidRDefault="0008286D" w:rsidP="0008286D">
            <w:pPr>
              <w:widowControl/>
              <w:spacing w:line="300" w:lineRule="auto"/>
              <w:jc w:val="right"/>
              <w:rPr>
                <w:moveTo w:id="186" w:author="Herr, Nora (059)" w:date="2019-11-25T15:22:00Z"/>
                <w:rFonts w:ascii="Times New Roman" w:eastAsia="Ubuntu" w:hAnsi="Times New Roman" w:cs="Times New Roman"/>
                <w:lang w:val="en"/>
              </w:rPr>
            </w:pPr>
            <w:moveTo w:id="187" w:author="Herr, Nora (059)" w:date="2019-11-25T15:22:00Z">
              <w:r>
                <w:rPr>
                  <w:rFonts w:ascii="Times New Roman" w:eastAsia="Ubuntu" w:hAnsi="Times New Roman" w:cs="Times New Roman"/>
                  <w:lang w:val="en"/>
                </w:rPr>
                <w:t>Model 4</w:t>
              </w:r>
            </w:moveTo>
          </w:p>
        </w:tc>
      </w:tr>
      <w:tr w:rsidR="0008286D" w14:paraId="21E4B8F0" w14:textId="77777777" w:rsidTr="0008286D">
        <w:tc>
          <w:tcPr>
            <w:tcW w:w="2842" w:type="dxa"/>
          </w:tcPr>
          <w:p w14:paraId="1AF71992" w14:textId="77777777" w:rsidR="0008286D" w:rsidRDefault="0008286D" w:rsidP="0008286D">
            <w:pPr>
              <w:widowControl/>
              <w:spacing w:line="300" w:lineRule="auto"/>
              <w:rPr>
                <w:moveTo w:id="188" w:author="Herr, Nora (059)" w:date="2019-11-25T15:22:00Z"/>
                <w:rFonts w:ascii="Times New Roman" w:eastAsia="Ubuntu" w:hAnsi="Times New Roman" w:cs="Times New Roman"/>
                <w:vertAlign w:val="subscript"/>
                <w:lang w:val="en"/>
              </w:rPr>
            </w:pPr>
            <m:oMathPara>
              <m:oMathParaPr>
                <m:jc m:val="left"/>
              </m:oMathParaP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~N/A+</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m:oMathPara>
          </w:p>
        </w:tc>
        <w:tc>
          <w:tcPr>
            <w:tcW w:w="2841" w:type="dxa"/>
          </w:tcPr>
          <w:p w14:paraId="149CA88B" w14:textId="77777777" w:rsidR="0008286D" w:rsidRDefault="0008286D" w:rsidP="0008286D">
            <w:pPr>
              <w:widowControl/>
              <w:spacing w:line="300" w:lineRule="auto"/>
              <w:rPr>
                <w:moveTo w:id="189" w:author="Herr, Nora (059)" w:date="2019-11-25T15:22:00Z"/>
                <w:rFonts w:ascii="Times New Roman" w:eastAsia="Ubuntu" w:hAnsi="Times New Roman" w:cs="Times New Roman"/>
                <w:lang w:val="en"/>
              </w:rPr>
            </w:pPr>
            <w:moveTo w:id="190" w:author="Herr, Nora (059)" w:date="2019-11-25T15:22:00Z">
              <w:r>
                <w:rPr>
                  <w:rFonts w:ascii="Times New Roman" w:eastAsia="Ubuntu" w:hAnsi="Times New Roman" w:cs="Times New Roman"/>
                  <w:lang w:val="en"/>
                </w:rPr>
                <w:t>S2</w:t>
              </w:r>
            </w:moveTo>
          </w:p>
        </w:tc>
        <w:tc>
          <w:tcPr>
            <w:tcW w:w="2840" w:type="dxa"/>
          </w:tcPr>
          <w:p w14:paraId="58FAA04E" w14:textId="77777777" w:rsidR="0008286D" w:rsidRDefault="0008286D" w:rsidP="0008286D">
            <w:pPr>
              <w:widowControl/>
              <w:spacing w:line="300" w:lineRule="auto"/>
              <w:jc w:val="right"/>
              <w:rPr>
                <w:moveTo w:id="191" w:author="Herr, Nora (059)" w:date="2019-11-25T15:22:00Z"/>
                <w:rFonts w:ascii="Times New Roman" w:eastAsia="Ubuntu" w:hAnsi="Times New Roman" w:cs="Times New Roman"/>
                <w:lang w:val="en"/>
              </w:rPr>
            </w:pPr>
            <w:moveTo w:id="192" w:author="Herr, Nora (059)" w:date="2019-11-25T15:22:00Z">
              <w:r>
                <w:rPr>
                  <w:rFonts w:ascii="Times New Roman" w:eastAsia="Ubuntu" w:hAnsi="Times New Roman" w:cs="Times New Roman"/>
                  <w:lang w:val="en"/>
                </w:rPr>
                <w:t>Model 5</w:t>
              </w:r>
            </w:moveTo>
          </w:p>
        </w:tc>
      </w:tr>
      <w:tr w:rsidR="0008286D" w14:paraId="78C3DFAA" w14:textId="77777777" w:rsidTr="0008286D">
        <w:tc>
          <w:tcPr>
            <w:tcW w:w="8523" w:type="dxa"/>
            <w:gridSpan w:val="3"/>
          </w:tcPr>
          <w:p w14:paraId="5E97988A" w14:textId="1D7AEF4D" w:rsidR="0008286D" w:rsidRPr="0008286D" w:rsidRDefault="0008286D" w:rsidP="0008286D">
            <w:pPr>
              <w:widowControl/>
              <w:spacing w:line="300" w:lineRule="auto"/>
              <w:rPr>
                <w:moveTo w:id="193" w:author="Herr, Nora (059)" w:date="2019-11-25T15:22:00Z"/>
                <w:rFonts w:eastAsia="Ubuntu" w:cstheme="minorHAnsi"/>
                <w:lang w:val="en"/>
                <w:rPrChange w:id="194" w:author="Herr, Nora (059)" w:date="2019-11-25T15:22:00Z">
                  <w:rPr>
                    <w:moveTo w:id="195" w:author="Herr, Nora (059)" w:date="2019-11-25T15:22:00Z"/>
                    <w:rFonts w:ascii="Ubuntu" w:eastAsia="Ubuntu" w:hAnsi="Ubuntu" w:cs="Ubuntu"/>
                    <w:sz w:val="30"/>
                    <w:szCs w:val="30"/>
                    <w:lang w:val="en"/>
                  </w:rPr>
                </w:rPrChange>
              </w:rPr>
            </w:pPr>
            <w:proofErr w:type="spellStart"/>
            <w:moveTo w:id="196" w:author="Herr, Nora (059)" w:date="2019-11-25T15:22:00Z">
              <w:r w:rsidRPr="0008286D">
                <w:rPr>
                  <w:rFonts w:eastAsia="Ubuntu" w:cstheme="minorHAnsi"/>
                  <w:lang w:val="en"/>
                  <w:rPrChange w:id="197" w:author="Herr, Nora (059)" w:date="2019-11-25T15:22:00Z">
                    <w:rPr>
                      <w:rFonts w:ascii="Ubuntu" w:eastAsia="Ubuntu" w:hAnsi="Ubuntu" w:cs="Ubuntu"/>
                      <w:sz w:val="30"/>
                      <w:szCs w:val="30"/>
                      <w:lang w:val="en"/>
                    </w:rPr>
                  </w:rPrChange>
                </w:rPr>
                <w:t>TableX</w:t>
              </w:r>
              <w:proofErr w:type="spellEnd"/>
              <w:r w:rsidRPr="0008286D">
                <w:rPr>
                  <w:rFonts w:eastAsia="Ubuntu" w:cstheme="minorHAnsi"/>
                  <w:lang w:val="en"/>
                  <w:rPrChange w:id="198" w:author="Herr, Nora (059)" w:date="2019-11-25T15:22:00Z">
                    <w:rPr>
                      <w:rFonts w:ascii="Ubuntu" w:eastAsia="Ubuntu" w:hAnsi="Ubuntu" w:cs="Ubuntu"/>
                      <w:sz w:val="30"/>
                      <w:szCs w:val="30"/>
                      <w:lang w:val="en"/>
                    </w:rPr>
                  </w:rPrChange>
                </w:rPr>
                <w:t xml:space="preserve">: Models Needed to </w:t>
              </w:r>
            </w:moveTo>
            <w:ins w:id="199" w:author="Herr, Nora (059)" w:date="2019-11-25T15:22:00Z">
              <w:r>
                <w:rPr>
                  <w:rFonts w:eastAsia="Ubuntu" w:cstheme="minorHAnsi"/>
                  <w:lang w:val="en"/>
                </w:rPr>
                <w:t>b</w:t>
              </w:r>
            </w:ins>
            <w:moveTo w:id="200" w:author="Herr, Nora (059)" w:date="2019-11-25T15:22:00Z">
              <w:del w:id="201" w:author="Herr, Nora (059)" w:date="2019-11-25T15:22:00Z">
                <w:r w:rsidRPr="0008286D" w:rsidDel="0008286D">
                  <w:rPr>
                    <w:rFonts w:eastAsia="Ubuntu" w:cstheme="minorHAnsi"/>
                    <w:lang w:val="en"/>
                    <w:rPrChange w:id="202" w:author="Herr, Nora (059)" w:date="2019-11-25T15:22:00Z">
                      <w:rPr>
                        <w:rFonts w:ascii="Ubuntu" w:eastAsia="Ubuntu" w:hAnsi="Ubuntu" w:cs="Ubuntu"/>
                        <w:sz w:val="30"/>
                        <w:szCs w:val="30"/>
                        <w:lang w:val="en"/>
                      </w:rPr>
                    </w:rPrChange>
                  </w:rPr>
                  <w:delText>B</w:delText>
                </w:r>
              </w:del>
              <w:r w:rsidRPr="0008286D">
                <w:rPr>
                  <w:rFonts w:eastAsia="Ubuntu" w:cstheme="minorHAnsi"/>
                  <w:lang w:val="en"/>
                  <w:rPrChange w:id="203" w:author="Herr, Nora (059)" w:date="2019-11-25T15:22:00Z">
                    <w:rPr>
                      <w:rFonts w:ascii="Ubuntu" w:eastAsia="Ubuntu" w:hAnsi="Ubuntu" w:cs="Ubuntu"/>
                      <w:sz w:val="30"/>
                      <w:szCs w:val="30"/>
                      <w:lang w:val="en"/>
                    </w:rPr>
                  </w:rPrChange>
                </w:rPr>
                <w:t>e generated for application</w:t>
              </w:r>
            </w:moveTo>
          </w:p>
        </w:tc>
      </w:tr>
      <w:moveToRangeEnd w:id="162"/>
    </w:tbl>
    <w:p w14:paraId="4F166F09" w14:textId="77777777" w:rsidR="00C332A5" w:rsidRDefault="00C332A5">
      <w:pPr>
        <w:spacing w:line="360" w:lineRule="auto"/>
        <w:jc w:val="both"/>
        <w:rPr>
          <w:rFonts w:ascii="Times New Roman" w:hAnsi="Cambria Math" w:cs="Times New Roman" w:hint="eastAsia"/>
          <w:sz w:val="22"/>
          <w:szCs w:val="22"/>
          <w:lang w:val="en"/>
        </w:rPr>
      </w:pPr>
    </w:p>
    <w:p w14:paraId="6A674B54" w14:textId="77777777" w:rsidR="0008286D" w:rsidRDefault="0008286D">
      <w:pPr>
        <w:spacing w:line="360" w:lineRule="auto"/>
        <w:jc w:val="both"/>
        <w:rPr>
          <w:ins w:id="204" w:author="Herr, Nora (059)" w:date="2019-11-25T15:21:00Z"/>
          <w:rFonts w:ascii="Times New Roman" w:hAnsi="Cambria Math" w:cs="Times New Roman"/>
          <w:sz w:val="22"/>
          <w:szCs w:val="22"/>
          <w:lang w:val="en"/>
        </w:rPr>
      </w:pPr>
    </w:p>
    <w:p w14:paraId="785BFD94" w14:textId="77777777" w:rsidR="0008286D" w:rsidRDefault="0008286D">
      <w:pPr>
        <w:spacing w:line="360" w:lineRule="auto"/>
        <w:jc w:val="both"/>
        <w:rPr>
          <w:ins w:id="205" w:author="Herr, Nora (059)" w:date="2019-11-25T15:21:00Z"/>
          <w:rFonts w:ascii="Times New Roman" w:hAnsi="Cambria Math" w:cs="Times New Roman"/>
          <w:sz w:val="22"/>
          <w:szCs w:val="22"/>
          <w:lang w:val="en"/>
        </w:rPr>
      </w:pPr>
    </w:p>
    <w:p w14:paraId="1938C872" w14:textId="77777777" w:rsidR="0008286D" w:rsidRDefault="0008286D">
      <w:pPr>
        <w:spacing w:line="360" w:lineRule="auto"/>
        <w:jc w:val="both"/>
        <w:rPr>
          <w:ins w:id="206" w:author="Herr, Nora (059)" w:date="2019-11-25T15:21:00Z"/>
          <w:rFonts w:ascii="Times New Roman" w:hAnsi="Cambria Math" w:cs="Times New Roman"/>
          <w:sz w:val="22"/>
          <w:szCs w:val="22"/>
          <w:lang w:val="en"/>
        </w:rPr>
      </w:pPr>
    </w:p>
    <w:p w14:paraId="4DF59CDC" w14:textId="77777777" w:rsidR="0008286D" w:rsidRDefault="0008286D">
      <w:pPr>
        <w:spacing w:line="360" w:lineRule="auto"/>
        <w:jc w:val="both"/>
        <w:rPr>
          <w:ins w:id="207" w:author="Herr, Nora (059)" w:date="2019-11-25T15:21:00Z"/>
          <w:rFonts w:ascii="Times New Roman" w:hAnsi="Cambria Math" w:cs="Times New Roman"/>
          <w:sz w:val="22"/>
          <w:szCs w:val="22"/>
          <w:lang w:val="en"/>
        </w:rPr>
      </w:pPr>
    </w:p>
    <w:p w14:paraId="78949200" w14:textId="77777777" w:rsidR="0008286D" w:rsidRDefault="0008286D">
      <w:pPr>
        <w:spacing w:line="360" w:lineRule="auto"/>
        <w:jc w:val="both"/>
        <w:rPr>
          <w:ins w:id="208" w:author="Herr, Nora (059)" w:date="2019-11-25T15:21:00Z"/>
          <w:rFonts w:ascii="Times New Roman" w:hAnsi="Cambria Math" w:cs="Times New Roman"/>
          <w:sz w:val="22"/>
          <w:szCs w:val="22"/>
          <w:lang w:val="en"/>
        </w:rPr>
      </w:pPr>
    </w:p>
    <w:p w14:paraId="76A6DD7A" w14:textId="77777777" w:rsidR="0008286D" w:rsidRDefault="0008286D">
      <w:pPr>
        <w:spacing w:line="360" w:lineRule="auto"/>
        <w:jc w:val="both"/>
        <w:rPr>
          <w:ins w:id="209" w:author="Herr, Nora (059)" w:date="2019-11-25T15:21:00Z"/>
          <w:rFonts w:ascii="Times New Roman" w:hAnsi="Cambria Math" w:cs="Times New Roman"/>
          <w:sz w:val="22"/>
          <w:szCs w:val="22"/>
          <w:lang w:val="en"/>
        </w:rPr>
      </w:pPr>
    </w:p>
    <w:p w14:paraId="2C7C89E9" w14:textId="77777777" w:rsidR="0008286D" w:rsidRDefault="0008286D">
      <w:pPr>
        <w:spacing w:line="360" w:lineRule="auto"/>
        <w:jc w:val="both"/>
        <w:rPr>
          <w:ins w:id="210" w:author="Herr, Nora (059)" w:date="2019-11-25T15:21:00Z"/>
          <w:rFonts w:ascii="Times New Roman" w:hAnsi="Cambria Math" w:cs="Times New Roman"/>
          <w:sz w:val="22"/>
          <w:szCs w:val="22"/>
          <w:lang w:val="en"/>
        </w:rPr>
      </w:pPr>
    </w:p>
    <w:p w14:paraId="2AAE91F3" w14:textId="5DB801D3" w:rsidR="00C332A5" w:rsidRDefault="001271F9">
      <w:pPr>
        <w:spacing w:line="360" w:lineRule="auto"/>
        <w:jc w:val="both"/>
        <w:rPr>
          <w:rFonts w:ascii="Times New Roman" w:hAnsi="Cambria Math" w:cs="Times New Roman" w:hint="eastAsia"/>
          <w:b/>
          <w:bCs/>
          <w:sz w:val="22"/>
          <w:szCs w:val="22"/>
          <w:lang w:val="en"/>
        </w:rPr>
      </w:pPr>
      <w:r>
        <w:rPr>
          <w:rFonts w:ascii="Times New Roman" w:hAnsi="Cambria Math" w:cs="Times New Roman"/>
          <w:sz w:val="22"/>
          <w:szCs w:val="22"/>
          <w:lang w:val="en"/>
        </w:rPr>
        <w:lastRenderedPageBreak/>
        <w:t xml:space="preserve">The </w:t>
      </w:r>
      <w:del w:id="211" w:author="Herr, Nora (059)" w:date="2019-11-25T15:22:00Z">
        <w:r w:rsidDel="0008286D">
          <w:rPr>
            <w:rFonts w:ascii="Times New Roman" w:hAnsi="Cambria Math" w:cs="Times New Roman"/>
            <w:sz w:val="22"/>
            <w:szCs w:val="22"/>
            <w:lang w:val="en"/>
          </w:rPr>
          <w:delText>models are created and</w:delText>
        </w:r>
      </w:del>
      <w:ins w:id="212" w:author="Herr, Nora (059)" w:date="2019-11-25T15:23:00Z">
        <w:r w:rsidR="0008286D">
          <w:rPr>
            <w:rFonts w:ascii="Times New Roman" w:hAnsi="Cambria Math" w:cs="Times New Roman"/>
            <w:sz w:val="22"/>
            <w:szCs w:val="22"/>
            <w:lang w:val="en"/>
          </w:rPr>
          <w:t>created models are</w:t>
        </w:r>
      </w:ins>
      <w:r>
        <w:rPr>
          <w:rFonts w:ascii="Times New Roman" w:hAnsi="Cambria Math" w:cs="Times New Roman"/>
          <w:sz w:val="22"/>
          <w:szCs w:val="22"/>
          <w:lang w:val="en"/>
        </w:rPr>
        <w:t xml:space="preserve"> first applied to the wells of the calibration data which are not used for the regressions (A-G</w:t>
      </w:r>
      <w:proofErr w:type="gramStart"/>
      <w:r>
        <w:rPr>
          <w:rFonts w:ascii="Times New Roman" w:hAnsi="Cambria Math" w:cs="Times New Roman"/>
          <w:sz w:val="22"/>
          <w:szCs w:val="22"/>
          <w:lang w:val="en"/>
        </w:rPr>
        <w:t>:1</w:t>
      </w:r>
      <w:proofErr w:type="gramEnd"/>
      <w:r>
        <w:rPr>
          <w:rFonts w:ascii="Times New Roman" w:hAnsi="Cambria Math" w:cs="Times New Roman"/>
          <w:sz w:val="22"/>
          <w:szCs w:val="22"/>
          <w:lang w:val="en"/>
        </w:rPr>
        <w:t xml:space="preserve">-11). As is explained in Methodology 3.4.4, those rows and columns have a specific and known concentration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and Strain as measured by</w:t>
      </w:r>
      <w:del w:id="213" w:author="Herr, Nora (059)" w:date="2019-11-25T15:23:00Z">
        <w:r w:rsidDel="0008286D">
          <w:rPr>
            <w:rFonts w:ascii="Times New Roman" w:hAnsi="Cambria Math" w:cs="Times New Roman"/>
            <w:sz w:val="22"/>
            <w:szCs w:val="22"/>
            <w:lang w:val="en"/>
          </w:rPr>
          <w:delText xml:space="preserve"> </w:delText>
        </w:r>
      </w:del>
      <w:r>
        <w:rPr>
          <w:rFonts w:ascii="Times New Roman" w:hAnsi="Cambria Math" w:cs="Times New Roman"/>
          <w:sz w:val="22"/>
          <w:szCs w:val="22"/>
          <w:lang w:val="en"/>
        </w:rPr>
        <w:t xml:space="preserve">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oMath>
      <w:r>
        <w:rPr>
          <w:rFonts w:ascii="Times New Roman" w:hAnsi="Cambria Math" w:cs="Times New Roman"/>
          <w:lang w:val="en"/>
        </w:rPr>
        <w:t xml:space="preserve"> </w:t>
      </w:r>
      <w:r>
        <w:rPr>
          <w:rFonts w:ascii="Times New Roman" w:hAnsi="Cambria Math" w:cs="Times New Roman"/>
          <w:sz w:val="22"/>
          <w:szCs w:val="22"/>
          <w:lang w:val="en"/>
        </w:rPr>
        <w:t>and correspond the values used for the SLR regressions. The Beer-Lambert law states that the models should return the known and respective values at row H and col</w:t>
      </w:r>
      <w:ins w:id="214" w:author="Herr, Nora (059)" w:date="2019-11-25T15:23:00Z">
        <w:r w:rsidR="0008286D">
          <w:rPr>
            <w:rFonts w:ascii="Times New Roman" w:hAnsi="Cambria Math" w:cs="Times New Roman"/>
            <w:sz w:val="22"/>
            <w:szCs w:val="22"/>
            <w:lang w:val="en"/>
          </w:rPr>
          <w:t>umn</w:t>
        </w:r>
      </w:ins>
      <w:r>
        <w:rPr>
          <w:rFonts w:ascii="Times New Roman" w:hAnsi="Cambria Math" w:cs="Times New Roman"/>
          <w:sz w:val="22"/>
          <w:szCs w:val="22"/>
          <w:lang w:val="en"/>
        </w:rPr>
        <w:t xml:space="preserve"> 12 as predictions and that their sums </w:t>
      </w:r>
      <m:oMath>
        <m:r>
          <m:rPr>
            <m:sty m:val="p"/>
          </m:rPr>
          <w:rPr>
            <w:rFonts w:ascii="Cambria Math" w:hAnsi="Cambria Math" w:cs="Times New Roman"/>
            <w:sz w:val="22"/>
            <w:szCs w:val="22"/>
          </w:rPr>
          <m:t>(</m:t>
        </m:r>
        <m:sSub>
          <m:sSubPr>
            <m:ctrlPr>
              <w:rPr>
                <w:rFonts w:ascii="Cambria Math" w:hAnsi="Cambria Math" w:cs="Times New Roman"/>
                <w:i/>
                <w:lang w:val="en"/>
              </w:rPr>
            </m:ctrlPr>
          </m:sSubPr>
          <m:e>
            <m:r>
              <w:rPr>
                <w:rFonts w:ascii="Cambria Math" w:hAnsi="Cambria Math" w:cs="Times New Roman"/>
              </w:rPr>
              <m:t>[B]</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[C]</m:t>
            </m:r>
          </m:e>
          <m:sub>
            <m:r>
              <w:rPr>
                <w:rFonts w:ascii="Cambria Math" w:hAnsi="Cambria Math" w:cs="Times New Roman"/>
              </w:rPr>
              <m:t>560</m:t>
            </m:r>
          </m:sub>
        </m:sSub>
        <m:r>
          <w:rPr>
            <w:rFonts w:ascii="Cambria Math" w:hAnsi="Cambria Math" w:cs="Times New Roman"/>
          </w:rPr>
          <m:t>)</m:t>
        </m:r>
      </m:oMath>
      <w:r>
        <w:rPr>
          <w:rFonts w:ascii="Times New Roman" w:hAnsi="Cambria Math" w:cs="Times New Roman"/>
          <w:lang w:val="en"/>
        </w:rPr>
        <w:t xml:space="preserve"> </w:t>
      </w:r>
      <w:r>
        <w:rPr>
          <w:rFonts w:ascii="Times New Roman" w:hAnsi="Cambria Math" w:cs="Times New Roman"/>
          <w:sz w:val="22"/>
          <w:szCs w:val="22"/>
          <w:lang w:val="en"/>
        </w:rPr>
        <w:t xml:space="preserve">should be equal to the empirical measurements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oMath>
      <w:r>
        <w:rPr>
          <w:rFonts w:ascii="Times New Roman" w:hAnsi="Cambria Math" w:cs="Times New Roman"/>
          <w:lang w:val="en"/>
        </w:rPr>
        <w:t xml:space="preserve"> </w:t>
      </w:r>
      <w:r w:rsidRPr="0008286D">
        <w:rPr>
          <w:rFonts w:ascii="Times New Roman" w:hAnsi="Cambria Math" w:cs="Times New Roman"/>
          <w:sz w:val="22"/>
          <w:szCs w:val="22"/>
          <w:lang w:val="en"/>
          <w:rPrChange w:id="215" w:author="Herr, Nora (059)" w:date="2019-11-25T15:24:00Z">
            <w:rPr>
              <w:rFonts w:ascii="Times New Roman" w:hAnsi="Cambria Math" w:cs="Times New Roman"/>
              <w:lang w:val="en"/>
            </w:rPr>
          </w:rPrChange>
        </w:rPr>
        <w:t xml:space="preserve">of their </w:t>
      </w:r>
      <w:r w:rsidRPr="0008286D">
        <w:rPr>
          <w:rFonts w:ascii="Times New Roman" w:hAnsi="Cambria Math" w:cs="Times New Roman"/>
          <w:sz w:val="22"/>
          <w:szCs w:val="22"/>
          <w:lang w:val="en"/>
        </w:rPr>
        <w:t>respective wells</w:t>
      </w:r>
      <w:r>
        <w:rPr>
          <w:rFonts w:ascii="Times New Roman" w:hAnsi="Cambria Math" w:cs="Times New Roman"/>
          <w:sz w:val="22"/>
          <w:szCs w:val="22"/>
          <w:lang w:val="en"/>
        </w:rPr>
        <w:t>. When the sums of the predicted values are plotted against the empirical measurements</w:t>
      </w:r>
      <w:ins w:id="216" w:author="Herr, Nora (059)" w:date="2019-11-25T15:24:00Z">
        <w:r w:rsidR="0008286D">
          <w:rPr>
            <w:rFonts w:ascii="Times New Roman" w:hAnsi="Cambria Math" w:cs="Times New Roman"/>
            <w:sz w:val="22"/>
            <w:szCs w:val="22"/>
            <w:lang w:val="en"/>
          </w:rPr>
          <w:t>,</w:t>
        </w:r>
      </w:ins>
      <w:r>
        <w:rPr>
          <w:rFonts w:ascii="Times New Roman" w:hAnsi="Cambria Math" w:cs="Times New Roman"/>
          <w:sz w:val="22"/>
          <w:szCs w:val="22"/>
          <w:lang w:val="en"/>
        </w:rPr>
        <w:t xml:space="preserve"> they should line up along the </w:t>
      </w:r>
      <m:oMath>
        <m:r>
          <w:rPr>
            <w:rFonts w:ascii="Cambria Math" w:hAnsi="Cambria Math" w:cs="Times New Roman"/>
            <w:sz w:val="22"/>
            <w:szCs w:val="22"/>
            <w:lang w:val="en"/>
          </w:rPr>
          <m:t>x</m:t>
        </m:r>
        <m:r>
          <w:rPr>
            <w:rFonts w:ascii="Cambria Math" w:hAnsi="Cambria Math" w:cs="Times New Roman"/>
            <w:sz w:val="22"/>
            <w:szCs w:val="22"/>
          </w:rPr>
          <m:t>=y</m:t>
        </m:r>
      </m:oMath>
      <w:r>
        <w:rPr>
          <w:rFonts w:ascii="Times New Roman" w:hAnsi="Cambria Math" w:cs="Times New Roman"/>
          <w:sz w:val="22"/>
          <w:szCs w:val="22"/>
          <w:lang w:val="en"/>
        </w:rPr>
        <w:t xml:space="preserve"> line as seen in </w:t>
      </w:r>
      <w:proofErr w:type="spellStart"/>
      <w:r>
        <w:rPr>
          <w:rFonts w:ascii="Times New Roman" w:hAnsi="Cambria Math" w:cs="Times New Roman"/>
          <w:b/>
          <w:bCs/>
          <w:sz w:val="22"/>
          <w:szCs w:val="22"/>
          <w:lang w:val="en"/>
        </w:rPr>
        <w:t>FigureX</w:t>
      </w:r>
      <w:proofErr w:type="spellEnd"/>
      <w:r>
        <w:rPr>
          <w:rFonts w:ascii="Times New Roman" w:hAnsi="Cambria Math" w:cs="Times New Roman"/>
          <w:b/>
          <w:bCs/>
          <w:sz w:val="22"/>
          <w:szCs w:val="22"/>
          <w:lang w:val="en"/>
        </w:rPr>
        <w:t xml:space="preserve">=Y. </w:t>
      </w:r>
      <w:r>
        <w:rPr>
          <w:rFonts w:ascii="Times New Roman" w:hAnsi="Cambria Math" w:cs="Times New Roman"/>
          <w:sz w:val="22"/>
          <w:szCs w:val="22"/>
          <w:lang w:val="en"/>
        </w:rPr>
        <w:t>For Model 1</w:t>
      </w:r>
      <w:ins w:id="217" w:author="Herr, Nora (059)" w:date="2019-11-25T15:24:00Z">
        <w:r w:rsidR="0008286D">
          <w:rPr>
            <w:rFonts w:ascii="Times New Roman" w:hAnsi="Cambria Math" w:cs="Times New Roman"/>
            <w:sz w:val="22"/>
            <w:szCs w:val="22"/>
            <w:lang w:val="en"/>
          </w:rPr>
          <w:t>,</w:t>
        </w:r>
      </w:ins>
      <w:r>
        <w:rPr>
          <w:rFonts w:ascii="Times New Roman" w:hAnsi="Cambria Math" w:cs="Times New Roman"/>
          <w:sz w:val="22"/>
          <w:szCs w:val="22"/>
          <w:lang w:val="en"/>
        </w:rPr>
        <w:t xml:space="preserve"> the sums of the component predictions have an R</w:t>
      </w:r>
      <w:r>
        <w:rPr>
          <w:rFonts w:ascii="Times New Roman" w:hAnsi="Cambria Math" w:cs="Times New Roman"/>
          <w:sz w:val="22"/>
          <w:szCs w:val="22"/>
          <w:vertAlign w:val="superscript"/>
          <w:lang w:val="en"/>
        </w:rPr>
        <w:t>2</w:t>
      </w:r>
      <w:r>
        <w:rPr>
          <w:rFonts w:ascii="Times New Roman" w:hAnsi="Cambria Math" w:cs="Times New Roman"/>
          <w:sz w:val="22"/>
          <w:szCs w:val="22"/>
          <w:lang w:val="en"/>
        </w:rPr>
        <w:t xml:space="preserve"> value of 0.9972</w:t>
      </w:r>
      <w:proofErr w:type="gramStart"/>
      <w:ins w:id="218" w:author="Herr, Nora (059)" w:date="2019-11-25T15:24:00Z">
        <w:r w:rsidR="0008286D">
          <w:rPr>
            <w:rFonts w:ascii="Times New Roman" w:hAnsi="Cambria Math" w:cs="Times New Roman"/>
            <w:sz w:val="22"/>
            <w:szCs w:val="22"/>
            <w:lang w:val="en"/>
          </w:rPr>
          <w:t>;</w:t>
        </w:r>
      </w:ins>
      <w:proofErr w:type="gramEnd"/>
      <w:del w:id="219" w:author="Herr, Nora (059)" w:date="2019-11-25T15:24:00Z">
        <w:r w:rsidDel="0008286D">
          <w:rPr>
            <w:rFonts w:ascii="Times New Roman" w:hAnsi="Cambria Math" w:cs="Times New Roman"/>
            <w:sz w:val="22"/>
            <w:szCs w:val="22"/>
            <w:lang w:val="en"/>
          </w:rPr>
          <w:delText xml:space="preserve"> and </w:delText>
        </w:r>
      </w:del>
      <w:r>
        <w:rPr>
          <w:rFonts w:ascii="Times New Roman" w:hAnsi="Cambria Math" w:cs="Times New Roman"/>
          <w:sz w:val="22"/>
          <w:szCs w:val="22"/>
          <w:lang w:val="en"/>
        </w:rPr>
        <w:t>on average</w:t>
      </w:r>
      <w:ins w:id="220" w:author="Herr, Nora (059)" w:date="2019-11-25T15:24:00Z">
        <w:r w:rsidR="0008286D">
          <w:rPr>
            <w:rFonts w:ascii="Times New Roman" w:hAnsi="Cambria Math" w:cs="Times New Roman"/>
            <w:sz w:val="22"/>
            <w:szCs w:val="22"/>
            <w:lang w:val="en"/>
          </w:rPr>
          <w:t>,</w:t>
        </w:r>
      </w:ins>
      <w:r>
        <w:rPr>
          <w:rFonts w:ascii="Times New Roman" w:hAnsi="Cambria Math" w:cs="Times New Roman"/>
          <w:sz w:val="22"/>
          <w:szCs w:val="22"/>
          <w:lang w:val="en"/>
        </w:rPr>
        <w:t xml:space="preserve"> each predicted sum is only slightly overestimated</w:t>
      </w:r>
      <w:del w:id="221" w:author="Herr, Nora (059)" w:date="2019-11-25T15:24:00Z">
        <w:r w:rsidDel="0008286D">
          <w:rPr>
            <w:rFonts w:ascii="Times New Roman" w:hAnsi="Cambria Math" w:cs="Times New Roman"/>
            <w:sz w:val="22"/>
            <w:szCs w:val="22"/>
            <w:lang w:val="en"/>
          </w:rPr>
          <w:delText>,</w:delText>
        </w:r>
      </w:del>
      <w:r>
        <w:rPr>
          <w:rFonts w:ascii="Times New Roman" w:hAnsi="Cambria Math" w:cs="Times New Roman"/>
          <w:sz w:val="22"/>
          <w:szCs w:val="22"/>
          <w:lang w:val="en"/>
        </w:rPr>
        <w:t xml:space="preserve"> by 0.023 absorbance units. However, this is an illusion, and although the linear combination that encompasses the Beer-Lambert law models is working as it should (per the predicted sums below), the actual component prediction</w:t>
      </w:r>
      <w:ins w:id="222" w:author="Herr, Nora (059)" w:date="2019-11-25T15:25:00Z">
        <w:r w:rsidR="0008286D">
          <w:rPr>
            <w:rFonts w:ascii="Times New Roman" w:hAnsi="Cambria Math" w:cs="Times New Roman"/>
            <w:sz w:val="22"/>
            <w:szCs w:val="22"/>
            <w:lang w:val="en"/>
          </w:rPr>
          <w:t>s</w:t>
        </w:r>
      </w:ins>
      <w:r>
        <w:rPr>
          <w:rFonts w:ascii="Times New Roman" w:hAnsi="Cambria Math" w:cs="Times New Roman"/>
          <w:sz w:val="22"/>
          <w:szCs w:val="22"/>
          <w:lang w:val="en"/>
        </w:rPr>
        <w:t xml:space="preserve"> are quite variable for the bacterial component and hint towards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being responsible for this observation. As seen in </w:t>
      </w:r>
      <w:proofErr w:type="spellStart"/>
      <w:r>
        <w:rPr>
          <w:rFonts w:ascii="Times New Roman" w:hAnsi="Cambria Math" w:cs="Times New Roman"/>
          <w:b/>
          <w:bCs/>
          <w:sz w:val="22"/>
          <w:szCs w:val="22"/>
          <w:lang w:val="en"/>
        </w:rPr>
        <w:t>FigureComponentPred</w:t>
      </w:r>
      <w:proofErr w:type="spellEnd"/>
      <w:r>
        <w:rPr>
          <w:rFonts w:ascii="Times New Roman" w:hAnsi="Cambria Math" w:cs="Times New Roman"/>
          <w:b/>
          <w:bCs/>
          <w:sz w:val="22"/>
          <w:szCs w:val="22"/>
          <w:lang w:val="en"/>
        </w:rPr>
        <w:t xml:space="preserve"> </w:t>
      </w:r>
      <w:r w:rsidRPr="0008286D">
        <w:rPr>
          <w:rFonts w:ascii="Times New Roman" w:hAnsi="Cambria Math" w:cs="Times New Roman"/>
          <w:bCs/>
          <w:sz w:val="22"/>
          <w:szCs w:val="22"/>
          <w:lang w:val="en"/>
          <w:rPrChange w:id="223" w:author="Herr, Nora (059)" w:date="2019-11-25T15:25:00Z">
            <w:rPr>
              <w:rFonts w:ascii="Times New Roman" w:hAnsi="Cambria Math" w:cs="Times New Roman"/>
              <w:b/>
              <w:bCs/>
              <w:sz w:val="22"/>
              <w:szCs w:val="22"/>
              <w:lang w:val="en"/>
            </w:rPr>
          </w:rPrChange>
        </w:rPr>
        <w:t>t</w:t>
      </w:r>
      <w:r>
        <w:rPr>
          <w:rFonts w:ascii="Times New Roman" w:hAnsi="Cambria Math" w:cs="Times New Roman"/>
          <w:sz w:val="22"/>
          <w:szCs w:val="22"/>
          <w:lang w:val="en"/>
        </w:rPr>
        <w:t xml:space="preserve">he gradient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has the </w:t>
      </w:r>
      <w:del w:id="224" w:author="Herr, Nora (059)" w:date="2019-11-25T15:25:00Z">
        <w:r w:rsidDel="0008286D">
          <w:rPr>
            <w:rFonts w:ascii="Times New Roman" w:hAnsi="Cambria Math" w:cs="Times New Roman"/>
            <w:sz w:val="22"/>
            <w:szCs w:val="22"/>
            <w:lang w:val="en"/>
          </w:rPr>
          <w:delText xml:space="preserve">the </w:delText>
        </w:r>
      </w:del>
      <w:r>
        <w:rPr>
          <w:rFonts w:ascii="Times New Roman" w:hAnsi="Cambria Math" w:cs="Times New Roman"/>
          <w:sz w:val="22"/>
          <w:szCs w:val="22"/>
          <w:lang w:val="en"/>
        </w:rPr>
        <w:t xml:space="preserve">general effect of forcing the models to </w:t>
      </w:r>
      <w:proofErr w:type="spellStart"/>
      <w:r>
        <w:rPr>
          <w:rFonts w:ascii="Times New Roman" w:hAnsi="Cambria Math" w:cs="Times New Roman"/>
          <w:sz w:val="22"/>
          <w:szCs w:val="22"/>
          <w:lang w:val="en"/>
        </w:rPr>
        <w:t>underpredict</w:t>
      </w:r>
      <w:proofErr w:type="spellEnd"/>
      <w:r>
        <w:rPr>
          <w:rFonts w:ascii="Times New Roman" w:hAnsi="Cambria Math" w:cs="Times New Roman"/>
          <w:sz w:val="22"/>
          <w:szCs w:val="22"/>
          <w:lang w:val="en"/>
        </w:rPr>
        <w:t xml:space="preserve"> the Strain </w:t>
      </w:r>
      <w:proofErr w:type="gramStart"/>
      <w:r>
        <w:rPr>
          <w:rFonts w:ascii="Times New Roman" w:hAnsi="Cambria Math" w:cs="Times New Roman"/>
          <w:sz w:val="22"/>
          <w:szCs w:val="22"/>
          <w:lang w:val="en"/>
        </w:rPr>
        <w:t>component</w:t>
      </w:r>
      <w:r>
        <w:rPr>
          <w:rFonts w:ascii="Times New Roman" w:hAnsi="Cambria Math" w:cs="Times New Roman"/>
          <w:sz w:val="22"/>
          <w:szCs w:val="22"/>
          <w:lang w:val="en"/>
        </w:rPr>
        <w:t>’</w:t>
      </w:r>
      <w:r>
        <w:rPr>
          <w:rFonts w:ascii="Times New Roman" w:hAnsi="Cambria Math" w:cs="Times New Roman"/>
          <w:sz w:val="22"/>
          <w:szCs w:val="22"/>
          <w:lang w:val="en"/>
        </w:rPr>
        <w:t>s</w:t>
      </w:r>
      <w:proofErr w:type="gramEnd"/>
      <w:r>
        <w:rPr>
          <w:rFonts w:ascii="Times New Roman" w:hAnsi="Cambria Math" w:cs="Times New Roman"/>
          <w:sz w:val="22"/>
          <w:szCs w:val="22"/>
          <w:lang w:val="en"/>
        </w:rPr>
        <w:t xml:space="preserve"> content with a strength variable and reliant on the amount of bacteria at that row.</w:t>
      </w:r>
    </w:p>
    <w:p w14:paraId="0621DD6A" w14:textId="77777777" w:rsidR="00C332A5" w:rsidRDefault="00C332A5">
      <w:pPr>
        <w:spacing w:line="360" w:lineRule="auto"/>
        <w:jc w:val="both"/>
        <w:rPr>
          <w:rFonts w:ascii="Times New Roman" w:hAnsi="Cambria Math" w:cs="Times New Roman" w:hint="eastAsia"/>
          <w:b/>
          <w:bCs/>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66893A2F" w14:textId="77777777">
        <w:tc>
          <w:tcPr>
            <w:tcW w:w="8522" w:type="dxa"/>
          </w:tcPr>
          <w:p w14:paraId="5C37DF95" w14:textId="77777777" w:rsidR="00C332A5" w:rsidRDefault="001271F9">
            <w:pPr>
              <w:widowControl/>
              <w:spacing w:line="360" w:lineRule="auto"/>
              <w:rPr>
                <w:rFonts w:ascii="Times New Roman" w:hAnsi="Cambria Math" w:cs="Times New Roman" w:hint="eastAsia"/>
                <w:b/>
                <w:bCs/>
                <w:sz w:val="22"/>
                <w:szCs w:val="22"/>
                <w:lang w:val="en"/>
              </w:rPr>
            </w:pPr>
            <w:r>
              <w:rPr>
                <w:noProof/>
                <w:lang w:val="de-DE" w:eastAsia="de-DE"/>
              </w:rPr>
              <w:drawing>
                <wp:inline distT="0" distB="0" distL="114300" distR="114300" wp14:anchorId="3270F8A6" wp14:editId="32FFC9FB">
                  <wp:extent cx="4114800" cy="2435225"/>
                  <wp:effectExtent l="0" t="0" r="13335" b="1651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4"/>
                          <a:stretch>
                            <a:fillRect/>
                          </a:stretch>
                        </pic:blipFill>
                        <pic:spPr>
                          <a:xfrm>
                            <a:off x="0" y="0"/>
                            <a:ext cx="4114800" cy="2435225"/>
                          </a:xfrm>
                          <a:prstGeom prst="rect">
                            <a:avLst/>
                          </a:prstGeom>
                          <a:noFill/>
                          <a:ln>
                            <a:noFill/>
                          </a:ln>
                        </pic:spPr>
                      </pic:pic>
                    </a:graphicData>
                  </a:graphic>
                </wp:inline>
              </w:drawing>
            </w:r>
          </w:p>
        </w:tc>
      </w:tr>
      <w:tr w:rsidR="00C332A5" w14:paraId="7D8FF824" w14:textId="77777777">
        <w:tc>
          <w:tcPr>
            <w:tcW w:w="8522" w:type="dxa"/>
          </w:tcPr>
          <w:p w14:paraId="3989FBDC" w14:textId="77777777" w:rsidR="00C332A5" w:rsidRDefault="001271F9">
            <w:pPr>
              <w:widowControl/>
              <w:spacing w:line="360" w:lineRule="auto"/>
              <w:rPr>
                <w:rFonts w:ascii="Times New Roman" w:hAnsi="Cambria Math" w:cs="Times New Roman" w:hint="eastAsia"/>
                <w:b/>
                <w:bCs/>
                <w:sz w:val="22"/>
                <w:szCs w:val="22"/>
                <w:lang w:val="en"/>
              </w:rPr>
            </w:pPr>
            <w:commentRangeStart w:id="225"/>
            <w:proofErr w:type="spellStart"/>
            <w:r>
              <w:rPr>
                <w:rFonts w:ascii="Times New Roman" w:hAnsi="Cambria Math" w:cs="Times New Roman"/>
                <w:b/>
                <w:bCs/>
                <w:sz w:val="22"/>
                <w:szCs w:val="22"/>
                <w:lang w:val="en"/>
              </w:rPr>
              <w:t>FigureX</w:t>
            </w:r>
            <w:proofErr w:type="spellEnd"/>
            <w:r>
              <w:rPr>
                <w:rFonts w:ascii="Times New Roman" w:hAnsi="Cambria Math" w:cs="Times New Roman"/>
                <w:b/>
                <w:bCs/>
                <w:sz w:val="22"/>
                <w:szCs w:val="22"/>
                <w:lang w:val="en"/>
              </w:rPr>
              <w:t>=Y</w:t>
            </w:r>
            <w:commentRangeEnd w:id="225"/>
            <w:r w:rsidR="0008286D">
              <w:rPr>
                <w:rStyle w:val="Kommentarzeichen"/>
              </w:rPr>
              <w:commentReference w:id="225"/>
            </w:r>
          </w:p>
        </w:tc>
      </w:tr>
    </w:tbl>
    <w:p w14:paraId="172F7963" w14:textId="77777777" w:rsidR="00C332A5" w:rsidRDefault="00C332A5">
      <w:pPr>
        <w:spacing w:line="360" w:lineRule="auto"/>
        <w:jc w:val="both"/>
        <w:rPr>
          <w:rFonts w:ascii="Times New Roman" w:hAnsi="Cambria Math" w:cs="Times New Roman" w:hint="eastAsia"/>
          <w:sz w:val="22"/>
          <w:szCs w:val="22"/>
          <w:lang w:val="en"/>
        </w:rPr>
      </w:pPr>
    </w:p>
    <w:p w14:paraId="13508BA2" w14:textId="7C77FF55"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The predicted values in </w:t>
      </w:r>
      <w:del w:id="226" w:author="Herr, Nora (059)" w:date="2019-11-25T15:27:00Z">
        <w:r w:rsidDel="0008286D">
          <w:rPr>
            <w:rFonts w:ascii="Times New Roman" w:hAnsi="Cambria Math" w:cs="Times New Roman"/>
            <w:sz w:val="22"/>
            <w:szCs w:val="22"/>
            <w:lang w:val="en"/>
          </w:rPr>
          <w:delText xml:space="preserve">In </w:delText>
        </w:r>
      </w:del>
      <w:proofErr w:type="spellStart"/>
      <w:r>
        <w:rPr>
          <w:rFonts w:ascii="Times New Roman" w:hAnsi="Cambria Math" w:cs="Times New Roman"/>
          <w:b/>
          <w:bCs/>
          <w:sz w:val="22"/>
          <w:szCs w:val="22"/>
          <w:lang w:val="en"/>
        </w:rPr>
        <w:t>FigureXcomponentPred</w:t>
      </w:r>
      <w:proofErr w:type="spellEnd"/>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 xml:space="preserve">are </w:t>
      </w:r>
      <w:del w:id="227" w:author="Herr, Nora (059)" w:date="2019-11-25T15:27:00Z">
        <w:r w:rsidDel="0008286D">
          <w:rPr>
            <w:rFonts w:ascii="Times New Roman" w:hAnsi="Cambria Math" w:cs="Times New Roman"/>
            <w:sz w:val="22"/>
            <w:szCs w:val="22"/>
            <w:lang w:val="en"/>
          </w:rPr>
          <w:delText xml:space="preserve">also </w:delText>
        </w:r>
      </w:del>
      <w:r>
        <w:rPr>
          <w:rFonts w:ascii="Times New Roman" w:hAnsi="Cambria Math" w:cs="Times New Roman"/>
          <w:sz w:val="22"/>
          <w:szCs w:val="22"/>
          <w:lang w:val="en"/>
        </w:rPr>
        <w:t>expected</w:t>
      </w:r>
      <w:proofErr w:type="gramEnd"/>
      <w:r>
        <w:rPr>
          <w:rFonts w:ascii="Times New Roman" w:hAnsi="Cambria Math" w:cs="Times New Roman"/>
          <w:sz w:val="22"/>
          <w:szCs w:val="22"/>
          <w:lang w:val="en"/>
        </w:rPr>
        <w:t xml:space="preserve"> to line up along the red </w:t>
      </w:r>
      <m:oMath>
        <m:r>
          <w:rPr>
            <w:rFonts w:ascii="Cambria Math" w:hAnsi="Cambria Math" w:cs="Times New Roman"/>
            <w:lang w:val="en"/>
          </w:rPr>
          <m:t>x</m:t>
        </m:r>
        <m:r>
          <w:rPr>
            <w:rFonts w:ascii="Cambria Math" w:hAnsi="Cambria Math" w:cs="Times New Roman"/>
          </w:rPr>
          <m:t>=y</m:t>
        </m:r>
      </m:oMath>
      <w:r>
        <w:rPr>
          <w:rFonts w:ascii="Times New Roman" w:hAnsi="Cambria Math" w:cs="Times New Roman"/>
          <w:sz w:val="22"/>
          <w:szCs w:val="22"/>
          <w:lang w:val="en"/>
        </w:rPr>
        <w:t xml:space="preserve"> line for each respective component. Instead</w:t>
      </w:r>
      <w:ins w:id="228" w:author="Herr, Nora (059)" w:date="2019-11-25T15:27:00Z">
        <w:r w:rsidR="0008286D">
          <w:rPr>
            <w:rFonts w:ascii="Times New Roman" w:hAnsi="Cambria Math" w:cs="Times New Roman"/>
            <w:sz w:val="22"/>
            <w:szCs w:val="22"/>
            <w:lang w:val="en"/>
          </w:rPr>
          <w:t xml:space="preserve"> of doing so</w:t>
        </w:r>
      </w:ins>
      <w:r>
        <w:rPr>
          <w:rFonts w:ascii="Times New Roman" w:hAnsi="Cambria Math" w:cs="Times New Roman"/>
          <w:sz w:val="22"/>
          <w:szCs w:val="22"/>
          <w:lang w:val="en"/>
        </w:rPr>
        <w:t xml:space="preserve">, </w:t>
      </w:r>
      <w:del w:id="229" w:author="Herr, Nora (059)" w:date="2019-11-25T15:27:00Z">
        <w:r w:rsidDel="0008286D">
          <w:rPr>
            <w:rFonts w:ascii="Times New Roman" w:hAnsi="Cambria Math" w:cs="Times New Roman"/>
            <w:sz w:val="22"/>
            <w:szCs w:val="22"/>
            <w:lang w:val="en"/>
          </w:rPr>
          <w:delText>however,</w:delText>
        </w:r>
      </w:del>
      <w:r>
        <w:rPr>
          <w:rFonts w:ascii="Times New Roman" w:hAnsi="Cambria Math" w:cs="Times New Roman"/>
          <w:sz w:val="22"/>
          <w:szCs w:val="22"/>
          <w:lang w:val="en"/>
        </w:rPr>
        <w:t xml:space="preserve"> the bacterial fractions predictions for </w:t>
      </w:r>
      <m:oMath>
        <m:sSub>
          <m:sSubPr>
            <m:ctrlPr>
              <w:rPr>
                <w:rFonts w:ascii="Cambria Math" w:hAnsi="Cambria Math" w:cs="Times New Roman"/>
                <w:i/>
                <w:lang w:val="en"/>
              </w:rPr>
            </m:ctrlPr>
          </m:sSubPr>
          <m:e>
            <m:r>
              <w:rPr>
                <w:rFonts w:ascii="Cambria Math" w:hAnsi="Cambria Math" w:cs="Times New Roman"/>
              </w:rPr>
              <m:t>[B]</m:t>
            </m:r>
          </m:e>
          <m:sub>
            <m:r>
              <w:rPr>
                <w:rFonts w:ascii="Cambria Math" w:hAnsi="Cambria Math" w:cs="Times New Roman"/>
              </w:rPr>
              <m:t>560</m:t>
            </m:r>
          </m:sub>
        </m:sSub>
      </m:oMath>
      <w:r>
        <w:rPr>
          <w:rFonts w:ascii="Times New Roman" w:hAnsi="Cambria Math" w:cs="Times New Roman"/>
          <w:sz w:val="22"/>
          <w:szCs w:val="22"/>
          <w:lang w:val="en"/>
        </w:rPr>
        <w:t xml:space="preserve"> are distributed along the y-axis with an average standard deviation of </w:t>
      </w:r>
      <w:r>
        <w:rPr>
          <w:rFonts w:ascii="Times New Roman" w:hAnsi="Cambria Math" w:cs="Times New Roman"/>
          <w:sz w:val="22"/>
          <w:szCs w:val="22"/>
          <w:lang w:val="en"/>
        </w:rPr>
        <w:lastRenderedPageBreak/>
        <w:t xml:space="preserve">0.033 absorbance units. The predictions for </w:t>
      </w:r>
      <m:oMath>
        <m:sSub>
          <m:sSubPr>
            <m:ctrlPr>
              <w:rPr>
                <w:rFonts w:ascii="Cambria Math" w:hAnsi="Cambria Math" w:cs="Times New Roman"/>
                <w:i/>
                <w:lang w:val="en"/>
              </w:rPr>
            </m:ctrlPr>
          </m:sSubPr>
          <m:e>
            <m:r>
              <w:rPr>
                <w:rFonts w:ascii="Cambria Math" w:hAnsi="Cambria Math" w:cs="Times New Roman"/>
              </w:rPr>
              <m:t>[C]</m:t>
            </m:r>
          </m:e>
          <m:sub>
            <m:r>
              <w:rPr>
                <w:rFonts w:ascii="Cambria Math" w:hAnsi="Cambria Math" w:cs="Times New Roman"/>
              </w:rPr>
              <m:t>560</m:t>
            </m:r>
          </m:sub>
        </m:sSub>
      </m:oMath>
      <w:r>
        <w:rPr>
          <w:rFonts w:ascii="Times New Roman" w:hAnsi="Cambria Math" w:cs="Times New Roman"/>
          <w:sz w:val="22"/>
          <w:szCs w:val="22"/>
          <w:lang w:val="en"/>
        </w:rPr>
        <w:t xml:space="preserve"> fare much better and have an average standard deviation of 0.006 absorbance units. Given the relatively small magnitude of absorbance measurements in general, the standard deviations for the bacterial components </w:t>
      </w:r>
      <w:del w:id="230" w:author="Herr, Nora (059)" w:date="2019-11-25T15:28:00Z">
        <w:r w:rsidDel="0008286D">
          <w:rPr>
            <w:rFonts w:ascii="Times New Roman" w:hAnsi="Cambria Math" w:cs="Times New Roman"/>
            <w:sz w:val="22"/>
            <w:szCs w:val="22"/>
            <w:lang w:val="en"/>
          </w:rPr>
          <w:delText xml:space="preserve">did </w:delText>
        </w:r>
      </w:del>
      <w:ins w:id="231" w:author="Herr, Nora (059)" w:date="2019-11-25T15:28:00Z">
        <w:r w:rsidR="0008286D">
          <w:rPr>
            <w:rFonts w:ascii="Times New Roman" w:hAnsi="Cambria Math" w:cs="Times New Roman"/>
            <w:sz w:val="22"/>
            <w:szCs w:val="22"/>
            <w:lang w:val="en"/>
          </w:rPr>
          <w:t xml:space="preserve">do </w:t>
        </w:r>
      </w:ins>
      <w:r>
        <w:rPr>
          <w:rFonts w:ascii="Times New Roman" w:hAnsi="Cambria Math" w:cs="Times New Roman"/>
          <w:sz w:val="22"/>
          <w:szCs w:val="22"/>
          <w:lang w:val="en"/>
        </w:rPr>
        <w:t>not warrant their use for the analysis of the given data, as any prediction would have an associated error range of about 100x10</w:t>
      </w:r>
      <w:r>
        <w:rPr>
          <w:rFonts w:ascii="Times New Roman" w:hAnsi="Cambria Math" w:cs="Times New Roman"/>
          <w:sz w:val="22"/>
          <w:szCs w:val="22"/>
          <w:vertAlign w:val="superscript"/>
          <w:lang w:val="en"/>
        </w:rPr>
        <w:t>6</w:t>
      </w:r>
      <w:r>
        <w:rPr>
          <w:rFonts w:ascii="Times New Roman" w:hAnsi="Cambria Math" w:cs="Times New Roman"/>
          <w:sz w:val="22"/>
          <w:szCs w:val="22"/>
          <w:lang w:val="en"/>
        </w:rPr>
        <w:t xml:space="preserve"> cells per</w:t>
      </w:r>
      <w:del w:id="232" w:author="Herr, Nora (059)" w:date="2019-11-25T15:28:00Z">
        <w:r w:rsidDel="0008286D">
          <w:rPr>
            <w:rFonts w:ascii="Times New Roman" w:hAnsi="Cambria Math" w:cs="Times New Roman"/>
            <w:sz w:val="22"/>
            <w:szCs w:val="22"/>
            <w:lang w:val="en"/>
          </w:rPr>
          <w:delText xml:space="preserve"> the</w:delText>
        </w:r>
      </w:del>
      <w:r>
        <w:rPr>
          <w:rFonts w:ascii="Times New Roman" w:hAnsi="Cambria Math" w:cs="Times New Roman"/>
          <w:sz w:val="22"/>
          <w:szCs w:val="22"/>
          <w:lang w:val="en"/>
        </w:rPr>
        <w:t xml:space="preserve"> cell-count regressions. Although the application of the models </w:t>
      </w:r>
      <w:proofErr w:type="gramStart"/>
      <w:ins w:id="233" w:author="Herr, Nora (059)" w:date="2019-11-25T15:28:00Z">
        <w:r w:rsidR="0008286D">
          <w:rPr>
            <w:rFonts w:ascii="Times New Roman" w:hAnsi="Cambria Math" w:cs="Times New Roman"/>
            <w:sz w:val="22"/>
            <w:szCs w:val="22"/>
            <w:lang w:val="en"/>
          </w:rPr>
          <w:t>is</w:t>
        </w:r>
      </w:ins>
      <w:del w:id="234" w:author="Herr, Nora (059)" w:date="2019-11-25T15:28:00Z">
        <w:r w:rsidDel="0008286D">
          <w:rPr>
            <w:rFonts w:ascii="Times New Roman" w:hAnsi="Cambria Math" w:cs="Times New Roman"/>
            <w:sz w:val="22"/>
            <w:szCs w:val="22"/>
            <w:lang w:val="en"/>
          </w:rPr>
          <w:delText>are</w:delText>
        </w:r>
      </w:del>
      <w:r>
        <w:rPr>
          <w:rFonts w:ascii="Times New Roman" w:hAnsi="Cambria Math" w:cs="Times New Roman"/>
          <w:sz w:val="22"/>
          <w:szCs w:val="22"/>
          <w:lang w:val="en"/>
        </w:rPr>
        <w:t xml:space="preserve"> not meant</w:t>
      </w:r>
      <w:proofErr w:type="gramEnd"/>
      <w:r>
        <w:rPr>
          <w:rFonts w:ascii="Times New Roman" w:hAnsi="Cambria Math" w:cs="Times New Roman"/>
          <w:sz w:val="22"/>
          <w:szCs w:val="22"/>
          <w:lang w:val="en"/>
        </w:rPr>
        <w:t xml:space="preserve"> to provide quantitative measure of the contents of 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models themselves, it would be best if the models provide a sound estimate from which to form and test hypotheses and quickly iterate over experimental designs without the need to constantly measure the cellular content of the modeled </w:t>
      </w:r>
      <w:proofErr w:type="spellStart"/>
      <w:r>
        <w:rPr>
          <w:rFonts w:ascii="Times New Roman" w:hAnsi="Cambria Math" w:cs="Times New Roman"/>
          <w:sz w:val="22"/>
          <w:szCs w:val="22"/>
          <w:lang w:val="en"/>
        </w:rPr>
        <w:t>phycospheres</w:t>
      </w:r>
      <w:proofErr w:type="spellEnd"/>
      <w:r>
        <w:rPr>
          <w:rFonts w:ascii="Times New Roman" w:hAnsi="Cambria Math" w:cs="Times New Roman"/>
          <w:sz w:val="22"/>
          <w:szCs w:val="22"/>
          <w:lang w:val="en"/>
        </w:rPr>
        <w:t xml:space="preserve">. </w:t>
      </w:r>
      <w:commentRangeStart w:id="235"/>
      <w:r>
        <w:rPr>
          <w:rFonts w:ascii="Times New Roman" w:hAnsi="Cambria Math" w:cs="Times New Roman"/>
          <w:sz w:val="22"/>
          <w:szCs w:val="22"/>
          <w:lang w:val="en"/>
        </w:rPr>
        <w:t>Towards this extent</w:t>
      </w:r>
      <w:ins w:id="236" w:author="Herr, Nora (059)" w:date="2019-11-25T15:29:00Z">
        <w:r w:rsidR="0008286D">
          <w:rPr>
            <w:rFonts w:ascii="Times New Roman" w:hAnsi="Cambria Math" w:cs="Times New Roman"/>
            <w:sz w:val="22"/>
            <w:szCs w:val="22"/>
            <w:lang w:val="en"/>
          </w:rPr>
          <w:t>,</w:t>
        </w:r>
      </w:ins>
      <w:r>
        <w:rPr>
          <w:rFonts w:ascii="Times New Roman" w:hAnsi="Cambria Math" w:cs="Times New Roman"/>
          <w:sz w:val="22"/>
          <w:szCs w:val="22"/>
          <w:lang w:val="en"/>
        </w:rPr>
        <w:t xml:space="preserve"> </w:t>
      </w:r>
      <w:commentRangeEnd w:id="235"/>
      <w:r w:rsidR="0008286D">
        <w:rPr>
          <w:rStyle w:val="Kommentarzeichen"/>
        </w:rPr>
        <w:commentReference w:id="235"/>
      </w:r>
      <w:r>
        <w:rPr>
          <w:rFonts w:ascii="Times New Roman" w:hAnsi="Cambria Math" w:cs="Times New Roman"/>
          <w:sz w:val="22"/>
          <w:szCs w:val="22"/>
          <w:lang w:val="en"/>
        </w:rPr>
        <w:t xml:space="preserve">a general solution </w:t>
      </w:r>
      <w:proofErr w:type="gramStart"/>
      <w:r>
        <w:rPr>
          <w:rFonts w:ascii="Times New Roman" w:hAnsi="Cambria Math" w:cs="Times New Roman"/>
          <w:sz w:val="22"/>
          <w:szCs w:val="22"/>
          <w:lang w:val="en"/>
        </w:rPr>
        <w:t>is devised and</w:t>
      </w:r>
      <w:del w:id="237" w:author="Herr, Nora (059)" w:date="2019-11-25T15:29:00Z">
        <w:r w:rsidDel="0008286D">
          <w:rPr>
            <w:rFonts w:ascii="Times New Roman" w:hAnsi="Cambria Math" w:cs="Times New Roman"/>
            <w:sz w:val="22"/>
            <w:szCs w:val="22"/>
            <w:lang w:val="en"/>
          </w:rPr>
          <w:delText xml:space="preserve"> is</w:delText>
        </w:r>
      </w:del>
      <w:r>
        <w:rPr>
          <w:rFonts w:ascii="Times New Roman" w:hAnsi="Cambria Math" w:cs="Times New Roman"/>
          <w:sz w:val="22"/>
          <w:szCs w:val="22"/>
          <w:lang w:val="en"/>
        </w:rPr>
        <w:t xml:space="preserve"> expanded upon in section 4.3.2</w:t>
      </w:r>
      <w:proofErr w:type="gramEnd"/>
      <w:ins w:id="238" w:author="Herr, Nora (059)" w:date="2019-11-25T15:29:00Z">
        <w:r w:rsidR="0008286D">
          <w:rPr>
            <w:rFonts w:ascii="Times New Roman" w:hAnsi="Cambria Math" w:cs="Times New Roman"/>
            <w:sz w:val="22"/>
            <w:szCs w:val="22"/>
            <w:lang w:val="en"/>
          </w:rPr>
          <w:t>.</w:t>
        </w:r>
      </w:ins>
    </w:p>
    <w:p w14:paraId="14096FF7" w14:textId="77777777" w:rsidR="00C332A5" w:rsidRDefault="00C332A5">
      <w:pPr>
        <w:spacing w:line="360" w:lineRule="auto"/>
        <w:jc w:val="both"/>
        <w:rPr>
          <w:rFonts w:ascii="Times New Roman" w:hAnsi="Cambria Math" w:cs="Times New Roman" w:hint="eastAsia"/>
          <w:sz w:val="22"/>
          <w:szCs w:val="22"/>
          <w:lang w:val="en"/>
        </w:rPr>
      </w:pPr>
    </w:p>
    <w:p w14:paraId="49190D5A" w14:textId="77777777" w:rsidR="00C332A5" w:rsidRDefault="001271F9">
      <w:pPr>
        <w:spacing w:line="360" w:lineRule="auto"/>
        <w:jc w:val="both"/>
        <w:rPr>
          <w:rFonts w:ascii="Ubuntu" w:eastAsia="Ubuntu" w:hAnsi="Ubuntu" w:cs="Ubuntu"/>
          <w:sz w:val="30"/>
          <w:szCs w:val="30"/>
          <w:lang w:val="en"/>
        </w:rPr>
      </w:pPr>
      <w:r>
        <w:rPr>
          <w:rFonts w:ascii="Ubuntu" w:eastAsia="Ubuntu" w:hAnsi="Ubuntu" w:cs="Ubuntu"/>
          <w:sz w:val="30"/>
          <w:szCs w:val="30"/>
          <w:lang w:val="en"/>
        </w:rPr>
        <w:t>4.1.3</w:t>
      </w:r>
      <w:r>
        <w:rPr>
          <w:rFonts w:ascii="Ubuntu" w:eastAsia="Ubuntu" w:hAnsi="Ubuntu" w:cs="Ubuntu"/>
          <w:sz w:val="30"/>
          <w:szCs w:val="30"/>
          <w:lang w:val="en"/>
        </w:rPr>
        <w:tab/>
        <w:t>Analysis of General Model Behavior</w:t>
      </w:r>
    </w:p>
    <w:p w14:paraId="61221F7E" w14:textId="041539A9" w:rsidR="00C332A5" w:rsidRDefault="001271F9">
      <w:pPr>
        <w:spacing w:line="360" w:lineRule="auto"/>
        <w:jc w:val="both"/>
        <w:rPr>
          <w:rFonts w:ascii="Times New Roman" w:hAnsi="Cambria Math" w:cs="Times New Roman" w:hint="eastAsia"/>
          <w:sz w:val="22"/>
          <w:szCs w:val="22"/>
          <w:lang w:val="en"/>
        </w:rPr>
      </w:pPr>
      <w:proofErr w:type="spellStart"/>
      <w:r>
        <w:rPr>
          <w:rFonts w:ascii="Times New Roman" w:hAnsi="Cambria Math" w:cs="Times New Roman"/>
          <w:b/>
          <w:bCs/>
          <w:sz w:val="22"/>
          <w:szCs w:val="22"/>
          <w:lang w:val="en"/>
        </w:rPr>
        <w:t>FigureComponentPreds</w:t>
      </w:r>
      <w:proofErr w:type="spellEnd"/>
      <w:r>
        <w:rPr>
          <w:rFonts w:ascii="Times New Roman" w:hAnsi="Cambria Math" w:cs="Times New Roman"/>
          <w:sz w:val="22"/>
          <w:szCs w:val="22"/>
          <w:lang w:val="en"/>
        </w:rPr>
        <w:t xml:space="preserve"> show</w:t>
      </w:r>
      <w:ins w:id="239" w:author="Herr, Nora (059)" w:date="2019-11-25T15:29:00Z">
        <w:r w:rsidR="0008286D">
          <w:rPr>
            <w:rFonts w:ascii="Times New Roman" w:hAnsi="Cambria Math" w:cs="Times New Roman"/>
            <w:sz w:val="22"/>
            <w:szCs w:val="22"/>
            <w:lang w:val="en"/>
          </w:rPr>
          <w:t>s</w:t>
        </w:r>
      </w:ins>
      <w:r>
        <w:rPr>
          <w:rFonts w:ascii="Times New Roman" w:hAnsi="Cambria Math" w:cs="Times New Roman"/>
          <w:sz w:val="22"/>
          <w:szCs w:val="22"/>
          <w:lang w:val="en"/>
        </w:rPr>
        <w:t xml:space="preserve"> that the interaction of light with these </w:t>
      </w:r>
      <w:commentRangeStart w:id="240"/>
      <w:r>
        <w:rPr>
          <w:rFonts w:ascii="Times New Roman" w:hAnsi="Cambria Math" w:cs="Times New Roman"/>
          <w:sz w:val="22"/>
          <w:szCs w:val="22"/>
          <w:lang w:val="en"/>
        </w:rPr>
        <w:t xml:space="preserve">two organisms </w:t>
      </w:r>
      <w:commentRangeEnd w:id="240"/>
      <w:r w:rsidR="0008286D">
        <w:rPr>
          <w:rStyle w:val="Kommentarzeichen"/>
        </w:rPr>
        <w:commentReference w:id="240"/>
      </w:r>
      <w:r>
        <w:rPr>
          <w:rFonts w:ascii="Times New Roman" w:hAnsi="Cambria Math" w:cs="Times New Roman"/>
          <w:sz w:val="22"/>
          <w:szCs w:val="22"/>
          <w:lang w:val="en"/>
        </w:rPr>
        <w:t xml:space="preserve">is not </w:t>
      </w:r>
      <w:proofErr w:type="gramStart"/>
      <w:r>
        <w:rPr>
          <w:rFonts w:ascii="Times New Roman" w:hAnsi="Cambria Math" w:cs="Times New Roman"/>
          <w:sz w:val="22"/>
          <w:szCs w:val="22"/>
          <w:lang w:val="en"/>
        </w:rPr>
        <w:t>entirely linear</w:t>
      </w:r>
      <w:proofErr w:type="gramEnd"/>
      <w:r>
        <w:rPr>
          <w:rFonts w:ascii="Times New Roman" w:hAnsi="Cambria Math" w:cs="Times New Roman"/>
          <w:sz w:val="22"/>
          <w:szCs w:val="22"/>
          <w:lang w:val="en"/>
        </w:rPr>
        <w:t xml:space="preserve"> for the bacterial fractions</w:t>
      </w:r>
      <w:ins w:id="241" w:author="Herr, Nora (059)" w:date="2019-11-25T15:30:00Z">
        <w:r w:rsidR="00954076">
          <w:rPr>
            <w:rFonts w:ascii="Times New Roman" w:hAnsi="Cambria Math" w:cs="Times New Roman"/>
            <w:sz w:val="22"/>
            <w:szCs w:val="22"/>
            <w:lang w:val="en"/>
          </w:rPr>
          <w:t>,</w:t>
        </w:r>
      </w:ins>
      <w:r>
        <w:rPr>
          <w:rFonts w:ascii="Times New Roman" w:hAnsi="Cambria Math" w:cs="Times New Roman"/>
          <w:sz w:val="22"/>
          <w:szCs w:val="22"/>
          <w:lang w:val="en"/>
        </w:rPr>
        <w:t xml:space="preserve"> as the Beer-Lambert law-based models should have produced. This observation is true for Models 1-3</w:t>
      </w:r>
      <w:del w:id="242" w:author="Herr, Nora (059)" w:date="2019-11-25T15:30:00Z">
        <w:r w:rsidDel="00954076">
          <w:rPr>
            <w:rFonts w:ascii="Times New Roman" w:hAnsi="Cambria Math" w:cs="Times New Roman"/>
            <w:sz w:val="22"/>
            <w:szCs w:val="22"/>
            <w:lang w:val="en"/>
          </w:rPr>
          <w:delText>,</w:delText>
        </w:r>
      </w:del>
      <w:r>
        <w:rPr>
          <w:rFonts w:ascii="Times New Roman" w:hAnsi="Cambria Math" w:cs="Times New Roman"/>
          <w:sz w:val="22"/>
          <w:szCs w:val="22"/>
          <w:lang w:val="en"/>
        </w:rPr>
        <w:t xml:space="preserve"> and </w:t>
      </w:r>
      <w:ins w:id="243" w:author="Herr, Nora (059)" w:date="2019-11-25T15:30:00Z">
        <w:r w:rsidR="00954076">
          <w:rPr>
            <w:rFonts w:ascii="Times New Roman" w:hAnsi="Cambria Math" w:cs="Times New Roman"/>
            <w:sz w:val="22"/>
            <w:szCs w:val="22"/>
            <w:lang w:val="en"/>
          </w:rPr>
          <w:t xml:space="preserve">it </w:t>
        </w:r>
      </w:ins>
      <w:r>
        <w:rPr>
          <w:rFonts w:ascii="Times New Roman" w:hAnsi="Cambria Math" w:cs="Times New Roman"/>
          <w:sz w:val="22"/>
          <w:szCs w:val="22"/>
          <w:lang w:val="en"/>
        </w:rPr>
        <w:t xml:space="preserve">is not completely surprising </w:t>
      </w:r>
      <w:del w:id="244" w:author="Herr, Nora (059)" w:date="2019-11-25T15:31:00Z">
        <w:r w:rsidDel="00954076">
          <w:rPr>
            <w:rFonts w:ascii="Times New Roman" w:hAnsi="Cambria Math" w:cs="Times New Roman"/>
            <w:sz w:val="22"/>
            <w:szCs w:val="22"/>
            <w:lang w:val="en"/>
          </w:rPr>
          <w:delText xml:space="preserve">as </w:delText>
        </w:r>
      </w:del>
      <w:ins w:id="245" w:author="Herr, Nora (059)" w:date="2019-11-25T15:31:00Z">
        <w:r w:rsidR="00954076">
          <w:rPr>
            <w:rFonts w:ascii="Times New Roman" w:hAnsi="Cambria Math" w:cs="Times New Roman"/>
            <w:sz w:val="22"/>
            <w:szCs w:val="22"/>
            <w:lang w:val="en"/>
          </w:rPr>
          <w:t xml:space="preserve">since </w:t>
        </w:r>
      </w:ins>
      <w:r>
        <w:rPr>
          <w:rFonts w:ascii="Times New Roman" w:hAnsi="Cambria Math" w:cs="Times New Roman"/>
          <w:sz w:val="22"/>
          <w:szCs w:val="22"/>
          <w:lang w:val="en"/>
        </w:rPr>
        <w:t>the usual application of these types of models is towards determining concentrations of compounds or macromolecules</w:t>
      </w:r>
      <w:ins w:id="246" w:author="Herr, Nora (059)" w:date="2019-11-25T15:31:00Z">
        <w:r w:rsidR="00954076">
          <w:rPr>
            <w:rFonts w:ascii="Times New Roman" w:hAnsi="Cambria Math" w:cs="Times New Roman"/>
            <w:sz w:val="22"/>
            <w:szCs w:val="22"/>
            <w:lang w:val="en"/>
          </w:rPr>
          <w:t xml:space="preserve">, </w:t>
        </w:r>
      </w:ins>
      <w:r>
        <w:rPr>
          <w:rFonts w:ascii="Times New Roman" w:hAnsi="Cambria Math" w:cs="Times New Roman"/>
          <w:b/>
          <w:bCs/>
          <w:sz w:val="22"/>
          <w:szCs w:val="22"/>
          <w:lang w:val="en"/>
        </w:rPr>
        <w:t>[cite applications]</w:t>
      </w:r>
      <w:r>
        <w:rPr>
          <w:rFonts w:ascii="Times New Roman" w:hAnsi="Cambria Math" w:cs="Times New Roman"/>
          <w:sz w:val="22"/>
          <w:szCs w:val="22"/>
          <w:lang w:val="en"/>
        </w:rPr>
        <w:t xml:space="preserve"> which are less complex and </w:t>
      </w:r>
      <w:commentRangeStart w:id="247"/>
      <w:r>
        <w:rPr>
          <w:rFonts w:ascii="Times New Roman" w:hAnsi="Cambria Math" w:cs="Times New Roman"/>
          <w:sz w:val="22"/>
          <w:szCs w:val="22"/>
          <w:lang w:val="en"/>
        </w:rPr>
        <w:t xml:space="preserve">magnitudes smaller </w:t>
      </w:r>
      <w:commentRangeEnd w:id="247"/>
      <w:r w:rsidR="00954076">
        <w:rPr>
          <w:rStyle w:val="Kommentarzeichen"/>
        </w:rPr>
        <w:commentReference w:id="247"/>
      </w:r>
      <w:r>
        <w:rPr>
          <w:rFonts w:ascii="Times New Roman" w:hAnsi="Cambria Math" w:cs="Times New Roman"/>
          <w:sz w:val="22"/>
          <w:szCs w:val="22"/>
          <w:lang w:val="en"/>
        </w:rPr>
        <w:t xml:space="preserve">than cells. As is the case in any system studied through spectroscopy, light will not only interact with the </w:t>
      </w:r>
      <w:proofErr w:type="spellStart"/>
      <w:r>
        <w:rPr>
          <w:rFonts w:ascii="Times New Roman" w:hAnsi="Cambria Math" w:cs="Times New Roman"/>
          <w:sz w:val="22"/>
          <w:szCs w:val="22"/>
          <w:lang w:val="en"/>
        </w:rPr>
        <w:t>analyte</w:t>
      </w:r>
      <w:proofErr w:type="spellEnd"/>
      <w:r>
        <w:rPr>
          <w:rFonts w:ascii="Times New Roman" w:hAnsi="Cambria Math" w:cs="Times New Roman"/>
          <w:sz w:val="22"/>
          <w:szCs w:val="22"/>
          <w:lang w:val="en"/>
        </w:rPr>
        <w:t xml:space="preserve"> of interest; instead, every compound and macromolecule comprising the system up to and including the cell</w:t>
      </w:r>
      <w:r>
        <w:rPr>
          <w:rFonts w:ascii="Times New Roman" w:hAnsi="Cambria Math" w:cs="Times New Roman"/>
          <w:sz w:val="22"/>
          <w:szCs w:val="22"/>
          <w:lang w:val="en"/>
        </w:rPr>
        <w:t>’</w:t>
      </w:r>
      <w:r>
        <w:rPr>
          <w:rFonts w:ascii="Times New Roman" w:hAnsi="Cambria Math" w:cs="Times New Roman"/>
          <w:sz w:val="22"/>
          <w:szCs w:val="22"/>
          <w:lang w:val="en"/>
        </w:rPr>
        <w:t xml:space="preserve">s internal contents interact with the incident wavelength of light. The level of interaction or the affinity with which an </w:t>
      </w:r>
      <w:proofErr w:type="spellStart"/>
      <w:r>
        <w:rPr>
          <w:rFonts w:ascii="Times New Roman" w:hAnsi="Cambria Math" w:cs="Times New Roman"/>
          <w:sz w:val="22"/>
          <w:szCs w:val="22"/>
          <w:lang w:val="en"/>
        </w:rPr>
        <w:t>analyte</w:t>
      </w:r>
      <w:proofErr w:type="spellEnd"/>
      <w:r>
        <w:rPr>
          <w:rFonts w:ascii="Times New Roman" w:hAnsi="Cambria Math" w:cs="Times New Roman"/>
          <w:sz w:val="22"/>
          <w:szCs w:val="22"/>
          <w:lang w:val="en"/>
        </w:rPr>
        <w:t xml:space="preserve"> absorbs light is determined by their respective extinction coefficient</w:t>
      </w:r>
      <w:ins w:id="248" w:author="Herr, Nora (059)" w:date="2019-11-25T15:33:00Z">
        <w:r w:rsidR="00954076">
          <w:rPr>
            <w:rFonts w:ascii="Times New Roman" w:hAnsi="Cambria Math" w:cs="Times New Roman"/>
            <w:sz w:val="22"/>
            <w:szCs w:val="22"/>
            <w:lang w:val="en"/>
          </w:rPr>
          <w:t xml:space="preserve"> </w:t>
        </w:r>
      </w:ins>
      <w:r>
        <w:rPr>
          <w:rFonts w:ascii="Times New Roman" w:hAnsi="Cambria Math" w:cs="Times New Roman"/>
          <w:b/>
          <w:bCs/>
          <w:sz w:val="22"/>
          <w:szCs w:val="22"/>
          <w:lang w:val="en"/>
        </w:rPr>
        <w:t>[optics, light interaction with cells, absorbance].</w:t>
      </w:r>
      <w:r>
        <w:rPr>
          <w:rFonts w:ascii="Times New Roman" w:hAnsi="Cambria Math" w:cs="Times New Roman"/>
          <w:sz w:val="22"/>
          <w:szCs w:val="22"/>
          <w:lang w:val="en"/>
        </w:rPr>
        <w:t xml:space="preserve"> The </w:t>
      </w:r>
      <w:commentRangeStart w:id="249"/>
      <w:r>
        <w:rPr>
          <w:rFonts w:ascii="Times New Roman" w:hAnsi="Cambria Math" w:cs="Times New Roman"/>
          <w:sz w:val="22"/>
          <w:szCs w:val="22"/>
          <w:lang w:val="en"/>
        </w:rPr>
        <w:t xml:space="preserve">goodness </w:t>
      </w:r>
      <w:commentRangeEnd w:id="249"/>
      <w:r w:rsidR="00954076">
        <w:rPr>
          <w:rStyle w:val="Kommentarzeichen"/>
        </w:rPr>
        <w:commentReference w:id="249"/>
      </w:r>
      <w:r>
        <w:rPr>
          <w:rFonts w:ascii="Times New Roman" w:hAnsi="Cambria Math" w:cs="Times New Roman"/>
          <w:sz w:val="22"/>
          <w:szCs w:val="22"/>
          <w:lang w:val="en"/>
        </w:rPr>
        <w:t xml:space="preserve">of </w:t>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concentration predictions are largely </w:t>
      </w:r>
      <w:ins w:id="250" w:author="Herr, Nora (059)" w:date="2019-11-25T15:33:00Z">
        <w:r w:rsidR="00954076">
          <w:rPr>
            <w:rFonts w:ascii="Times New Roman" w:hAnsi="Cambria Math" w:cs="Times New Roman"/>
            <w:sz w:val="22"/>
            <w:szCs w:val="22"/>
            <w:lang w:val="en"/>
          </w:rPr>
          <w:t>based on/due to</w:t>
        </w:r>
        <w:proofErr w:type="gramStart"/>
        <w:r w:rsidR="00954076">
          <w:rPr>
            <w:rFonts w:ascii="Times New Roman" w:hAnsi="Cambria Math" w:cs="Times New Roman"/>
            <w:sz w:val="22"/>
            <w:szCs w:val="22"/>
            <w:lang w:val="en"/>
          </w:rPr>
          <w:t>??</w:t>
        </w:r>
      </w:ins>
      <w:proofErr w:type="gramEnd"/>
      <w:ins w:id="251" w:author="Herr, Nora (059)" w:date="2019-11-25T15:34:00Z">
        <w:r w:rsidR="00954076">
          <w:rPr>
            <w:rFonts w:ascii="Times New Roman" w:hAnsi="Cambria Math" w:cs="Times New Roman"/>
            <w:sz w:val="22"/>
            <w:szCs w:val="22"/>
            <w:lang w:val="en"/>
          </w:rPr>
          <w:t xml:space="preserve"> </w:t>
        </w:r>
      </w:ins>
      <w:proofErr w:type="gramStart"/>
      <w:r>
        <w:rPr>
          <w:rFonts w:ascii="Times New Roman" w:hAnsi="Cambria Math" w:cs="Times New Roman"/>
          <w:sz w:val="22"/>
          <w:szCs w:val="22"/>
          <w:lang w:val="en"/>
        </w:rPr>
        <w:t>the</w:t>
      </w:r>
      <w:proofErr w:type="gramEnd"/>
      <w:r>
        <w:rPr>
          <w:rFonts w:ascii="Times New Roman" w:hAnsi="Cambria Math" w:cs="Times New Roman"/>
          <w:sz w:val="22"/>
          <w:szCs w:val="22"/>
          <w:lang w:val="en"/>
        </w:rPr>
        <w:t xml:space="preserve"> effect of </w:t>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w:t>
      </w:r>
      <w:proofErr w:type="spellStart"/>
      <w:r>
        <w:rPr>
          <w:rFonts w:ascii="Times New Roman" w:hAnsi="Cambria Math" w:cs="Times New Roman"/>
          <w:sz w:val="22"/>
          <w:szCs w:val="22"/>
          <w:lang w:val="en"/>
        </w:rPr>
        <w:t>cholorophyll</w:t>
      </w:r>
      <w:proofErr w:type="spellEnd"/>
      <w:r>
        <w:rPr>
          <w:rFonts w:ascii="Times New Roman" w:hAnsi="Cambria Math" w:cs="Times New Roman"/>
          <w:sz w:val="22"/>
          <w:szCs w:val="22"/>
          <w:lang w:val="en"/>
        </w:rPr>
        <w:t xml:space="preserve"> content as it is responsible for absorbing a large fraction of light at 680</w:t>
      </w:r>
      <w:del w:id="252" w:author="Herr, Nora (059)" w:date="2019-11-25T15:34:00Z">
        <w:r w:rsidDel="00954076">
          <w:rPr>
            <w:rFonts w:ascii="Times New Roman" w:hAnsi="Cambria Math" w:cs="Times New Roman"/>
            <w:sz w:val="22"/>
            <w:szCs w:val="22"/>
            <w:lang w:val="en"/>
          </w:rPr>
          <w:delText xml:space="preserve"> </w:delText>
        </w:r>
      </w:del>
      <w:r>
        <w:rPr>
          <w:rFonts w:ascii="Times New Roman" w:hAnsi="Cambria Math" w:cs="Times New Roman"/>
          <w:sz w:val="22"/>
          <w:szCs w:val="22"/>
          <w:lang w:val="en"/>
        </w:rPr>
        <w:t xml:space="preserve">nm, represented by the larger slope in </w:t>
      </w:r>
      <w:proofErr w:type="spellStart"/>
      <w:r>
        <w:rPr>
          <w:rFonts w:ascii="Times New Roman" w:hAnsi="Cambria Math" w:cs="Times New Roman"/>
          <w:b/>
          <w:bCs/>
          <w:sz w:val="22"/>
          <w:szCs w:val="22"/>
          <w:lang w:val="en"/>
        </w:rPr>
        <w:t>FigureInitReg</w:t>
      </w:r>
      <w:proofErr w:type="spellEnd"/>
      <w:r>
        <w:rPr>
          <w:rFonts w:ascii="Times New Roman" w:hAnsi="Cambria Math" w:cs="Times New Roman"/>
          <w:sz w:val="22"/>
          <w:szCs w:val="22"/>
          <w:lang w:val="en"/>
        </w:rPr>
        <w:t xml:space="preserve">. The composition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and Strains are similar </w:t>
      </w:r>
      <w:del w:id="253" w:author="Herr, Nora (059)" w:date="2019-11-25T15:34:00Z">
        <w:r w:rsidDel="00954076">
          <w:rPr>
            <w:rFonts w:ascii="Times New Roman" w:hAnsi="Cambria Math" w:cs="Times New Roman"/>
            <w:sz w:val="22"/>
            <w:szCs w:val="22"/>
            <w:lang w:val="en"/>
          </w:rPr>
          <w:delText xml:space="preserve">enough </w:delText>
        </w:r>
      </w:del>
      <w:ins w:id="254" w:author="Herr, Nora (059)" w:date="2019-11-25T15:34:00Z">
        <w:r w:rsidR="00954076">
          <w:rPr>
            <w:rFonts w:ascii="Times New Roman" w:hAnsi="Cambria Math" w:cs="Times New Roman"/>
            <w:sz w:val="22"/>
            <w:szCs w:val="22"/>
            <w:lang w:val="en"/>
          </w:rPr>
          <w:t xml:space="preserve">to the point </w:t>
        </w:r>
      </w:ins>
      <w:r>
        <w:rPr>
          <w:rFonts w:ascii="Times New Roman" w:hAnsi="Cambria Math" w:cs="Times New Roman"/>
          <w:sz w:val="22"/>
          <w:szCs w:val="22"/>
          <w:lang w:val="en"/>
        </w:rPr>
        <w:t>that, even at the carefully chosen concentration wavelength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oMath>
      <w:r>
        <w:rPr>
          <w:rFonts w:ascii="Times New Roman" w:hAnsi="Cambria Math" w:cs="Times New Roman"/>
          <w:sz w:val="22"/>
          <w:szCs w:val="22"/>
          <w:lang w:val="en"/>
        </w:rPr>
        <w:t xml:space="preserve">), three of </w:t>
      </w:r>
      <w:ins w:id="255" w:author="Herr, Nora (059)" w:date="2019-11-25T15:34:00Z">
        <w:r w:rsidR="00954076">
          <w:rPr>
            <w:rFonts w:ascii="Times New Roman" w:hAnsi="Cambria Math" w:cs="Times New Roman"/>
            <w:sz w:val="22"/>
            <w:szCs w:val="22"/>
            <w:lang w:val="en"/>
          </w:rPr>
          <w:t xml:space="preserve">the </w:t>
        </w:r>
      </w:ins>
      <w:r>
        <w:rPr>
          <w:rFonts w:ascii="Times New Roman" w:hAnsi="Cambria Math" w:cs="Times New Roman"/>
          <w:sz w:val="22"/>
          <w:szCs w:val="22"/>
          <w:lang w:val="en"/>
        </w:rPr>
        <w:t xml:space="preserve">extinction coefficients themselves are almost equivalent. As the models apply the coefficients to the given input, the similar light absorbtion of those wavelengths and </w:t>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larger size</w:t>
      </w:r>
      <w:del w:id="256" w:author="Herr, Nora (059)" w:date="2019-11-25T15:36:00Z">
        <w:r w:rsidDel="00954076">
          <w:rPr>
            <w:rFonts w:ascii="Times New Roman" w:hAnsi="Cambria Math" w:cs="Times New Roman"/>
            <w:sz w:val="22"/>
            <w:szCs w:val="22"/>
            <w:lang w:val="en"/>
          </w:rPr>
          <w:delText>,</w:delText>
        </w:r>
      </w:del>
      <w:r>
        <w:rPr>
          <w:rFonts w:ascii="Times New Roman" w:hAnsi="Cambria Math" w:cs="Times New Roman"/>
          <w:sz w:val="22"/>
          <w:szCs w:val="22"/>
          <w:lang w:val="en"/>
        </w:rPr>
        <w:t xml:space="preserve"> ha</w:t>
      </w:r>
      <w:ins w:id="257" w:author="Herr, Nora (059)" w:date="2019-11-25T15:36:00Z">
        <w:r w:rsidR="00954076">
          <w:rPr>
            <w:rFonts w:ascii="Times New Roman" w:hAnsi="Cambria Math" w:cs="Times New Roman"/>
            <w:sz w:val="22"/>
            <w:szCs w:val="22"/>
            <w:lang w:val="en"/>
          </w:rPr>
          <w:t>ve</w:t>
        </w:r>
      </w:ins>
      <w:del w:id="258" w:author="Herr, Nora (059)" w:date="2019-11-25T15:36:00Z">
        <w:r w:rsidDel="00954076">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the net effect of attributing absorption to </w:t>
      </w:r>
      <w:proofErr w:type="spellStart"/>
      <w:r>
        <w:rPr>
          <w:rFonts w:ascii="Times New Roman" w:hAnsi="Cambria Math" w:cs="Times New Roman"/>
          <w:sz w:val="22"/>
          <w:szCs w:val="22"/>
          <w:lang w:val="en"/>
        </w:rPr>
        <w:t>Chlamy</w:t>
      </w:r>
      <w:proofErr w:type="spellEnd"/>
      <w:ins w:id="259" w:author="Herr, Nora (059)" w:date="2019-11-25T15:36:00Z">
        <w:r w:rsidR="00954076">
          <w:rPr>
            <w:rFonts w:ascii="Times New Roman" w:hAnsi="Cambria Math" w:cs="Times New Roman"/>
            <w:sz w:val="22"/>
            <w:szCs w:val="22"/>
            <w:lang w:val="en"/>
          </w:rPr>
          <w:t>,</w:t>
        </w:r>
      </w:ins>
      <w:r>
        <w:rPr>
          <w:rFonts w:ascii="Times New Roman" w:hAnsi="Cambria Math" w:cs="Times New Roman"/>
          <w:sz w:val="22"/>
          <w:szCs w:val="22"/>
          <w:lang w:val="en"/>
        </w:rPr>
        <w:t xml:space="preserve"> causing the range of bacterial predictions seen in </w:t>
      </w:r>
      <w:proofErr w:type="spellStart"/>
      <w:r>
        <w:rPr>
          <w:rFonts w:ascii="Times New Roman" w:hAnsi="Cambria Math" w:cs="Times New Roman"/>
          <w:b/>
          <w:bCs/>
          <w:sz w:val="22"/>
          <w:szCs w:val="22"/>
          <w:lang w:val="en"/>
        </w:rPr>
        <w:t>FigureComponentPreds</w:t>
      </w:r>
      <w:proofErr w:type="spellEnd"/>
      <w:r>
        <w:rPr>
          <w:rFonts w:ascii="Times New Roman" w:hAnsi="Cambria Math" w:cs="Times New Roman"/>
          <w:sz w:val="22"/>
          <w:szCs w:val="22"/>
          <w:lang w:val="en"/>
        </w:rPr>
        <w:t>.</w:t>
      </w:r>
    </w:p>
    <w:p w14:paraId="751F10E4" w14:textId="77777777" w:rsidR="00C332A5" w:rsidRDefault="00C332A5">
      <w:pPr>
        <w:spacing w:line="360" w:lineRule="auto"/>
        <w:jc w:val="both"/>
        <w:rPr>
          <w:rFonts w:ascii="Ubuntu" w:eastAsia="Ubuntu" w:hAnsi="Ubuntu" w:cs="Ubuntu"/>
          <w:sz w:val="22"/>
          <w:szCs w:val="22"/>
          <w:lang w:val="en"/>
        </w:rPr>
      </w:pPr>
    </w:p>
    <w:p w14:paraId="43D7FF27" w14:textId="7B37BCB1" w:rsidR="00C332A5" w:rsidRDefault="001271F9">
      <w:pPr>
        <w:spacing w:line="360" w:lineRule="auto"/>
        <w:jc w:val="both"/>
        <w:rPr>
          <w:rFonts w:ascii="Times New Roman" w:hAnsi="Cambria Math" w:cs="Times New Roman" w:hint="eastAsia"/>
          <w:sz w:val="22"/>
          <w:szCs w:val="22"/>
          <w:lang w:val="en"/>
        </w:rPr>
      </w:pPr>
      <w:r>
        <w:rPr>
          <w:rFonts w:ascii="Ubuntu" w:eastAsia="Ubuntu" w:hAnsi="Ubuntu" w:cs="Ubuntu"/>
          <w:sz w:val="30"/>
          <w:szCs w:val="30"/>
          <w:lang w:val="en"/>
        </w:rPr>
        <w:t>4.1.4 Specific Failure of Model</w:t>
      </w:r>
      <w:ins w:id="260" w:author="Herr, Nora (059)" w:date="2019-11-25T15:36:00Z">
        <w:r w:rsidR="00954076">
          <w:rPr>
            <w:rFonts w:ascii="Ubuntu" w:eastAsia="Ubuntu" w:hAnsi="Ubuntu" w:cs="Ubuntu"/>
            <w:sz w:val="30"/>
            <w:szCs w:val="30"/>
            <w:lang w:val="en"/>
          </w:rPr>
          <w:t>s</w:t>
        </w:r>
      </w:ins>
      <w:r>
        <w:rPr>
          <w:rFonts w:ascii="Ubuntu" w:eastAsia="Ubuntu" w:hAnsi="Ubuntu" w:cs="Ubuntu"/>
          <w:sz w:val="30"/>
          <w:szCs w:val="30"/>
          <w:lang w:val="en"/>
        </w:rPr>
        <w:t xml:space="preserve"> 4 &amp; 5</w:t>
      </w:r>
    </w:p>
    <w:p w14:paraId="50644C9D" w14:textId="7EDAD4C2"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lastRenderedPageBreak/>
        <w:t>During the generation of the models required for the analysis of the given data</w:t>
      </w:r>
      <w:ins w:id="261" w:author="Herr, Nora (059)" w:date="2019-11-25T15:37:00Z">
        <w:r w:rsidR="00954076">
          <w:rPr>
            <w:rFonts w:ascii="Times New Roman" w:hAnsi="Cambria Math" w:cs="Times New Roman"/>
            <w:sz w:val="22"/>
            <w:szCs w:val="22"/>
            <w:lang w:val="en"/>
          </w:rPr>
          <w:t>,</w:t>
        </w:r>
      </w:ins>
      <w:r>
        <w:rPr>
          <w:rFonts w:ascii="Times New Roman" w:hAnsi="Cambria Math" w:cs="Times New Roman"/>
          <w:sz w:val="22"/>
          <w:szCs w:val="22"/>
          <w:lang w:val="en"/>
        </w:rPr>
        <w:t xml:space="preserve"> the subsequent visualization of Model 4 on the test data revealed an unexpected consequence of the similarity of coefficients. As is seen in </w:t>
      </w:r>
      <w:r>
        <w:rPr>
          <w:rFonts w:ascii="Times New Roman" w:hAnsi="Cambria Math" w:cs="Times New Roman"/>
          <w:b/>
          <w:bCs/>
          <w:sz w:val="22"/>
          <w:szCs w:val="22"/>
          <w:lang w:val="en"/>
        </w:rPr>
        <w:t xml:space="preserve">FigureWackyA600Model, </w:t>
      </w:r>
      <w:r>
        <w:rPr>
          <w:rFonts w:ascii="Times New Roman" w:hAnsi="Cambria Math" w:cs="Times New Roman"/>
          <w:sz w:val="22"/>
          <w:szCs w:val="22"/>
          <w:lang w:val="en"/>
        </w:rPr>
        <w:t>this model</w:t>
      </w:r>
      <w:r>
        <w:rPr>
          <w:rFonts w:ascii="Times New Roman" w:hAnsi="Cambria Math" w:cs="Times New Roman"/>
          <w:sz w:val="22"/>
          <w:szCs w:val="22"/>
          <w:lang w:val="en"/>
        </w:rPr>
        <w:t>’</w:t>
      </w:r>
      <w:r>
        <w:rPr>
          <w:rFonts w:ascii="Times New Roman" w:hAnsi="Cambria Math" w:cs="Times New Roman"/>
          <w:sz w:val="22"/>
          <w:szCs w:val="22"/>
          <w:lang w:val="en"/>
        </w:rPr>
        <w:t xml:space="preserve">s predictions are </w:t>
      </w:r>
      <w:commentRangeStart w:id="262"/>
      <w:r>
        <w:rPr>
          <w:rFonts w:ascii="Times New Roman" w:hAnsi="Cambria Math" w:cs="Times New Roman"/>
          <w:sz w:val="22"/>
          <w:szCs w:val="22"/>
          <w:lang w:val="en"/>
        </w:rPr>
        <w:t>nonsense</w:t>
      </w:r>
      <w:commentRangeEnd w:id="262"/>
      <w:r w:rsidR="00954076">
        <w:rPr>
          <w:rStyle w:val="Kommentarzeichen"/>
        </w:rPr>
        <w:commentReference w:id="262"/>
      </w:r>
      <w:r>
        <w:rPr>
          <w:rFonts w:ascii="Times New Roman" w:hAnsi="Cambria Math" w:cs="Times New Roman"/>
          <w:sz w:val="22"/>
          <w:szCs w:val="22"/>
          <w:lang w:val="en"/>
        </w:rPr>
        <w:t xml:space="preserve">. </w:t>
      </w:r>
      <w:ins w:id="263" w:author="Herr, Nora (059)" w:date="2019-11-25T15:39:00Z">
        <w:r w:rsidR="00954076">
          <w:rPr>
            <w:rFonts w:ascii="Times New Roman" w:hAnsi="Cambria Math" w:cs="Times New Roman"/>
            <w:sz w:val="22"/>
            <w:szCs w:val="22"/>
            <w:lang w:val="en"/>
          </w:rPr>
          <w:t>A potential reason for this could e</w:t>
        </w:r>
      </w:ins>
      <w:del w:id="264" w:author="Herr, Nora (059)" w:date="2019-11-25T15:39:00Z">
        <w:r w:rsidDel="00954076">
          <w:rPr>
            <w:rFonts w:ascii="Times New Roman" w:hAnsi="Cambria Math" w:cs="Times New Roman"/>
            <w:sz w:val="22"/>
            <w:szCs w:val="22"/>
            <w:lang w:val="en"/>
          </w:rPr>
          <w:delText>E</w:delText>
        </w:r>
      </w:del>
      <w:r>
        <w:rPr>
          <w:rFonts w:ascii="Times New Roman" w:hAnsi="Cambria Math" w:cs="Times New Roman"/>
          <w:sz w:val="22"/>
          <w:szCs w:val="22"/>
          <w:lang w:val="en"/>
        </w:rPr>
        <w:t xml:space="preserve">ither </w:t>
      </w:r>
      <w:ins w:id="265" w:author="Herr, Nora (059)" w:date="2019-11-25T15:39:00Z">
        <w:r w:rsidR="00954076">
          <w:rPr>
            <w:rFonts w:ascii="Times New Roman" w:hAnsi="Cambria Math" w:cs="Times New Roman"/>
            <w:sz w:val="22"/>
            <w:szCs w:val="22"/>
            <w:lang w:val="en"/>
          </w:rPr>
          <w:t xml:space="preserve">be </w:t>
        </w:r>
      </w:ins>
      <w:r>
        <w:rPr>
          <w:rFonts w:ascii="Times New Roman" w:hAnsi="Cambria Math" w:cs="Times New Roman"/>
          <w:sz w:val="22"/>
          <w:szCs w:val="22"/>
          <w:lang w:val="en"/>
        </w:rPr>
        <w:t xml:space="preserve">the data at this wavelength </w:t>
      </w:r>
      <w:del w:id="266" w:author="Herr, Nora (059)" w:date="2019-11-25T15:39:00Z">
        <w:r w:rsidDel="00954076">
          <w:rPr>
            <w:rFonts w:ascii="Times New Roman" w:hAnsi="Cambria Math" w:cs="Times New Roman"/>
            <w:sz w:val="22"/>
            <w:szCs w:val="22"/>
            <w:lang w:val="en"/>
          </w:rPr>
          <w:delText xml:space="preserve">was </w:delText>
        </w:r>
      </w:del>
      <w:proofErr w:type="gramStart"/>
      <w:ins w:id="267" w:author="Herr, Nora (059)" w:date="2019-11-25T15:39:00Z">
        <w:r w:rsidR="00954076">
          <w:rPr>
            <w:rFonts w:ascii="Times New Roman" w:hAnsi="Cambria Math" w:cs="Times New Roman"/>
            <w:sz w:val="22"/>
            <w:szCs w:val="22"/>
            <w:lang w:val="en"/>
          </w:rPr>
          <w:t xml:space="preserve">being </w:t>
        </w:r>
      </w:ins>
      <w:r>
        <w:rPr>
          <w:rFonts w:ascii="Times New Roman" w:hAnsi="Cambria Math" w:cs="Times New Roman"/>
          <w:sz w:val="22"/>
          <w:szCs w:val="22"/>
          <w:lang w:val="en"/>
        </w:rPr>
        <w:t>compromised</w:t>
      </w:r>
      <w:proofErr w:type="gramEnd"/>
      <w:r>
        <w:rPr>
          <w:rFonts w:ascii="Times New Roman" w:hAnsi="Cambria Math" w:cs="Times New Roman"/>
          <w:sz w:val="22"/>
          <w:szCs w:val="22"/>
          <w:lang w:val="en"/>
        </w:rPr>
        <w:t xml:space="preserve"> or </w:t>
      </w:r>
      <w:del w:id="268" w:author="Herr, Nora (059)" w:date="2019-11-25T15:39:00Z">
        <w:r w:rsidDel="00954076">
          <w:rPr>
            <w:rFonts w:ascii="Times New Roman" w:hAnsi="Cambria Math" w:cs="Times New Roman"/>
            <w:sz w:val="22"/>
            <w:szCs w:val="22"/>
            <w:lang w:val="en"/>
          </w:rPr>
          <w:delText xml:space="preserve">something </w:delText>
        </w:r>
      </w:del>
      <w:ins w:id="269" w:author="Herr, Nora (059)" w:date="2019-11-25T15:39:00Z">
        <w:r w:rsidR="00954076">
          <w:rPr>
            <w:rFonts w:ascii="Times New Roman" w:hAnsi="Cambria Math" w:cs="Times New Roman"/>
            <w:sz w:val="22"/>
            <w:szCs w:val="22"/>
            <w:lang w:val="en"/>
          </w:rPr>
          <w:t xml:space="preserve">an error </w:t>
        </w:r>
      </w:ins>
      <w:r>
        <w:rPr>
          <w:rFonts w:ascii="Times New Roman" w:hAnsi="Cambria Math" w:cs="Times New Roman"/>
          <w:sz w:val="22"/>
          <w:szCs w:val="22"/>
          <w:lang w:val="en"/>
        </w:rPr>
        <w:t xml:space="preserve">in the math </w:t>
      </w:r>
      <w:del w:id="270" w:author="Herr, Nora (059)" w:date="2019-11-25T15:39:00Z">
        <w:r w:rsidDel="00954076">
          <w:rPr>
            <w:rFonts w:ascii="Times New Roman" w:hAnsi="Cambria Math" w:cs="Times New Roman"/>
            <w:sz w:val="22"/>
            <w:szCs w:val="22"/>
            <w:lang w:val="en"/>
          </w:rPr>
          <w:delText xml:space="preserve">was </w:delText>
        </w:r>
      </w:del>
      <w:r>
        <w:rPr>
          <w:rFonts w:ascii="Times New Roman" w:hAnsi="Cambria Math" w:cs="Times New Roman"/>
          <w:sz w:val="22"/>
          <w:szCs w:val="22"/>
          <w:lang w:val="en"/>
        </w:rPr>
        <w:t xml:space="preserve">causing the observed chaos. Previous inspection of the data had not revealed any issues with it and therefore the mathematics, and in </w:t>
      </w:r>
      <w:del w:id="271" w:author="Herr, Nora (059)" w:date="2019-11-25T15:39:00Z">
        <w:r w:rsidDel="00954076">
          <w:rPr>
            <w:rFonts w:ascii="Times New Roman" w:hAnsi="Cambria Math" w:cs="Times New Roman"/>
            <w:sz w:val="22"/>
            <w:szCs w:val="22"/>
            <w:lang w:val="en"/>
          </w:rPr>
          <w:delText>particular</w:delText>
        </w:r>
      </w:del>
      <w:ins w:id="272" w:author="Herr, Nora (059)" w:date="2019-11-25T15:39:00Z">
        <w:r w:rsidR="00954076">
          <w:rPr>
            <w:rFonts w:ascii="Times New Roman" w:hAnsi="Cambria Math" w:cs="Times New Roman"/>
            <w:sz w:val="22"/>
            <w:szCs w:val="22"/>
            <w:lang w:val="en"/>
          </w:rPr>
          <w:t>particular,</w:t>
        </w:r>
      </w:ins>
      <w:r>
        <w:rPr>
          <w:rFonts w:ascii="Times New Roman" w:hAnsi="Cambria Math" w:cs="Times New Roman"/>
          <w:sz w:val="22"/>
          <w:szCs w:val="22"/>
          <w:lang w:val="en"/>
        </w:rPr>
        <w:t xml:space="preserve"> the relationship of the coefficients in the denominator had to be contributing to the ballooning of the predicted values.</w:t>
      </w:r>
    </w:p>
    <w:tbl>
      <w:tblPr>
        <w:tblStyle w:val="Tabellenraster"/>
        <w:tblpPr w:leftFromText="180" w:rightFromText="180" w:vertAnchor="text" w:horzAnchor="page" w:tblpXSpec="center" w:tblpY="356"/>
        <w:tblOverlap w:val="never"/>
        <w:tblW w:w="8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30"/>
        <w:gridCol w:w="1802"/>
      </w:tblGrid>
      <w:tr w:rsidR="00C332A5" w14:paraId="01CF5DEF" w14:textId="77777777">
        <w:trPr>
          <w:jc w:val="center"/>
        </w:trPr>
        <w:tc>
          <w:tcPr>
            <w:tcW w:w="6730" w:type="dxa"/>
          </w:tcPr>
          <w:p w14:paraId="32DC0DE2" w14:textId="77777777" w:rsidR="00C332A5" w:rsidRDefault="001271F9">
            <w:pPr>
              <w:widowControl/>
              <w:spacing w:line="360" w:lineRule="auto"/>
              <w:rPr>
                <w:rFonts w:ascii="Times New Roman" w:eastAsia="Ubuntu" w:hAnsi="Times New Roman" w:cs="Times New Roman"/>
                <w:sz w:val="16"/>
                <w:szCs w:val="16"/>
              </w:rPr>
            </w:pPr>
            <m:oMathPara>
              <m:oMathParaPr>
                <m:jc m:val="left"/>
              </m:oMathParaPr>
              <m:oMath>
                <m:sSub>
                  <m:sSubPr>
                    <m:ctrlPr>
                      <w:rPr>
                        <w:rFonts w:ascii="Cambria Math" w:hAnsi="Cambria Math" w:cs="Times New Roman"/>
                        <w:i/>
                        <w:sz w:val="16"/>
                        <w:szCs w:val="16"/>
                      </w:rPr>
                    </m:ctrlPr>
                  </m:sSubPr>
                  <m:e>
                    <m:acc>
                      <m:accPr>
                        <m:ctrlPr>
                          <w:rPr>
                            <w:rFonts w:ascii="Cambria Math" w:hAnsi="Cambria Math" w:cs="Times New Roman"/>
                            <w:i/>
                            <w:sz w:val="16"/>
                            <w:szCs w:val="16"/>
                          </w:rPr>
                        </m:ctrlPr>
                      </m:accPr>
                      <m:e>
                        <m:r>
                          <w:rPr>
                            <w:rFonts w:ascii="Cambria Math" w:hAnsi="Cambria Math" w:cs="Times New Roman"/>
                            <w:sz w:val="16"/>
                            <w:szCs w:val="16"/>
                          </w:rPr>
                          <m:t>[B]</m:t>
                        </m:r>
                      </m:e>
                    </m:acc>
                  </m:e>
                  <m:sub>
                    <m:r>
                      <m:rPr>
                        <m:sty m:val="p"/>
                      </m:rPr>
                      <w:rPr>
                        <w:rFonts w:ascii="Cambria Math" w:eastAsia="SimSun" w:hAnsi="Cambria Math" w:cs="Times New Roman"/>
                        <w:sz w:val="16"/>
                        <w:szCs w:val="16"/>
                        <w:lang w:bidi="ar"/>
                      </w:rPr>
                      <m:t>λ</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A</m:t>
                        </m:r>
                      </m:e>
                      <m:sub>
                        <m:r>
                          <m:rPr>
                            <m:sty m:val="p"/>
                          </m:rPr>
                          <w:rPr>
                            <w:rFonts w:ascii="Cambria Math" w:hAnsi="Cambria Math" w:cs="Times New Roman"/>
                            <w:sz w:val="16"/>
                            <w:szCs w:val="16"/>
                          </w:rPr>
                          <m:t>600</m:t>
                        </m:r>
                      </m:sub>
                    </m:sSub>
                    <m:sSub>
                      <m:sSubPr>
                        <m:ctrlPr>
                          <w:rPr>
                            <w:rFonts w:ascii="Cambria Math" w:hAnsi="Cambria Math" w:cs="Times New Roman"/>
                            <w:i/>
                            <w:sz w:val="16"/>
                            <w:szCs w:val="16"/>
                          </w:rPr>
                        </m:ctrlPr>
                      </m:sSubPr>
                      <m:e>
                        <m:r>
                          <w:rPr>
                            <w:rFonts w:ascii="Cambria Math" w:hAnsi="Cambria Math" w:cs="Times New Roman"/>
                            <w:sz w:val="16"/>
                            <w:szCs w:val="16"/>
                          </w:rPr>
                          <m:t>k</m:t>
                        </m:r>
                      </m:e>
                      <m:sub>
                        <m:r>
                          <m:rPr>
                            <m:sty m:val="p"/>
                          </m:rPr>
                          <w:rPr>
                            <w:rFonts w:ascii="Cambria Math" w:hAnsi="Cambria Math" w:cs="Times New Roman"/>
                            <w:sz w:val="16"/>
                            <w:szCs w:val="16"/>
                          </w:rPr>
                          <m:t>C750</m:t>
                        </m:r>
                      </m:sub>
                    </m:sSub>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A</m:t>
                        </m:r>
                      </m:e>
                      <m:sub>
                        <m:r>
                          <m:rPr>
                            <m:sty m:val="p"/>
                          </m:rPr>
                          <w:rPr>
                            <w:rFonts w:ascii="Cambria Math" w:hAnsi="Cambria Math" w:cs="Times New Roman"/>
                            <w:sz w:val="16"/>
                            <w:szCs w:val="16"/>
                          </w:rPr>
                          <m:t>750</m:t>
                        </m:r>
                      </m:sub>
                    </m:sSub>
                    <m:sSub>
                      <m:sSubPr>
                        <m:ctrlPr>
                          <w:rPr>
                            <w:rFonts w:ascii="Cambria Math" w:hAnsi="Cambria Math" w:cs="Times New Roman"/>
                            <w:i/>
                            <w:sz w:val="16"/>
                            <w:szCs w:val="16"/>
                          </w:rPr>
                        </m:ctrlPr>
                      </m:sSubPr>
                      <m:e>
                        <m:r>
                          <w:rPr>
                            <w:rFonts w:ascii="Cambria Math" w:hAnsi="Cambria Math" w:cs="Times New Roman"/>
                            <w:sz w:val="16"/>
                            <w:szCs w:val="16"/>
                          </w:rPr>
                          <m:t>k</m:t>
                        </m:r>
                      </m:e>
                      <m:sub>
                        <m:r>
                          <m:rPr>
                            <m:sty m:val="p"/>
                          </m:rPr>
                          <w:rPr>
                            <w:rFonts w:ascii="Cambria Math" w:hAnsi="Cambria Math" w:cs="Times New Roman"/>
                            <w:sz w:val="16"/>
                            <w:szCs w:val="16"/>
                          </w:rPr>
                          <m:t>C600</m:t>
                        </m:r>
                      </m:sub>
                    </m:sSub>
                  </m:num>
                  <m:den>
                    <m:sSub>
                      <m:sSubPr>
                        <m:ctrlPr>
                          <w:rPr>
                            <w:rFonts w:ascii="Cambria Math" w:hAnsi="Cambria Math" w:cs="Times New Roman"/>
                            <w:i/>
                            <w:color w:val="385623" w:themeColor="accent6" w:themeShade="80"/>
                            <w:sz w:val="16"/>
                            <w:szCs w:val="16"/>
                            <w:shd w:val="clear" w:color="FFFFFF" w:fill="D9D9D9"/>
                          </w:rPr>
                        </m:ctrlPr>
                      </m:sSubPr>
                      <m:e>
                        <m:sSub>
                          <m:sSubPr>
                            <m:ctrlPr>
                              <w:rPr>
                                <w:rFonts w:ascii="Cambria Math" w:hAnsi="Cambria Math" w:cs="Times New Roman"/>
                                <w:i/>
                                <w:color w:val="C00000"/>
                                <w:sz w:val="16"/>
                                <w:szCs w:val="16"/>
                                <w:shd w:val="clear" w:color="FFFFFF" w:fill="D9D9D9"/>
                              </w:rPr>
                            </m:ctrlPr>
                          </m:sSubPr>
                          <m:e>
                            <m:r>
                              <w:rPr>
                                <w:rFonts w:ascii="Cambria Math" w:hAnsi="Cambria Math" w:cs="Times New Roman"/>
                                <w:color w:val="C00000"/>
                                <w:sz w:val="16"/>
                                <w:szCs w:val="16"/>
                                <w:shd w:val="clear" w:color="FFFFFF" w:fill="D9D9D9"/>
                              </w:rPr>
                              <m:t>k</m:t>
                            </m:r>
                          </m:e>
                          <m:sub>
                            <m:r>
                              <m:rPr>
                                <m:sty m:val="p"/>
                              </m:rPr>
                              <w:rPr>
                                <w:rFonts w:ascii="Cambria Math" w:hAnsi="Cambria Math" w:cs="Times New Roman"/>
                                <w:color w:val="C00000"/>
                                <w:sz w:val="16"/>
                                <w:szCs w:val="16"/>
                                <w:shd w:val="clear" w:color="FFFFFF" w:fill="D9D9D9"/>
                              </w:rPr>
                              <m:t>B750</m:t>
                            </m:r>
                          </m:sub>
                        </m:sSub>
                        <m:r>
                          <w:rPr>
                            <w:rFonts w:ascii="Cambria Math" w:hAnsi="Cambria Math" w:cs="Times New Roman"/>
                            <w:color w:val="385623" w:themeColor="accent6" w:themeShade="80"/>
                            <w:sz w:val="16"/>
                            <w:szCs w:val="16"/>
                            <w:shd w:val="clear" w:color="FFFFFF" w:fill="D9D9D9"/>
                          </w:rPr>
                          <m:t>k</m:t>
                        </m:r>
                      </m:e>
                      <m:sub>
                        <m:r>
                          <m:rPr>
                            <m:sty m:val="p"/>
                          </m:rPr>
                          <w:rPr>
                            <w:rFonts w:ascii="Cambria Math" w:hAnsi="Cambria Math" w:cs="Times New Roman"/>
                            <w:color w:val="385623" w:themeColor="accent6" w:themeShade="80"/>
                            <w:sz w:val="16"/>
                            <w:szCs w:val="16"/>
                            <w:shd w:val="clear" w:color="FFFFFF" w:fill="D9D9D9"/>
                          </w:rPr>
                          <m:t>C600</m:t>
                        </m:r>
                      </m:sub>
                    </m:sSub>
                    <m:r>
                      <w:rPr>
                        <w:rFonts w:ascii="Cambria Math" w:hAnsi="Cambria Math" w:cs="Times New Roman"/>
                        <w:sz w:val="16"/>
                        <w:szCs w:val="16"/>
                        <w:shd w:val="clear" w:color="FFFFFF" w:fill="D9D9D9"/>
                      </w:rPr>
                      <m:t>-</m:t>
                    </m:r>
                    <m:sSub>
                      <m:sSubPr>
                        <m:ctrlPr>
                          <w:rPr>
                            <w:rFonts w:ascii="Cambria Math" w:hAnsi="Cambria Math" w:cs="Times New Roman"/>
                            <w:i/>
                            <w:color w:val="385623" w:themeColor="accent6" w:themeShade="80"/>
                            <w:sz w:val="16"/>
                            <w:szCs w:val="16"/>
                            <w:shd w:val="clear" w:color="FFFFFF" w:fill="D9D9D9"/>
                          </w:rPr>
                        </m:ctrlPr>
                      </m:sSubPr>
                      <m:e>
                        <m:sSub>
                          <m:sSubPr>
                            <m:ctrlPr>
                              <w:rPr>
                                <w:rFonts w:ascii="Cambria Math" w:hAnsi="Cambria Math" w:cs="Times New Roman"/>
                                <w:i/>
                                <w:color w:val="C00000"/>
                                <w:sz w:val="16"/>
                                <w:szCs w:val="16"/>
                                <w:shd w:val="clear" w:color="FFFFFF" w:fill="D9D9D9"/>
                              </w:rPr>
                            </m:ctrlPr>
                          </m:sSubPr>
                          <m:e>
                            <m:r>
                              <w:rPr>
                                <w:rFonts w:ascii="Cambria Math" w:hAnsi="Cambria Math" w:cs="Times New Roman"/>
                                <w:color w:val="C00000"/>
                                <w:sz w:val="16"/>
                                <w:szCs w:val="16"/>
                                <w:shd w:val="clear" w:color="FFFFFF" w:fill="D9D9D9"/>
                              </w:rPr>
                              <m:t>k</m:t>
                            </m:r>
                          </m:e>
                          <m:sub>
                            <m:r>
                              <m:rPr>
                                <m:sty m:val="p"/>
                              </m:rPr>
                              <w:rPr>
                                <w:rFonts w:ascii="Cambria Math" w:hAnsi="Cambria Math" w:cs="Times New Roman"/>
                                <w:color w:val="C00000"/>
                                <w:sz w:val="16"/>
                                <w:szCs w:val="16"/>
                                <w:shd w:val="clear" w:color="FFFFFF" w:fill="D9D9D9"/>
                              </w:rPr>
                              <m:t>B600</m:t>
                            </m:r>
                          </m:sub>
                        </m:sSub>
                        <m:r>
                          <w:rPr>
                            <w:rFonts w:ascii="Cambria Math" w:hAnsi="Cambria Math" w:cs="Times New Roman"/>
                            <w:color w:val="385623" w:themeColor="accent6" w:themeShade="80"/>
                            <w:sz w:val="16"/>
                            <w:szCs w:val="16"/>
                            <w:shd w:val="clear" w:color="FFFFFF" w:fill="D9D9D9"/>
                          </w:rPr>
                          <m:t>k</m:t>
                        </m:r>
                      </m:e>
                      <m:sub>
                        <m:r>
                          <m:rPr>
                            <m:sty m:val="p"/>
                          </m:rPr>
                          <w:rPr>
                            <w:rFonts w:ascii="Cambria Math" w:hAnsi="Cambria Math" w:cs="Times New Roman"/>
                            <w:color w:val="385623" w:themeColor="accent6" w:themeShade="80"/>
                            <w:sz w:val="16"/>
                            <w:szCs w:val="16"/>
                            <w:shd w:val="clear" w:color="FFFFFF" w:fill="D9D9D9"/>
                          </w:rPr>
                          <m:t>C750</m:t>
                        </m:r>
                      </m:sub>
                    </m:sSub>
                  </m:den>
                </m:f>
                <m:r>
                  <w:rPr>
                    <w:rFonts w:ascii="Cambria Math" w:hAnsi="Cambria Math" w:cs="Times New Roman"/>
                    <w:sz w:val="16"/>
                    <w:szCs w:val="16"/>
                  </w:rPr>
                  <m:t xml:space="preserve"> = </m:t>
                </m:r>
                <m:f>
                  <m:fPr>
                    <m:ctrlPr>
                      <w:rPr>
                        <w:rFonts w:ascii="Cambria Math" w:hAnsi="Cambria Math" w:cs="Times New Roman"/>
                        <w:i/>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A</m:t>
                        </m:r>
                      </m:e>
                      <m:sub>
                        <m:r>
                          <m:rPr>
                            <m:sty m:val="p"/>
                          </m:rPr>
                          <w:rPr>
                            <w:rFonts w:ascii="Cambria Math" w:hAnsi="Cambria Math" w:cs="Times New Roman"/>
                            <w:sz w:val="16"/>
                            <w:szCs w:val="16"/>
                          </w:rPr>
                          <m:t>600</m:t>
                        </m:r>
                      </m:sub>
                    </m:sSub>
                    <m:sSub>
                      <m:sSubPr>
                        <m:ctrlPr>
                          <w:rPr>
                            <w:rFonts w:ascii="Cambria Math" w:hAnsi="Cambria Math" w:cs="Times New Roman"/>
                            <w:i/>
                            <w:color w:val="385623" w:themeColor="accent6" w:themeShade="80"/>
                            <w:sz w:val="16"/>
                            <w:szCs w:val="16"/>
                            <w:shd w:val="clear" w:color="FFFFFF" w:fill="D9D9D9"/>
                          </w:rPr>
                        </m:ctrlPr>
                      </m:sSubPr>
                      <m:e>
                        <m:r>
                          <w:rPr>
                            <w:rFonts w:ascii="Cambria Math" w:hAnsi="Cambria Math" w:cs="Times New Roman"/>
                            <w:color w:val="385623" w:themeColor="accent6" w:themeShade="80"/>
                            <w:sz w:val="16"/>
                            <w:szCs w:val="16"/>
                            <w:shd w:val="clear" w:color="FFFFFF" w:fill="D9D9D9"/>
                          </w:rPr>
                          <m:t>k</m:t>
                        </m:r>
                      </m:e>
                      <m:sub>
                        <m:r>
                          <m:rPr>
                            <m:sty m:val="p"/>
                          </m:rPr>
                          <w:rPr>
                            <w:rFonts w:ascii="Cambria Math" w:hAnsi="Cambria Math" w:cs="Times New Roman"/>
                            <w:color w:val="385623" w:themeColor="accent6" w:themeShade="80"/>
                            <w:sz w:val="16"/>
                            <w:szCs w:val="16"/>
                            <w:shd w:val="clear" w:color="FFFFFF" w:fill="D9D9D9"/>
                          </w:rPr>
                          <m:t>C750</m:t>
                        </m:r>
                      </m:sub>
                    </m:sSub>
                  </m:num>
                  <m:den>
                    <m:r>
                      <w:rPr>
                        <w:rFonts w:ascii="Cambria Math" w:hAnsi="Cambria Math" w:cs="Times New Roman"/>
                        <w:sz w:val="16"/>
                        <w:szCs w:val="16"/>
                      </w:rPr>
                      <m:t>K</m:t>
                    </m:r>
                  </m:den>
                </m:f>
                <m:r>
                  <w:rPr>
                    <w:rFonts w:ascii="Cambria Math" w:hAnsi="Cambria Math" w:cs="Times New Roman"/>
                    <w:sz w:val="16"/>
                    <w:szCs w:val="16"/>
                  </w:rPr>
                  <m:t xml:space="preserve"> - </m:t>
                </m:r>
                <m:f>
                  <m:fPr>
                    <m:ctrlPr>
                      <w:rPr>
                        <w:rFonts w:ascii="Cambria Math" w:hAnsi="Cambria Math" w:cs="Times New Roman"/>
                        <w:i/>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A</m:t>
                        </m:r>
                      </m:e>
                      <m:sub>
                        <m:r>
                          <m:rPr>
                            <m:sty m:val="p"/>
                          </m:rPr>
                          <w:rPr>
                            <w:rFonts w:ascii="Cambria Math" w:hAnsi="Cambria Math" w:cs="Times New Roman"/>
                            <w:sz w:val="16"/>
                            <w:szCs w:val="16"/>
                          </w:rPr>
                          <m:t>750</m:t>
                        </m:r>
                      </m:sub>
                    </m:sSub>
                    <m:sSub>
                      <m:sSubPr>
                        <m:ctrlPr>
                          <w:rPr>
                            <w:rFonts w:ascii="Cambria Math" w:hAnsi="Cambria Math" w:cs="Times New Roman"/>
                            <w:i/>
                            <w:color w:val="385623" w:themeColor="accent6" w:themeShade="80"/>
                            <w:sz w:val="16"/>
                            <w:szCs w:val="16"/>
                            <w:shd w:val="clear" w:color="FFFFFF" w:fill="D9D9D9"/>
                          </w:rPr>
                        </m:ctrlPr>
                      </m:sSubPr>
                      <m:e>
                        <m:r>
                          <w:rPr>
                            <w:rFonts w:ascii="Cambria Math" w:hAnsi="Cambria Math" w:cs="Times New Roman"/>
                            <w:color w:val="385623" w:themeColor="accent6" w:themeShade="80"/>
                            <w:sz w:val="16"/>
                            <w:szCs w:val="16"/>
                            <w:shd w:val="clear" w:color="FFFFFF" w:fill="D9D9D9"/>
                          </w:rPr>
                          <m:t>k</m:t>
                        </m:r>
                      </m:e>
                      <m:sub>
                        <m:r>
                          <m:rPr>
                            <m:sty m:val="p"/>
                          </m:rPr>
                          <w:rPr>
                            <w:rFonts w:ascii="Cambria Math" w:hAnsi="Cambria Math" w:cs="Times New Roman"/>
                            <w:color w:val="385623" w:themeColor="accent6" w:themeShade="80"/>
                            <w:sz w:val="16"/>
                            <w:szCs w:val="16"/>
                            <w:shd w:val="clear" w:color="FFFFFF" w:fill="D9D9D9"/>
                          </w:rPr>
                          <m:t>C600</m:t>
                        </m:r>
                      </m:sub>
                    </m:sSub>
                  </m:num>
                  <m:den>
                    <m:r>
                      <w:rPr>
                        <w:rFonts w:ascii="Cambria Math" w:hAnsi="Cambria Math" w:cs="Times New Roman"/>
                        <w:sz w:val="16"/>
                        <w:szCs w:val="16"/>
                      </w:rPr>
                      <m:t>K</m:t>
                    </m:r>
                  </m:den>
                </m:f>
                <m:r>
                  <w:rPr>
                    <w:rFonts w:ascii="Cambria Math" w:hAnsi="Cambria Math" w:cs="Times New Roman"/>
                    <w:sz w:val="16"/>
                    <w:szCs w:val="16"/>
                  </w:rPr>
                  <m:t xml:space="preserve"> </m:t>
                </m:r>
              </m:oMath>
            </m:oMathPara>
          </w:p>
        </w:tc>
        <w:tc>
          <w:tcPr>
            <w:tcW w:w="1802" w:type="dxa"/>
          </w:tcPr>
          <w:p w14:paraId="3F0D71B1" w14:textId="77777777" w:rsidR="00C332A5" w:rsidRDefault="001271F9">
            <w:pPr>
              <w:widowControl/>
              <w:spacing w:line="360" w:lineRule="auto"/>
              <w:jc w:val="left"/>
              <w:rPr>
                <w:rFonts w:ascii="Cambria Math" w:hAnsi="Cambria Math" w:cs="Times New Roman" w:hint="eastAsia"/>
                <w:sz w:val="16"/>
                <w:szCs w:val="16"/>
                <w:lang w:val="en"/>
                <w:oMath/>
              </w:rPr>
            </w:pPr>
            <w:r>
              <w:rPr>
                <w:rFonts w:ascii="Times New Roman" w:hAnsi="Cambria Math" w:cs="Times New Roman"/>
                <w:iCs/>
                <w:lang w:val="en"/>
              </w:rPr>
              <w:t>Model 4 [B]</w:t>
            </w:r>
          </w:p>
        </w:tc>
      </w:tr>
    </w:tbl>
    <w:tbl>
      <w:tblPr>
        <w:tblStyle w:val="Tabellenraster"/>
        <w:tblpPr w:leftFromText="180" w:rightFromText="180" w:vertAnchor="text" w:horzAnchor="page" w:tblpXSpec="center" w:tblpY="4993"/>
        <w:tblOverlap w:val="never"/>
        <w:tblW w:w="8522" w:type="dxa"/>
        <w:jc w:val="center"/>
        <w:tblLayout w:type="fixed"/>
        <w:tblLook w:val="04A0" w:firstRow="1" w:lastRow="0" w:firstColumn="1" w:lastColumn="0" w:noHBand="0" w:noVBand="1"/>
      </w:tblPr>
      <w:tblGrid>
        <w:gridCol w:w="8522"/>
      </w:tblGrid>
      <w:tr w:rsidR="00C332A5" w14:paraId="154ADA57" w14:textId="77777777" w:rsidTr="001271F9">
        <w:trPr>
          <w:jc w:val="center"/>
        </w:trPr>
        <w:tc>
          <w:tcPr>
            <w:tcW w:w="8522" w:type="dxa"/>
          </w:tcPr>
          <w:p w14:paraId="0B534A02" w14:textId="77777777" w:rsidR="00C332A5" w:rsidRDefault="001271F9">
            <w:pPr>
              <w:widowControl/>
              <w:spacing w:line="360" w:lineRule="auto"/>
              <w:jc w:val="left"/>
              <w:rPr>
                <w:rFonts w:ascii="Times New Roman" w:hAnsi="Cambria Math" w:cs="Times New Roman" w:hint="eastAsia"/>
                <w:sz w:val="22"/>
                <w:szCs w:val="22"/>
                <w:lang w:val="en"/>
              </w:rPr>
            </w:pPr>
            <w:r>
              <w:rPr>
                <w:noProof/>
                <w:lang w:val="de-DE" w:eastAsia="de-DE"/>
              </w:rPr>
              <w:drawing>
                <wp:inline distT="0" distB="0" distL="114300" distR="114300" wp14:anchorId="19F46C37" wp14:editId="50E83F23">
                  <wp:extent cx="4114800" cy="2683510"/>
                  <wp:effectExtent l="0" t="0" r="13335" b="196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4114800" cy="2683510"/>
                          </a:xfrm>
                          <a:prstGeom prst="rect">
                            <a:avLst/>
                          </a:prstGeom>
                          <a:noFill/>
                          <a:ln>
                            <a:noFill/>
                          </a:ln>
                        </pic:spPr>
                      </pic:pic>
                    </a:graphicData>
                  </a:graphic>
                </wp:inline>
              </w:drawing>
            </w:r>
          </w:p>
        </w:tc>
      </w:tr>
      <w:tr w:rsidR="00C332A5" w14:paraId="7893EC8A" w14:textId="77777777" w:rsidTr="001271F9">
        <w:trPr>
          <w:jc w:val="center"/>
        </w:trPr>
        <w:tc>
          <w:tcPr>
            <w:tcW w:w="8522" w:type="dxa"/>
          </w:tcPr>
          <w:p w14:paraId="73A6FB22" w14:textId="77777777" w:rsidR="00C332A5" w:rsidRDefault="001271F9">
            <w:pPr>
              <w:pStyle w:val="HTMLVorformatiert"/>
              <w:widowControl/>
              <w:jc w:val="both"/>
              <w:rPr>
                <w:rFonts w:hint="default"/>
                <w:sz w:val="20"/>
                <w:szCs w:val="20"/>
              </w:rPr>
            </w:pPr>
            <w:commentRangeStart w:id="273"/>
            <w:proofErr w:type="spellStart"/>
            <w:r>
              <w:rPr>
                <w:rFonts w:hint="default"/>
                <w:b/>
                <w:bCs/>
                <w:lang w:val="en"/>
              </w:rPr>
              <w:lastRenderedPageBreak/>
              <w:t>figureInitreg</w:t>
            </w:r>
            <w:proofErr w:type="spellEnd"/>
            <w:r>
              <w:rPr>
                <w:rFonts w:hint="default"/>
                <w:b/>
                <w:bCs/>
                <w:lang w:val="en"/>
              </w:rPr>
              <w:t xml:space="preserve">  </w:t>
            </w:r>
            <w:r>
              <w:rPr>
                <w:sz w:val="20"/>
                <w:szCs w:val="20"/>
              </w:rPr>
              <w:t xml:space="preserve">kB_A680: </w:t>
            </w:r>
            <w:r>
              <w:rPr>
                <w:rFonts w:hint="default"/>
                <w:sz w:val="20"/>
                <w:szCs w:val="20"/>
                <w:lang w:val="en"/>
              </w:rPr>
              <w:t xml:space="preserve"> </w:t>
            </w:r>
            <w:r>
              <w:rPr>
                <w:sz w:val="20"/>
                <w:szCs w:val="20"/>
              </w:rPr>
              <w:t>0.7928459513331864</w:t>
            </w:r>
            <w:r>
              <w:rPr>
                <w:rFonts w:hint="default"/>
                <w:sz w:val="20"/>
                <w:szCs w:val="20"/>
                <w:lang w:val="en"/>
              </w:rPr>
              <w:t xml:space="preserve">  </w:t>
            </w:r>
            <w:r>
              <w:rPr>
                <w:sz w:val="20"/>
                <w:szCs w:val="20"/>
              </w:rPr>
              <w:t>kC_A680: 1.6622985479003543</w:t>
            </w:r>
            <w:r>
              <w:rPr>
                <w:rFonts w:hint="default"/>
                <w:sz w:val="20"/>
                <w:szCs w:val="20"/>
                <w:lang w:val="en"/>
              </w:rPr>
              <w:t xml:space="preserve">  </w:t>
            </w:r>
            <w:r>
              <w:rPr>
                <w:sz w:val="20"/>
                <w:szCs w:val="20"/>
              </w:rPr>
              <w:t>kB_A7</w:t>
            </w:r>
            <w:r>
              <w:rPr>
                <w:rFonts w:hint="default"/>
                <w:sz w:val="20"/>
                <w:szCs w:val="20"/>
                <w:lang w:val="en"/>
              </w:rPr>
              <w:t>5</w:t>
            </w:r>
            <w:r>
              <w:rPr>
                <w:sz w:val="20"/>
                <w:szCs w:val="20"/>
              </w:rPr>
              <w:t xml:space="preserve">0: </w:t>
            </w:r>
          </w:p>
          <w:p w14:paraId="67FD3981" w14:textId="77777777" w:rsidR="00C332A5" w:rsidRDefault="001271F9">
            <w:pPr>
              <w:pStyle w:val="HTMLVorformatiert"/>
              <w:widowControl/>
              <w:jc w:val="both"/>
              <w:rPr>
                <w:rFonts w:ascii="Times New Roman" w:hAnsi="Cambria Math" w:cs="Times New Roman"/>
                <w:sz w:val="22"/>
                <w:szCs w:val="22"/>
                <w:lang w:val="en" w:bidi="ar-SA"/>
              </w:rPr>
            </w:pPr>
            <w:r>
              <w:rPr>
                <w:sz w:val="20"/>
                <w:szCs w:val="20"/>
              </w:rPr>
              <w:t>0.6960260403690639</w:t>
            </w:r>
            <w:r>
              <w:rPr>
                <w:rFonts w:hint="default"/>
                <w:sz w:val="20"/>
                <w:szCs w:val="20"/>
                <w:lang w:val="en"/>
              </w:rPr>
              <w:t xml:space="preserve">  </w:t>
            </w:r>
            <w:r>
              <w:rPr>
                <w:sz w:val="20"/>
                <w:szCs w:val="20"/>
              </w:rPr>
              <w:t>kC_A7</w:t>
            </w:r>
            <w:r>
              <w:rPr>
                <w:rFonts w:hint="default"/>
                <w:sz w:val="20"/>
                <w:szCs w:val="20"/>
                <w:lang w:val="en"/>
              </w:rPr>
              <w:t>5</w:t>
            </w:r>
            <w:r>
              <w:rPr>
                <w:sz w:val="20"/>
                <w:szCs w:val="20"/>
              </w:rPr>
              <w:t>0: 0.7758826809892051</w:t>
            </w:r>
            <w:commentRangeEnd w:id="273"/>
            <w:r w:rsidR="00954076">
              <w:rPr>
                <w:rStyle w:val="Kommentarzeichen"/>
                <w:rFonts w:asciiTheme="minorHAnsi" w:eastAsiaTheme="minorEastAsia" w:hAnsiTheme="minorHAnsi" w:cstheme="minorBidi" w:hint="default"/>
                <w:lang w:bidi="ar-SA"/>
              </w:rPr>
              <w:commentReference w:id="273"/>
            </w:r>
          </w:p>
        </w:tc>
      </w:tr>
    </w:tbl>
    <w:p w14:paraId="455B5A8E" w14:textId="77777777" w:rsidR="00954076" w:rsidRDefault="00954076">
      <w:pPr>
        <w:spacing w:line="360" w:lineRule="auto"/>
        <w:jc w:val="both"/>
        <w:rPr>
          <w:ins w:id="274" w:author="Herr, Nora (059)" w:date="2019-11-25T15:40:00Z"/>
          <w:rFonts w:ascii="Times New Roman" w:hAnsi="Cambria Math" w:cs="Times New Roman"/>
          <w:sz w:val="22"/>
          <w:szCs w:val="22"/>
          <w:lang w:val="en"/>
        </w:rPr>
      </w:pPr>
    </w:p>
    <w:p w14:paraId="49FA0885" w14:textId="77777777" w:rsidR="00954076" w:rsidRDefault="00954076">
      <w:pPr>
        <w:spacing w:line="360" w:lineRule="auto"/>
        <w:jc w:val="both"/>
        <w:rPr>
          <w:ins w:id="275" w:author="Herr, Nora (059)" w:date="2019-11-25T15:40:00Z"/>
          <w:rFonts w:ascii="Times New Roman" w:hAnsi="Cambria Math" w:cs="Times New Roman"/>
          <w:sz w:val="22"/>
          <w:szCs w:val="22"/>
          <w:lang w:val="en"/>
        </w:rPr>
      </w:pPr>
    </w:p>
    <w:p w14:paraId="1CE03BCD" w14:textId="77777777" w:rsidR="00954076" w:rsidRDefault="00954076">
      <w:pPr>
        <w:spacing w:line="360" w:lineRule="auto"/>
        <w:jc w:val="both"/>
        <w:rPr>
          <w:ins w:id="276" w:author="Herr, Nora (059)" w:date="2019-11-25T15:40:00Z"/>
          <w:rFonts w:ascii="Times New Roman" w:hAnsi="Cambria Math" w:cs="Times New Roman"/>
          <w:sz w:val="22"/>
          <w:szCs w:val="22"/>
          <w:lang w:val="en"/>
        </w:rPr>
      </w:pPr>
    </w:p>
    <w:p w14:paraId="5DE672CD" w14:textId="5BB03485"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Note the arrangement of the coefficients in the denominator of Model 4</w:t>
      </w:r>
      <w:del w:id="277" w:author="Herr, Nora (059)" w:date="2019-11-25T15:40:00Z">
        <w:r w:rsidDel="00EF71C0">
          <w:rPr>
            <w:rFonts w:ascii="Times New Roman" w:hAnsi="Cambria Math" w:cs="Times New Roman"/>
            <w:sz w:val="22"/>
            <w:szCs w:val="22"/>
            <w:lang w:val="en"/>
          </w:rPr>
          <w:delText xml:space="preserve"> </w:delText>
        </w:r>
      </w:del>
      <m:oMath>
        <m:r>
          <w:rPr>
            <w:rFonts w:ascii="Cambria Math" w:hAnsi="Cambria Math" w:cs="Times New Roman"/>
          </w:rPr>
          <m:t>[B]</m:t>
        </m:r>
      </m:oMath>
      <w:r>
        <w:rPr>
          <w:rFonts w:ascii="Times New Roman" w:hAnsi="Cambria Math" w:cs="Times New Roman"/>
          <w:sz w:val="22"/>
          <w:szCs w:val="22"/>
          <w:lang w:val="en"/>
        </w:rPr>
        <w:t xml:space="preserve">: Each half is composed </w:t>
      </w:r>
      <w:ins w:id="278" w:author="Herr, Nora (059)" w:date="2019-11-25T15:40:00Z">
        <w:r w:rsidR="00EF71C0">
          <w:rPr>
            <w:rFonts w:ascii="Times New Roman" w:hAnsi="Cambria Math" w:cs="Times New Roman"/>
            <w:sz w:val="22"/>
            <w:szCs w:val="22"/>
            <w:lang w:val="en"/>
          </w:rPr>
          <w:t>of</w:t>
        </w:r>
      </w:ins>
      <w:del w:id="279" w:author="Herr, Nora (059)" w:date="2019-11-25T15:40:00Z">
        <w:r w:rsidDel="00EF71C0">
          <w:rPr>
            <w:rFonts w:ascii="Times New Roman" w:hAnsi="Cambria Math" w:cs="Times New Roman"/>
            <w:sz w:val="22"/>
            <w:szCs w:val="22"/>
            <w:lang w:val="en"/>
          </w:rPr>
          <w:delText>from</w:delText>
        </w:r>
      </w:del>
      <w:r>
        <w:rPr>
          <w:rFonts w:ascii="Times New Roman" w:hAnsi="Cambria Math" w:cs="Times New Roman"/>
          <w:sz w:val="22"/>
          <w:szCs w:val="22"/>
          <w:lang w:val="en"/>
        </w:rPr>
        <w:t xml:space="preserve"> opposing member and wavelength values. The difference of these products and the extinction coefficient in the numerator </w:t>
      </w:r>
      <w:proofErr w:type="gramStart"/>
      <w:r>
        <w:rPr>
          <w:rFonts w:ascii="Times New Roman" w:hAnsi="Cambria Math" w:cs="Times New Roman"/>
          <w:sz w:val="22"/>
          <w:szCs w:val="22"/>
          <w:lang w:val="en"/>
        </w:rPr>
        <w:t>are multiplied</w:t>
      </w:r>
      <w:proofErr w:type="gramEnd"/>
      <w:r>
        <w:rPr>
          <w:rFonts w:ascii="Times New Roman" w:hAnsi="Cambria Math" w:cs="Times New Roman"/>
          <w:sz w:val="22"/>
          <w:szCs w:val="22"/>
          <w:lang w:val="en"/>
        </w:rPr>
        <w:t xml:space="preserve"> by the empirical measurements of the modeled wavelengths (600</w:t>
      </w:r>
      <w:del w:id="280" w:author="Herr, Nora (059)" w:date="2019-11-25T15:41:00Z">
        <w:r w:rsidDel="00EF71C0">
          <w:rPr>
            <w:rFonts w:ascii="Times New Roman" w:hAnsi="Cambria Math" w:cs="Times New Roman"/>
            <w:sz w:val="22"/>
            <w:szCs w:val="22"/>
            <w:lang w:val="en"/>
          </w:rPr>
          <w:delText xml:space="preserve"> </w:delText>
        </w:r>
      </w:del>
      <w:r>
        <w:rPr>
          <w:rFonts w:ascii="Times New Roman" w:hAnsi="Cambria Math" w:cs="Times New Roman"/>
          <w:sz w:val="22"/>
          <w:szCs w:val="22"/>
          <w:lang w:val="en"/>
        </w:rPr>
        <w:t>nm &amp; 750</w:t>
      </w:r>
      <w:del w:id="281" w:author="Herr, Nora (059)" w:date="2019-11-25T15:41:00Z">
        <w:r w:rsidDel="00EF71C0">
          <w:rPr>
            <w:rFonts w:ascii="Times New Roman" w:hAnsi="Cambria Math" w:cs="Times New Roman"/>
            <w:sz w:val="22"/>
            <w:szCs w:val="22"/>
            <w:lang w:val="en"/>
          </w:rPr>
          <w:delText xml:space="preserve"> </w:delText>
        </w:r>
      </w:del>
      <w:r>
        <w:rPr>
          <w:rFonts w:ascii="Times New Roman" w:hAnsi="Cambria Math" w:cs="Times New Roman"/>
          <w:sz w:val="22"/>
          <w:szCs w:val="22"/>
          <w:lang w:val="en"/>
        </w:rPr>
        <w:t>nm for Model 4). The calculation of the denominator,</w:t>
      </w:r>
      <w:r w:rsidRPr="00EF71C0">
        <w:rPr>
          <w:rFonts w:ascii="Times New Roman" w:hAnsi="Cambria Math" w:cs="Times New Roman"/>
          <w:sz w:val="22"/>
          <w:szCs w:val="22"/>
          <w:lang w:val="en"/>
        </w:rPr>
        <w:t xml:space="preserve"> </w:t>
      </w:r>
      <w:r w:rsidRPr="00EF71C0">
        <w:rPr>
          <w:rFonts w:ascii="Times New Roman" w:hAnsi="Cambria Math" w:cs="Times New Roman"/>
          <w:bCs/>
          <w:sz w:val="22"/>
          <w:szCs w:val="22"/>
          <w:lang w:val="en"/>
          <w:rPrChange w:id="282" w:author="Herr, Nora (059)" w:date="2019-11-25T15:41:00Z">
            <w:rPr>
              <w:rFonts w:ascii="Times New Roman" w:hAnsi="Cambria Math" w:cs="Times New Roman"/>
              <w:b/>
              <w:bCs/>
              <w:sz w:val="22"/>
              <w:szCs w:val="22"/>
              <w:lang w:val="en"/>
            </w:rPr>
          </w:rPrChange>
        </w:rPr>
        <w:t>K</w:t>
      </w:r>
      <w:r>
        <w:rPr>
          <w:rFonts w:ascii="Times New Roman" w:hAnsi="Cambria Math" w:cs="Times New Roman"/>
          <w:b/>
          <w:bCs/>
          <w:sz w:val="22"/>
          <w:szCs w:val="22"/>
          <w:lang w:val="en"/>
        </w:rPr>
        <w:t xml:space="preserve">, </w:t>
      </w:r>
      <w:r>
        <w:rPr>
          <w:rFonts w:ascii="Times New Roman" w:hAnsi="Cambria Math" w:cs="Times New Roman"/>
          <w:sz w:val="22"/>
          <w:szCs w:val="22"/>
          <w:lang w:val="en"/>
        </w:rPr>
        <w:t>yields 0.0079 for this model: Th</w:t>
      </w:r>
      <w:ins w:id="283" w:author="Herr, Nora (059)" w:date="2019-11-25T15:42:00Z">
        <w:r w:rsidR="00EF71C0">
          <w:rPr>
            <w:rFonts w:ascii="Times New Roman" w:hAnsi="Cambria Math" w:cs="Times New Roman"/>
            <w:sz w:val="22"/>
            <w:szCs w:val="22"/>
            <w:lang w:val="en"/>
          </w:rPr>
          <w:t>e</w:t>
        </w:r>
      </w:ins>
      <w:del w:id="284" w:author="Herr, Nora (059)" w:date="2019-11-25T15:41:00Z">
        <w:r w:rsidDel="00EF71C0">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resulting proximity to </w:t>
      </w:r>
      <w:ins w:id="285" w:author="Herr, Nora (059)" w:date="2019-11-25T15:42:00Z">
        <w:r w:rsidR="00EF71C0">
          <w:rPr>
            <w:rFonts w:ascii="Times New Roman" w:hAnsi="Cambria Math" w:cs="Times New Roman"/>
            <w:sz w:val="22"/>
            <w:szCs w:val="22"/>
            <w:lang w:val="en"/>
          </w:rPr>
          <w:t>zero</w:t>
        </w:r>
      </w:ins>
      <w:del w:id="286" w:author="Herr, Nora (059)" w:date="2019-11-25T15:42:00Z">
        <w:r w:rsidDel="00EF71C0">
          <w:rPr>
            <w:rFonts w:ascii="Times New Roman" w:hAnsi="Cambria Math" w:cs="Times New Roman"/>
            <w:sz w:val="22"/>
            <w:szCs w:val="22"/>
            <w:lang w:val="en"/>
          </w:rPr>
          <w:delText>0</w:delText>
        </w:r>
      </w:del>
      <w:r>
        <w:rPr>
          <w:rFonts w:ascii="Times New Roman" w:hAnsi="Cambria Math" w:cs="Times New Roman"/>
          <w:sz w:val="22"/>
          <w:szCs w:val="22"/>
          <w:lang w:val="en"/>
        </w:rPr>
        <w:t xml:space="preserve"> is </w:t>
      </w:r>
      <w:ins w:id="287" w:author="Herr, Nora (059)" w:date="2019-11-25T15:42:00Z">
        <w:r w:rsidR="00EF71C0">
          <w:rPr>
            <w:rFonts w:ascii="Times New Roman" w:hAnsi="Cambria Math" w:cs="Times New Roman"/>
            <w:sz w:val="22"/>
            <w:szCs w:val="22"/>
            <w:lang w:val="en"/>
          </w:rPr>
          <w:t xml:space="preserve">the reason </w:t>
        </w:r>
      </w:ins>
      <w:r>
        <w:rPr>
          <w:rFonts w:ascii="Times New Roman" w:hAnsi="Cambria Math" w:cs="Times New Roman"/>
          <w:sz w:val="22"/>
          <w:szCs w:val="22"/>
          <w:lang w:val="en"/>
        </w:rPr>
        <w:t xml:space="preserve">why the values are relatively large compared to the prediction in </w:t>
      </w:r>
      <w:proofErr w:type="spellStart"/>
      <w:r>
        <w:rPr>
          <w:rFonts w:ascii="Times New Roman" w:hAnsi="Cambria Math" w:cs="Times New Roman"/>
          <w:b/>
          <w:bCs/>
          <w:sz w:val="22"/>
          <w:szCs w:val="22"/>
          <w:lang w:val="en"/>
        </w:rPr>
        <w:t>FigureComponentPred</w:t>
      </w:r>
      <w:proofErr w:type="spellEnd"/>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This observation played a critical role in determining an optimized model </w:t>
      </w:r>
      <w:commentRangeStart w:id="288"/>
      <w:r>
        <w:rPr>
          <w:rFonts w:ascii="Times New Roman" w:hAnsi="Cambria Math" w:cs="Times New Roman"/>
          <w:sz w:val="22"/>
          <w:szCs w:val="22"/>
          <w:lang w:val="en"/>
        </w:rPr>
        <w:t xml:space="preserve">(section?) </w:t>
      </w:r>
      <w:commentRangeEnd w:id="288"/>
      <w:r w:rsidR="00EF71C0">
        <w:rPr>
          <w:rStyle w:val="Kommentarzeichen"/>
        </w:rPr>
        <w:commentReference w:id="288"/>
      </w:r>
      <w:r>
        <w:rPr>
          <w:rFonts w:ascii="Times New Roman" w:hAnsi="Cambria Math" w:cs="Times New Roman"/>
          <w:sz w:val="22"/>
          <w:szCs w:val="22"/>
          <w:lang w:val="en"/>
        </w:rPr>
        <w:t>and data collection strategy</w:t>
      </w:r>
      <w:ins w:id="289" w:author="Herr, Nora (059)" w:date="2019-11-25T15:43:00Z">
        <w:r w:rsidR="00EF71C0">
          <w:rPr>
            <w:rFonts w:ascii="Times New Roman" w:hAnsi="Cambria Math" w:cs="Times New Roman"/>
            <w:sz w:val="22"/>
            <w:szCs w:val="22"/>
            <w:lang w:val="en"/>
          </w:rPr>
          <w:t>,</w:t>
        </w:r>
      </w:ins>
      <w:r>
        <w:rPr>
          <w:rFonts w:ascii="Times New Roman" w:hAnsi="Cambria Math" w:cs="Times New Roman"/>
          <w:sz w:val="22"/>
          <w:szCs w:val="22"/>
          <w:lang w:val="en"/>
        </w:rPr>
        <w:t xml:space="preserve"> and </w:t>
      </w:r>
      <w:proofErr w:type="gramStart"/>
      <w:ins w:id="290" w:author="Herr, Nora (059)" w:date="2019-11-25T15:42:00Z">
        <w:r w:rsidR="00EF71C0">
          <w:rPr>
            <w:rFonts w:ascii="Times New Roman" w:hAnsi="Cambria Math" w:cs="Times New Roman"/>
            <w:sz w:val="22"/>
            <w:szCs w:val="22"/>
            <w:lang w:val="en"/>
          </w:rPr>
          <w:t xml:space="preserve">is further </w:t>
        </w:r>
      </w:ins>
      <w:r>
        <w:rPr>
          <w:rFonts w:ascii="Times New Roman" w:hAnsi="Cambria Math" w:cs="Times New Roman"/>
          <w:sz w:val="22"/>
          <w:szCs w:val="22"/>
          <w:lang w:val="en"/>
        </w:rPr>
        <w:t>described</w:t>
      </w:r>
      <w:proofErr w:type="gramEnd"/>
      <w:r>
        <w:rPr>
          <w:rFonts w:ascii="Times New Roman" w:hAnsi="Cambria Math" w:cs="Times New Roman"/>
          <w:sz w:val="22"/>
          <w:szCs w:val="22"/>
          <w:lang w:val="en"/>
        </w:rPr>
        <w:t xml:space="preserve"> </w:t>
      </w:r>
      <w:del w:id="291" w:author="Herr, Nora (059)" w:date="2019-11-25T15:42:00Z">
        <w:r w:rsidDel="00EF71C0">
          <w:rPr>
            <w:rFonts w:ascii="Times New Roman" w:hAnsi="Cambria Math" w:cs="Times New Roman"/>
            <w:sz w:val="22"/>
            <w:szCs w:val="22"/>
            <w:lang w:val="en"/>
          </w:rPr>
          <w:delText xml:space="preserve">further </w:delText>
        </w:r>
      </w:del>
      <w:r>
        <w:rPr>
          <w:rFonts w:ascii="Times New Roman" w:hAnsi="Cambria Math" w:cs="Times New Roman"/>
          <w:sz w:val="22"/>
          <w:szCs w:val="22"/>
          <w:lang w:val="en"/>
        </w:rPr>
        <w:t xml:space="preserve">in </w:t>
      </w:r>
      <w:commentRangeStart w:id="292"/>
      <w:r>
        <w:rPr>
          <w:rFonts w:ascii="Times New Roman" w:hAnsi="Cambria Math" w:cs="Times New Roman"/>
          <w:b/>
          <w:bCs/>
          <w:sz w:val="22"/>
          <w:szCs w:val="22"/>
          <w:lang w:val="en"/>
        </w:rPr>
        <w:t>the Discussion</w:t>
      </w:r>
      <w:commentRangeEnd w:id="292"/>
      <w:r w:rsidR="00EF71C0">
        <w:rPr>
          <w:rStyle w:val="Kommentarzeichen"/>
        </w:rPr>
        <w:commentReference w:id="292"/>
      </w:r>
      <w:r>
        <w:rPr>
          <w:rFonts w:ascii="Times New Roman" w:hAnsi="Cambria Math" w:cs="Times New Roman"/>
          <w:b/>
          <w:bCs/>
          <w:sz w:val="22"/>
          <w:szCs w:val="22"/>
          <w:lang w:val="en"/>
        </w:rPr>
        <w:t>.</w:t>
      </w:r>
      <w:r>
        <w:rPr>
          <w:rFonts w:ascii="Times New Roman" w:hAnsi="Cambria Math" w:cs="Times New Roman"/>
          <w:sz w:val="22"/>
          <w:szCs w:val="22"/>
          <w:lang w:val="en"/>
        </w:rPr>
        <w:t xml:space="preserve"> Given the incoherent results of this model, it </w:t>
      </w:r>
      <w:proofErr w:type="gramStart"/>
      <w:r>
        <w:rPr>
          <w:rFonts w:ascii="Times New Roman" w:hAnsi="Cambria Math" w:cs="Times New Roman"/>
          <w:sz w:val="22"/>
          <w:szCs w:val="22"/>
          <w:lang w:val="en"/>
        </w:rPr>
        <w:t>cannot be applied</w:t>
      </w:r>
      <w:proofErr w:type="gramEnd"/>
      <w:r>
        <w:rPr>
          <w:rFonts w:ascii="Times New Roman" w:hAnsi="Cambria Math" w:cs="Times New Roman"/>
          <w:sz w:val="22"/>
          <w:szCs w:val="22"/>
          <w:lang w:val="en"/>
        </w:rPr>
        <w:t xml:space="preserve"> to the S1 and S3 data</w:t>
      </w:r>
      <w:ins w:id="293" w:author="Herr, Nora (059)" w:date="2019-11-25T15:43:00Z">
        <w:r w:rsidR="00EF71C0">
          <w:rPr>
            <w:rFonts w:ascii="Times New Roman" w:hAnsi="Cambria Math" w:cs="Times New Roman"/>
            <w:sz w:val="22"/>
            <w:szCs w:val="22"/>
            <w:lang w:val="en"/>
          </w:rPr>
          <w:t>; consequently,</w:t>
        </w:r>
      </w:ins>
      <w:r>
        <w:rPr>
          <w:rFonts w:ascii="Times New Roman" w:hAnsi="Cambria Math" w:cs="Times New Roman"/>
          <w:sz w:val="22"/>
          <w:szCs w:val="22"/>
          <w:lang w:val="en"/>
        </w:rPr>
        <w:t xml:space="preserve"> </w:t>
      </w:r>
      <w:del w:id="294" w:author="Herr, Nora (059)" w:date="2019-11-25T15:43:00Z">
        <w:r w:rsidDel="00EF71C0">
          <w:rPr>
            <w:rFonts w:ascii="Times New Roman" w:hAnsi="Cambria Math" w:cs="Times New Roman"/>
            <w:sz w:val="22"/>
            <w:szCs w:val="22"/>
            <w:lang w:val="en"/>
          </w:rPr>
          <w:delText>and thus</w:delText>
        </w:r>
      </w:del>
      <w:r>
        <w:rPr>
          <w:rFonts w:ascii="Times New Roman" w:hAnsi="Cambria Math" w:cs="Times New Roman"/>
          <w:sz w:val="22"/>
          <w:szCs w:val="22"/>
          <w:lang w:val="en"/>
        </w:rPr>
        <w:t xml:space="preserve"> </w:t>
      </w:r>
      <w:del w:id="295" w:author="Herr, Nora (059)" w:date="2019-11-25T15:43:00Z">
        <w:r w:rsidDel="00EF71C0">
          <w:rPr>
            <w:rFonts w:ascii="Times New Roman" w:hAnsi="Cambria Math" w:cs="Times New Roman"/>
            <w:sz w:val="22"/>
            <w:szCs w:val="22"/>
            <w:lang w:val="en"/>
          </w:rPr>
          <w:delText xml:space="preserve">these </w:delText>
        </w:r>
      </w:del>
      <w:ins w:id="296" w:author="Herr, Nora (059)" w:date="2019-11-25T15:43:00Z">
        <w:r w:rsidR="00EF71C0">
          <w:rPr>
            <w:rFonts w:ascii="Times New Roman" w:hAnsi="Cambria Math" w:cs="Times New Roman"/>
            <w:sz w:val="22"/>
            <w:szCs w:val="22"/>
            <w:lang w:val="en"/>
          </w:rPr>
          <w:t xml:space="preserve">S1 and S3 data </w:t>
        </w:r>
      </w:ins>
      <w:r>
        <w:rPr>
          <w:rFonts w:ascii="Times New Roman" w:hAnsi="Cambria Math" w:cs="Times New Roman"/>
          <w:sz w:val="22"/>
          <w:szCs w:val="22"/>
          <w:lang w:val="en"/>
        </w:rPr>
        <w:t>are no longer considered for further study. Moreover, S2 measurements were only made at F</w:t>
      </w:r>
      <w:r>
        <w:rPr>
          <w:rFonts w:ascii="Times New Roman" w:hAnsi="Cambria Math" w:cs="Times New Roman"/>
          <w:sz w:val="22"/>
          <w:szCs w:val="22"/>
          <w:vertAlign w:val="subscript"/>
          <w:lang w:val="en"/>
        </w:rPr>
        <w:t>680</w:t>
      </w:r>
      <w:r>
        <w:rPr>
          <w:rFonts w:ascii="Times New Roman" w:hAnsi="Cambria Math" w:cs="Times New Roman"/>
          <w:sz w:val="22"/>
          <w:szCs w:val="22"/>
          <w:lang w:val="en"/>
        </w:rPr>
        <w:t xml:space="preserve"> and A</w:t>
      </w:r>
      <w:r>
        <w:rPr>
          <w:rFonts w:ascii="Times New Roman" w:hAnsi="Cambria Math" w:cs="Times New Roman"/>
          <w:sz w:val="22"/>
          <w:szCs w:val="22"/>
          <w:vertAlign w:val="subscript"/>
          <w:lang w:val="en"/>
        </w:rPr>
        <w:t>750</w:t>
      </w:r>
      <w:r>
        <w:rPr>
          <w:rFonts w:ascii="Times New Roman" w:hAnsi="Cambria Math" w:cs="Times New Roman"/>
          <w:sz w:val="22"/>
          <w:szCs w:val="22"/>
          <w:lang w:val="en"/>
        </w:rPr>
        <w:t xml:space="preserve"> </w:t>
      </w:r>
      <w:ins w:id="297" w:author="Herr, Nora (059)" w:date="2019-11-25T15:44:00Z">
        <w:r w:rsidR="00EF71C0">
          <w:rPr>
            <w:rFonts w:ascii="Times New Roman" w:hAnsi="Cambria Math" w:cs="Times New Roman"/>
            <w:sz w:val="22"/>
            <w:szCs w:val="22"/>
            <w:lang w:val="en"/>
          </w:rPr>
          <w:t>–</w:t>
        </w:r>
        <w:r w:rsidR="00EF71C0">
          <w:rPr>
            <w:rFonts w:ascii="Times New Roman" w:hAnsi="Cambria Math" w:cs="Times New Roman"/>
            <w:sz w:val="22"/>
            <w:szCs w:val="22"/>
            <w:lang w:val="en"/>
          </w:rPr>
          <w:t xml:space="preserve"> seeing that</w:t>
        </w:r>
      </w:ins>
      <w:del w:id="298" w:author="Herr, Nora (059)" w:date="2019-11-25T15:44:00Z">
        <w:r w:rsidDel="00EF71C0">
          <w:rPr>
            <w:rFonts w:ascii="Times New Roman" w:hAnsi="Cambria Math" w:cs="Times New Roman"/>
            <w:sz w:val="22"/>
            <w:szCs w:val="22"/>
            <w:lang w:val="en"/>
          </w:rPr>
          <w:delText>and</w:delText>
        </w:r>
      </w:del>
      <w:r>
        <w:rPr>
          <w:rFonts w:ascii="Times New Roman" w:hAnsi="Cambria Math" w:cs="Times New Roman"/>
          <w:sz w:val="22"/>
          <w:szCs w:val="22"/>
          <w:lang w:val="en"/>
        </w:rPr>
        <w:t xml:space="preserve"> at least two absorbance measurements are required to generate these types of models, </w:t>
      </w:r>
      <w:del w:id="299" w:author="Herr, Nora (059)" w:date="2019-11-25T15:44:00Z">
        <w:r w:rsidDel="00EF71C0">
          <w:rPr>
            <w:rFonts w:ascii="Times New Roman" w:hAnsi="Cambria Math" w:cs="Times New Roman"/>
            <w:sz w:val="22"/>
            <w:szCs w:val="22"/>
            <w:lang w:val="en"/>
          </w:rPr>
          <w:delText xml:space="preserve">thus </w:delText>
        </w:r>
      </w:del>
      <w:r>
        <w:rPr>
          <w:rFonts w:ascii="Times New Roman" w:hAnsi="Cambria Math" w:cs="Times New Roman"/>
          <w:sz w:val="22"/>
          <w:szCs w:val="22"/>
          <w:lang w:val="en"/>
        </w:rPr>
        <w:t xml:space="preserve">it is not possible to extract information from S2 using the method under study </w:t>
      </w:r>
      <w:ins w:id="300" w:author="Herr, Nora (059)" w:date="2019-11-25T15:44:00Z">
        <w:r w:rsidR="00EF71C0">
          <w:rPr>
            <w:rFonts w:ascii="Times New Roman" w:hAnsi="Cambria Math" w:cs="Times New Roman"/>
            <w:sz w:val="22"/>
            <w:szCs w:val="22"/>
            <w:lang w:val="en"/>
          </w:rPr>
          <w:t xml:space="preserve">hence S2 is </w:t>
        </w:r>
      </w:ins>
      <w:del w:id="301" w:author="Herr, Nora (059)" w:date="2019-11-25T15:44:00Z">
        <w:r w:rsidDel="00EF71C0">
          <w:rPr>
            <w:rFonts w:ascii="Times New Roman" w:hAnsi="Cambria Math" w:cs="Times New Roman"/>
            <w:sz w:val="22"/>
            <w:szCs w:val="22"/>
            <w:lang w:val="en"/>
          </w:rPr>
          <w:delText>and are</w:delText>
        </w:r>
      </w:del>
      <w:r>
        <w:rPr>
          <w:rFonts w:ascii="Times New Roman" w:hAnsi="Cambria Math" w:cs="Times New Roman"/>
          <w:sz w:val="22"/>
          <w:szCs w:val="22"/>
          <w:lang w:val="en"/>
        </w:rPr>
        <w:t xml:space="preserve"> also excluded from further study.</w:t>
      </w:r>
    </w:p>
    <w:p w14:paraId="6CCF084C"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5051E657" w14:textId="77777777">
        <w:tc>
          <w:tcPr>
            <w:tcW w:w="8522" w:type="dxa"/>
          </w:tcPr>
          <w:p w14:paraId="5D7E460A"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lastRenderedPageBreak/>
              <w:drawing>
                <wp:inline distT="0" distB="0" distL="114300" distR="114300" wp14:anchorId="78CB14A7" wp14:editId="21E43CF0">
                  <wp:extent cx="4114800" cy="5062855"/>
                  <wp:effectExtent l="0" t="0" r="13335"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4114800" cy="5062855"/>
                          </a:xfrm>
                          <a:prstGeom prst="rect">
                            <a:avLst/>
                          </a:prstGeom>
                          <a:noFill/>
                          <a:ln>
                            <a:noFill/>
                          </a:ln>
                        </pic:spPr>
                      </pic:pic>
                    </a:graphicData>
                  </a:graphic>
                </wp:inline>
              </w:drawing>
            </w:r>
          </w:p>
        </w:tc>
      </w:tr>
      <w:tr w:rsidR="00C332A5" w14:paraId="6FE7EAD4" w14:textId="77777777">
        <w:tc>
          <w:tcPr>
            <w:tcW w:w="8522" w:type="dxa"/>
          </w:tcPr>
          <w:p w14:paraId="70FE8958" w14:textId="77777777" w:rsidR="00C332A5" w:rsidRDefault="001271F9">
            <w:pPr>
              <w:widowControl/>
              <w:spacing w:line="360" w:lineRule="auto"/>
              <w:rPr>
                <w:rFonts w:ascii="Times New Roman" w:hAnsi="Cambria Math" w:cs="Times New Roman" w:hint="eastAsia"/>
                <w:b/>
                <w:bCs/>
                <w:sz w:val="22"/>
                <w:szCs w:val="22"/>
                <w:lang w:val="en"/>
              </w:rPr>
            </w:pPr>
            <w:commentRangeStart w:id="302"/>
            <w:proofErr w:type="spellStart"/>
            <w:r>
              <w:rPr>
                <w:rFonts w:ascii="Times New Roman" w:hAnsi="Cambria Math" w:cs="Times New Roman"/>
                <w:b/>
                <w:bCs/>
                <w:sz w:val="22"/>
                <w:szCs w:val="22"/>
                <w:lang w:val="en"/>
              </w:rPr>
              <w:t>FigureComponentPredfracts</w:t>
            </w:r>
            <w:proofErr w:type="spellEnd"/>
            <w:r>
              <w:rPr>
                <w:rFonts w:ascii="Times New Roman" w:hAnsi="Cambria Math" w:cs="Times New Roman"/>
                <w:b/>
                <w:bCs/>
                <w:sz w:val="22"/>
                <w:szCs w:val="22"/>
                <w:lang w:val="en"/>
              </w:rPr>
              <w:t xml:space="preserve"> Model 1</w:t>
            </w:r>
            <w:commentRangeEnd w:id="302"/>
            <w:r w:rsidR="00EF71C0">
              <w:rPr>
                <w:rStyle w:val="Kommentarzeichen"/>
              </w:rPr>
              <w:commentReference w:id="302"/>
            </w:r>
          </w:p>
        </w:tc>
      </w:tr>
    </w:tbl>
    <w:p w14:paraId="2F28BC94" w14:textId="77777777" w:rsidR="00C332A5" w:rsidRDefault="00C332A5">
      <w:pPr>
        <w:spacing w:line="360" w:lineRule="auto"/>
        <w:jc w:val="both"/>
        <w:rPr>
          <w:rFonts w:ascii="Times New Roman" w:hAnsi="Cambria Math" w:cs="Times New Roman" w:hint="eastAsia"/>
          <w:sz w:val="22"/>
          <w:szCs w:val="22"/>
          <w:lang w:val="en"/>
        </w:rPr>
      </w:pPr>
    </w:p>
    <w:p w14:paraId="48D75374" w14:textId="77777777" w:rsidR="00C332A5" w:rsidRDefault="00C332A5">
      <w:pPr>
        <w:spacing w:line="360" w:lineRule="auto"/>
        <w:jc w:val="both"/>
        <w:rPr>
          <w:rFonts w:ascii="Times New Roman" w:hAnsi="Cambria Math" w:cs="Times New Roman" w:hint="eastAsia"/>
          <w:sz w:val="22"/>
          <w:szCs w:val="22"/>
          <w:lang w:val="en"/>
        </w:rPr>
      </w:pPr>
    </w:p>
    <w:p w14:paraId="07A9733E"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21DB5539" w14:textId="77777777">
        <w:tc>
          <w:tcPr>
            <w:tcW w:w="8522" w:type="dxa"/>
          </w:tcPr>
          <w:p w14:paraId="0AB6CCCC" w14:textId="77777777" w:rsidR="00C332A5" w:rsidRDefault="001271F9">
            <w:pPr>
              <w:widowControl/>
              <w:spacing w:line="360" w:lineRule="auto"/>
              <w:rPr>
                <w:rFonts w:ascii="Times New Roman" w:hAnsi="Cambria Math" w:cs="Times New Roman" w:hint="eastAsia"/>
                <w:b/>
                <w:bCs/>
                <w:sz w:val="22"/>
                <w:szCs w:val="22"/>
                <w:lang w:val="en"/>
              </w:rPr>
            </w:pPr>
            <w:r>
              <w:rPr>
                <w:noProof/>
                <w:lang w:val="de-DE" w:eastAsia="de-DE"/>
              </w:rPr>
              <w:lastRenderedPageBreak/>
              <w:drawing>
                <wp:inline distT="0" distB="0" distL="114300" distR="114300" wp14:anchorId="4C0276D0" wp14:editId="1594E92D">
                  <wp:extent cx="4114800" cy="5227320"/>
                  <wp:effectExtent l="0" t="0" r="13335" b="1143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4114800" cy="5227320"/>
                          </a:xfrm>
                          <a:prstGeom prst="rect">
                            <a:avLst/>
                          </a:prstGeom>
                          <a:noFill/>
                          <a:ln>
                            <a:noFill/>
                          </a:ln>
                        </pic:spPr>
                      </pic:pic>
                    </a:graphicData>
                  </a:graphic>
                </wp:inline>
              </w:drawing>
            </w:r>
          </w:p>
        </w:tc>
      </w:tr>
      <w:tr w:rsidR="00C332A5" w14:paraId="0BA7A9B1" w14:textId="77777777">
        <w:tc>
          <w:tcPr>
            <w:tcW w:w="8522" w:type="dxa"/>
          </w:tcPr>
          <w:p w14:paraId="76613E80" w14:textId="77777777" w:rsidR="00C332A5" w:rsidRDefault="001271F9">
            <w:pPr>
              <w:widowControl/>
              <w:spacing w:line="360" w:lineRule="auto"/>
              <w:rPr>
                <w:rFonts w:ascii="Times New Roman" w:hAnsi="Cambria Math" w:cs="Times New Roman" w:hint="eastAsia"/>
                <w:b/>
                <w:bCs/>
                <w:sz w:val="22"/>
                <w:szCs w:val="22"/>
                <w:lang w:val="en"/>
              </w:rPr>
            </w:pPr>
            <w:r>
              <w:rPr>
                <w:rFonts w:ascii="Times New Roman" w:hAnsi="Cambria Math" w:cs="Times New Roman"/>
                <w:b/>
                <w:bCs/>
                <w:sz w:val="22"/>
                <w:szCs w:val="22"/>
                <w:lang w:val="en"/>
              </w:rPr>
              <w:t>Wacky600</w:t>
            </w:r>
          </w:p>
        </w:tc>
      </w:tr>
    </w:tbl>
    <w:p w14:paraId="3A25A213" w14:textId="77777777" w:rsidR="00C332A5" w:rsidRDefault="00C332A5">
      <w:pPr>
        <w:spacing w:line="360" w:lineRule="auto"/>
        <w:jc w:val="both"/>
        <w:rPr>
          <w:rFonts w:ascii="Ubuntu" w:eastAsia="Ubuntu" w:hAnsi="Ubuntu" w:cs="Ubuntu"/>
          <w:sz w:val="40"/>
          <w:szCs w:val="40"/>
          <w:lang w:val="en"/>
        </w:rPr>
      </w:pPr>
    </w:p>
    <w:p w14:paraId="50C78446" w14:textId="77777777" w:rsidR="00C332A5" w:rsidRDefault="001271F9">
      <w:pPr>
        <w:spacing w:line="360" w:lineRule="auto"/>
        <w:jc w:val="both"/>
        <w:rPr>
          <w:rFonts w:ascii="Ubuntu" w:eastAsia="Ubuntu" w:hAnsi="Ubuntu" w:cs="Ubuntu"/>
          <w:sz w:val="40"/>
          <w:szCs w:val="40"/>
          <w:lang w:val="en"/>
        </w:rPr>
      </w:pPr>
      <w:r>
        <w:rPr>
          <w:rFonts w:ascii="Ubuntu" w:eastAsia="Ubuntu" w:hAnsi="Ubuntu" w:cs="Ubuntu"/>
          <w:sz w:val="40"/>
          <w:szCs w:val="40"/>
          <w:lang w:val="en"/>
        </w:rPr>
        <w:t>4.2</w:t>
      </w:r>
      <w:r>
        <w:rPr>
          <w:rFonts w:ascii="Ubuntu" w:eastAsia="Ubuntu" w:hAnsi="Ubuntu" w:cs="Ubuntu"/>
          <w:sz w:val="40"/>
          <w:szCs w:val="40"/>
          <w:lang w:val="en"/>
        </w:rPr>
        <w:tab/>
        <w:t>Pivoting the Thesis Scope</w:t>
      </w:r>
    </w:p>
    <w:p w14:paraId="112A5550" w14:textId="35779E90"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Several factors converged to force an exhaustive search for an optimization of the Beer-Lambert models. First</w:t>
      </w:r>
      <w:del w:id="303" w:author="Herr, Nora (059)" w:date="2019-11-25T15:45:00Z">
        <w:r w:rsidDel="00EF71C0">
          <w:rPr>
            <w:rFonts w:ascii="Times New Roman" w:hAnsi="Cambria Math" w:cs="Times New Roman"/>
            <w:sz w:val="22"/>
            <w:szCs w:val="22"/>
            <w:lang w:val="en"/>
          </w:rPr>
          <w:delText>ly</w:delText>
        </w:r>
      </w:del>
      <w:r>
        <w:rPr>
          <w:rFonts w:ascii="Times New Roman" w:hAnsi="Cambria Math" w:cs="Times New Roman"/>
          <w:sz w:val="22"/>
          <w:szCs w:val="22"/>
          <w:lang w:val="en"/>
        </w:rPr>
        <w:t>, the model</w:t>
      </w:r>
      <w:r>
        <w:rPr>
          <w:rFonts w:ascii="Times New Roman" w:hAnsi="Cambria Math" w:cs="Times New Roman"/>
          <w:sz w:val="22"/>
          <w:szCs w:val="22"/>
          <w:lang w:val="en"/>
        </w:rPr>
        <w:t>’</w:t>
      </w:r>
      <w:r>
        <w:rPr>
          <w:rFonts w:ascii="Times New Roman" w:hAnsi="Cambria Math" w:cs="Times New Roman"/>
          <w:sz w:val="22"/>
          <w:szCs w:val="22"/>
          <w:lang w:val="en"/>
        </w:rPr>
        <w:t>s predictions for the bacterial fraction ha</w:t>
      </w:r>
      <w:ins w:id="304" w:author="Herr, Nora (059)" w:date="2019-11-25T15:45:00Z">
        <w:r w:rsidR="00EF71C0">
          <w:rPr>
            <w:rFonts w:ascii="Times New Roman" w:hAnsi="Cambria Math" w:cs="Times New Roman"/>
            <w:sz w:val="22"/>
            <w:szCs w:val="22"/>
            <w:lang w:val="en"/>
          </w:rPr>
          <w:t>d</w:t>
        </w:r>
      </w:ins>
      <w:del w:id="305" w:author="Herr, Nora (059)" w:date="2019-11-25T15:45:00Z">
        <w:r w:rsidDel="00EF71C0">
          <w:rPr>
            <w:rFonts w:ascii="Times New Roman" w:hAnsi="Cambria Math" w:cs="Times New Roman"/>
            <w:sz w:val="22"/>
            <w:szCs w:val="22"/>
            <w:lang w:val="en"/>
          </w:rPr>
          <w:delText>ve</w:delText>
        </w:r>
      </w:del>
      <w:r>
        <w:rPr>
          <w:rFonts w:ascii="Times New Roman" w:hAnsi="Cambria Math" w:cs="Times New Roman"/>
          <w:sz w:val="22"/>
          <w:szCs w:val="22"/>
          <w:lang w:val="en"/>
        </w:rPr>
        <w:t xml:space="preserve"> a relative</w:t>
      </w:r>
      <w:ins w:id="306" w:author="Herr, Nora (059)" w:date="2019-11-25T15:45:00Z">
        <w:r w:rsidR="00EF71C0">
          <w:rPr>
            <w:rFonts w:ascii="Times New Roman" w:hAnsi="Cambria Math" w:cs="Times New Roman"/>
            <w:sz w:val="22"/>
            <w:szCs w:val="22"/>
            <w:lang w:val="en"/>
          </w:rPr>
          <w:t>ly</w:t>
        </w:r>
      </w:ins>
      <w:r>
        <w:rPr>
          <w:rFonts w:ascii="Times New Roman" w:hAnsi="Cambria Math" w:cs="Times New Roman"/>
          <w:sz w:val="22"/>
          <w:szCs w:val="22"/>
          <w:lang w:val="en"/>
        </w:rPr>
        <w:t xml:space="preserve"> large associated standard deviation. Second</w:t>
      </w:r>
      <w:del w:id="307" w:author="Herr, Nora (059)" w:date="2019-11-25T15:46:00Z">
        <w:r w:rsidDel="00EF71C0">
          <w:rPr>
            <w:rFonts w:ascii="Times New Roman" w:hAnsi="Cambria Math" w:cs="Times New Roman"/>
            <w:sz w:val="22"/>
            <w:szCs w:val="22"/>
            <w:lang w:val="en"/>
          </w:rPr>
          <w:delText>ly</w:delText>
        </w:r>
      </w:del>
      <w:r>
        <w:rPr>
          <w:rFonts w:ascii="Times New Roman" w:hAnsi="Cambria Math" w:cs="Times New Roman"/>
          <w:sz w:val="22"/>
          <w:szCs w:val="22"/>
          <w:lang w:val="en"/>
        </w:rPr>
        <w:t xml:space="preserve">, preliminary application of these poorly behaving models to PBR and S4 resulted in </w:t>
      </w:r>
      <w:del w:id="308" w:author="Herr, Nora (059)" w:date="2019-11-25T15:46:00Z">
        <w:r w:rsidDel="00EF71C0">
          <w:rPr>
            <w:rFonts w:ascii="Times New Roman" w:hAnsi="Cambria Math" w:cs="Times New Roman"/>
            <w:sz w:val="22"/>
            <w:szCs w:val="22"/>
            <w:lang w:val="en"/>
          </w:rPr>
          <w:delText>predictions which</w:delText>
        </w:r>
      </w:del>
      <w:ins w:id="309" w:author="Herr, Nora (059)" w:date="2019-11-25T15:46:00Z">
        <w:r w:rsidR="00EF71C0">
          <w:rPr>
            <w:rFonts w:ascii="Times New Roman" w:hAnsi="Cambria Math" w:cs="Times New Roman"/>
            <w:sz w:val="22"/>
            <w:szCs w:val="22"/>
            <w:lang w:val="en"/>
          </w:rPr>
          <w:t>predictions that</w:t>
        </w:r>
      </w:ins>
      <w:r>
        <w:rPr>
          <w:rFonts w:ascii="Times New Roman" w:hAnsi="Cambria Math" w:cs="Times New Roman"/>
          <w:sz w:val="22"/>
          <w:szCs w:val="22"/>
          <w:lang w:val="en"/>
        </w:rPr>
        <w:t xml:space="preserve"> consistently </w:t>
      </w:r>
      <w:proofErr w:type="gramStart"/>
      <w:r>
        <w:rPr>
          <w:rFonts w:ascii="Times New Roman" w:hAnsi="Cambria Math" w:cs="Times New Roman"/>
          <w:sz w:val="22"/>
          <w:szCs w:val="22"/>
          <w:lang w:val="en"/>
        </w:rPr>
        <w:t>f</w:t>
      </w:r>
      <w:ins w:id="310" w:author="Herr, Nora (059)" w:date="2019-11-25T15:46:00Z">
        <w:r w:rsidR="00EF71C0">
          <w:rPr>
            <w:rFonts w:ascii="Times New Roman" w:hAnsi="Cambria Math" w:cs="Times New Roman"/>
            <w:sz w:val="22"/>
            <w:szCs w:val="22"/>
            <w:lang w:val="en"/>
          </w:rPr>
          <w:t>e</w:t>
        </w:r>
      </w:ins>
      <w:proofErr w:type="gramEnd"/>
      <w:del w:id="311" w:author="Herr, Nora (059)" w:date="2019-11-25T15:46:00Z">
        <w:r w:rsidDel="00EF71C0">
          <w:rPr>
            <w:rFonts w:ascii="Times New Roman" w:hAnsi="Cambria Math" w:cs="Times New Roman"/>
            <w:sz w:val="22"/>
            <w:szCs w:val="22"/>
            <w:lang w:val="en"/>
          </w:rPr>
          <w:delText>a</w:delText>
        </w:r>
      </w:del>
      <w:r>
        <w:rPr>
          <w:rFonts w:ascii="Times New Roman" w:hAnsi="Cambria Math" w:cs="Times New Roman"/>
          <w:sz w:val="22"/>
          <w:szCs w:val="22"/>
          <w:lang w:val="en"/>
        </w:rPr>
        <w:t xml:space="preserve">ll under the </w:t>
      </w:r>
      <w:proofErr w:type="spellStart"/>
      <w:r>
        <w:rPr>
          <w:rFonts w:ascii="Times New Roman" w:hAnsi="Cambria Math" w:cs="Times New Roman"/>
          <w:sz w:val="22"/>
          <w:szCs w:val="22"/>
          <w:lang w:val="en"/>
        </w:rPr>
        <w:t>Tecan</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absorbance measurement limits (</w:t>
      </w:r>
      <w:proofErr w:type="spellStart"/>
      <w:r>
        <w:rPr>
          <w:rFonts w:ascii="Times New Roman" w:hAnsi="Cambria Math" w:cs="Times New Roman"/>
          <w:sz w:val="22"/>
          <w:szCs w:val="22"/>
          <w:lang w:val="en"/>
        </w:rPr>
        <w:t>A</w:t>
      </w:r>
      <w:r>
        <w:rPr>
          <w:rFonts w:ascii="Times New Roman" w:hAnsi="Cambria Math" w:cs="Times New Roman"/>
          <w:b/>
          <w:bCs/>
          <w:sz w:val="22"/>
          <w:szCs w:val="22"/>
          <w:vertAlign w:val="subscript"/>
          <w:lang w:val="en"/>
        </w:rPr>
        <w:t>lambda</w:t>
      </w:r>
      <w:proofErr w:type="spellEnd"/>
      <w:r>
        <w:rPr>
          <w:rFonts w:ascii="Times New Roman" w:hAnsi="Cambria Math" w:cs="Times New Roman"/>
          <w:sz w:val="22"/>
          <w:szCs w:val="22"/>
          <w:lang w:val="en"/>
        </w:rPr>
        <w:t xml:space="preserve"> &lt; 0.1) </w:t>
      </w:r>
      <w:r>
        <w:rPr>
          <w:rFonts w:ascii="Times New Roman" w:hAnsi="Cambria Math" w:cs="Times New Roman"/>
          <w:b/>
          <w:bCs/>
          <w:sz w:val="22"/>
          <w:szCs w:val="22"/>
          <w:lang w:val="en"/>
        </w:rPr>
        <w:t xml:space="preserve">[cite]. </w:t>
      </w:r>
      <w:r>
        <w:rPr>
          <w:rFonts w:ascii="Times New Roman" w:hAnsi="Cambria Math" w:cs="Times New Roman"/>
          <w:sz w:val="22"/>
          <w:szCs w:val="22"/>
          <w:lang w:val="en"/>
        </w:rPr>
        <w:t>Last</w:t>
      </w:r>
      <w:del w:id="312" w:author="Herr, Nora (059)" w:date="2019-11-25T15:46:00Z">
        <w:r w:rsidDel="00EF71C0">
          <w:rPr>
            <w:rFonts w:ascii="Times New Roman" w:hAnsi="Cambria Math" w:cs="Times New Roman"/>
            <w:sz w:val="22"/>
            <w:szCs w:val="22"/>
            <w:lang w:val="en"/>
          </w:rPr>
          <w:delText>ly</w:delText>
        </w:r>
      </w:del>
      <w:r>
        <w:rPr>
          <w:rFonts w:ascii="Times New Roman" w:hAnsi="Cambria Math" w:cs="Times New Roman"/>
          <w:sz w:val="22"/>
          <w:szCs w:val="22"/>
          <w:lang w:val="en"/>
        </w:rPr>
        <w:t>, the provided relative abundance measurements in PBR4</w:t>
      </w:r>
      <w:r>
        <w:rPr>
          <w:rFonts w:ascii="Times New Roman" w:hAnsi="Cambria Math" w:cs="Times New Roman"/>
          <w:sz w:val="22"/>
          <w:szCs w:val="22"/>
          <w:lang w:val="en"/>
        </w:rPr>
        <w:t>’</w:t>
      </w:r>
      <w:r>
        <w:rPr>
          <w:rFonts w:ascii="Times New Roman" w:hAnsi="Cambria Math" w:cs="Times New Roman"/>
          <w:sz w:val="22"/>
          <w:szCs w:val="22"/>
          <w:lang w:val="en"/>
        </w:rPr>
        <w:t xml:space="preserve">s </w:t>
      </w:r>
      <w:r>
        <w:rPr>
          <w:rFonts w:ascii="Times New Roman" w:hAnsi="Cambria Math" w:cs="Times New Roman"/>
          <w:b/>
          <w:bCs/>
          <w:sz w:val="22"/>
          <w:szCs w:val="22"/>
          <w:lang w:val="en"/>
        </w:rPr>
        <w:t xml:space="preserve">extra data </w:t>
      </w:r>
      <w:proofErr w:type="gramStart"/>
      <w:r>
        <w:rPr>
          <w:rFonts w:ascii="Times New Roman" w:hAnsi="Cambria Math" w:cs="Times New Roman"/>
          <w:sz w:val="22"/>
          <w:szCs w:val="22"/>
          <w:lang w:val="en"/>
        </w:rPr>
        <w:t>could not be directly compared</w:t>
      </w:r>
      <w:proofErr w:type="gramEnd"/>
      <w:r>
        <w:rPr>
          <w:rFonts w:ascii="Times New Roman" w:hAnsi="Cambria Math" w:cs="Times New Roman"/>
          <w:sz w:val="22"/>
          <w:szCs w:val="22"/>
          <w:lang w:val="en"/>
        </w:rPr>
        <w:t xml:space="preserve"> to the</w:t>
      </w:r>
      <w:del w:id="313" w:author="Herr, Nora (059)" w:date="2019-11-25T15:46:00Z">
        <w:r w:rsidDel="00EF71C0">
          <w:rPr>
            <w:rFonts w:ascii="Times New Roman" w:hAnsi="Cambria Math" w:cs="Times New Roman"/>
            <w:sz w:val="22"/>
            <w:szCs w:val="22"/>
            <w:lang w:val="en"/>
          </w:rPr>
          <w:delText>se</w:delText>
        </w:r>
      </w:del>
      <w:r>
        <w:rPr>
          <w:rFonts w:ascii="Times New Roman" w:hAnsi="Cambria Math" w:cs="Times New Roman"/>
          <w:sz w:val="22"/>
          <w:szCs w:val="22"/>
          <w:lang w:val="en"/>
        </w:rPr>
        <w:t xml:space="preserve"> preliminary ratios composed of absorbance predictions from Model 3: This comparison is </w:t>
      </w:r>
      <w:r>
        <w:rPr>
          <w:rFonts w:ascii="Times New Roman" w:hAnsi="Cambria Math" w:cs="Times New Roman"/>
          <w:sz w:val="22"/>
          <w:szCs w:val="22"/>
          <w:lang w:val="en"/>
        </w:rPr>
        <w:lastRenderedPageBreak/>
        <w:t>necessary to validate the usability of th</w:t>
      </w:r>
      <w:ins w:id="314" w:author="Herr, Nora (059)" w:date="2019-11-25T15:47:00Z">
        <w:r w:rsidR="00EF71C0">
          <w:rPr>
            <w:rFonts w:ascii="Times New Roman" w:hAnsi="Cambria Math" w:cs="Times New Roman"/>
            <w:sz w:val="22"/>
            <w:szCs w:val="22"/>
            <w:lang w:val="en"/>
          </w:rPr>
          <w:t>e</w:t>
        </w:r>
      </w:ins>
      <w:del w:id="315" w:author="Herr, Nora (059)" w:date="2019-11-25T15:47:00Z">
        <w:r w:rsidDel="00EF71C0">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method for monitoring the simulated </w:t>
      </w:r>
      <w:proofErr w:type="spellStart"/>
      <w:r>
        <w:rPr>
          <w:rFonts w:ascii="Times New Roman" w:hAnsi="Cambria Math" w:cs="Times New Roman"/>
          <w:sz w:val="22"/>
          <w:szCs w:val="22"/>
          <w:lang w:val="en"/>
        </w:rPr>
        <w:t>phycospheres</w:t>
      </w:r>
      <w:proofErr w:type="spellEnd"/>
      <w:r>
        <w:rPr>
          <w:rFonts w:ascii="Times New Roman" w:hAnsi="Cambria Math" w:cs="Times New Roman"/>
          <w:sz w:val="22"/>
          <w:szCs w:val="22"/>
          <w:lang w:val="en"/>
        </w:rPr>
        <w:t xml:space="preserve">. The reason behind this ratio problem is simple: </w:t>
      </w:r>
      <w:ins w:id="316" w:author="Herr, Nora (059)" w:date="2019-11-25T15:47:00Z">
        <w:r w:rsidR="00EF71C0">
          <w:rPr>
            <w:rFonts w:ascii="Times New Roman" w:hAnsi="Cambria Math" w:cs="Times New Roman"/>
            <w:sz w:val="22"/>
            <w:szCs w:val="22"/>
            <w:lang w:val="en"/>
          </w:rPr>
          <w:t>T</w:t>
        </w:r>
      </w:ins>
      <w:del w:id="317" w:author="Herr, Nora (059)" w:date="2019-11-25T15:47:00Z">
        <w:r w:rsidDel="00EF71C0">
          <w:rPr>
            <w:rFonts w:ascii="Times New Roman" w:hAnsi="Cambria Math" w:cs="Times New Roman"/>
            <w:sz w:val="22"/>
            <w:szCs w:val="22"/>
            <w:lang w:val="en"/>
          </w:rPr>
          <w:delText>t</w:delText>
        </w:r>
      </w:del>
      <w:r>
        <w:rPr>
          <w:rFonts w:ascii="Times New Roman" w:hAnsi="Cambria Math" w:cs="Times New Roman"/>
          <w:sz w:val="22"/>
          <w:szCs w:val="22"/>
          <w:lang w:val="en"/>
        </w:rPr>
        <w:t xml:space="preserve">he two types of organisms under study do not absorb light equivalently per unit cell making their absorbance ratios meaningless. This problem can be addressed by regressing </w:t>
      </w:r>
      <w:proofErr w:type="spellStart"/>
      <w:r>
        <w:rPr>
          <w:rFonts w:ascii="Times New Roman" w:hAnsi="Cambria Math" w:cs="Times New Roman"/>
          <w:sz w:val="22"/>
          <w:szCs w:val="22"/>
          <w:lang w:val="en"/>
        </w:rPr>
        <w:t>absorbances</w:t>
      </w:r>
      <w:proofErr w:type="spellEnd"/>
      <w:r>
        <w:rPr>
          <w:rFonts w:ascii="Times New Roman" w:hAnsi="Cambria Math" w:cs="Times New Roman"/>
          <w:sz w:val="22"/>
          <w:szCs w:val="22"/>
          <w:lang w:val="en"/>
        </w:rPr>
        <w:t xml:space="preserve"> (A</w:t>
      </w:r>
      <w:r>
        <w:rPr>
          <w:rFonts w:ascii="Times New Roman" w:hAnsi="Cambria Math" w:cs="Times New Roman"/>
          <w:sz w:val="22"/>
          <w:szCs w:val="22"/>
          <w:vertAlign w:val="subscript"/>
          <w:lang w:val="en"/>
        </w:rPr>
        <w:t>560</w:t>
      </w:r>
      <w:r>
        <w:rPr>
          <w:rFonts w:ascii="Times New Roman" w:hAnsi="Cambria Math" w:cs="Times New Roman"/>
          <w:sz w:val="22"/>
          <w:szCs w:val="22"/>
          <w:lang w:val="en"/>
        </w:rPr>
        <w:t xml:space="preserve">) to cell counts, and creating ratios from the regressed counts instead. Hence the regression table in the Methodology: It should facilitate comparing cell fractions and relative abundances going forward. However, the </w:t>
      </w:r>
      <w:commentRangeStart w:id="318"/>
      <w:r>
        <w:rPr>
          <w:rFonts w:ascii="Times New Roman" w:hAnsi="Cambria Math" w:cs="Times New Roman"/>
          <w:sz w:val="22"/>
          <w:szCs w:val="22"/>
          <w:lang w:val="en"/>
        </w:rPr>
        <w:t>small valued</w:t>
      </w:r>
      <w:commentRangeEnd w:id="318"/>
      <w:r w:rsidR="00EF71C0">
        <w:rPr>
          <w:rStyle w:val="Kommentarzeichen"/>
        </w:rPr>
        <w:commentReference w:id="318"/>
      </w:r>
      <w:r>
        <w:rPr>
          <w:rFonts w:ascii="Times New Roman" w:hAnsi="Cambria Math" w:cs="Times New Roman"/>
          <w:sz w:val="22"/>
          <w:szCs w:val="22"/>
          <w:lang w:val="en"/>
        </w:rPr>
        <w:t xml:space="preserve"> results from preliminary model application and the associated large standard deviation </w:t>
      </w:r>
      <w:del w:id="319" w:author="Herr, Nora (059)" w:date="2019-11-25T15:48:00Z">
        <w:r w:rsidDel="00EF71C0">
          <w:rPr>
            <w:rFonts w:ascii="Times New Roman" w:hAnsi="Cambria Math" w:cs="Times New Roman"/>
            <w:sz w:val="22"/>
            <w:szCs w:val="22"/>
            <w:lang w:val="en"/>
          </w:rPr>
          <w:delText>problems still</w:delText>
        </w:r>
      </w:del>
      <w:ins w:id="320" w:author="Herr, Nora (059)" w:date="2019-11-25T15:48:00Z">
        <w:r w:rsidR="00EF71C0">
          <w:rPr>
            <w:rFonts w:ascii="Times New Roman" w:hAnsi="Cambria Math" w:cs="Times New Roman"/>
            <w:sz w:val="22"/>
            <w:szCs w:val="22"/>
            <w:lang w:val="en"/>
          </w:rPr>
          <w:t>problems</w:t>
        </w:r>
      </w:ins>
      <w:r>
        <w:rPr>
          <w:rFonts w:ascii="Times New Roman" w:hAnsi="Cambria Math" w:cs="Times New Roman"/>
          <w:sz w:val="22"/>
          <w:szCs w:val="22"/>
          <w:lang w:val="en"/>
        </w:rPr>
        <w:t xml:space="preserve"> remained. These issues forced th</w:t>
      </w:r>
      <w:ins w:id="321" w:author="Herr, Nora (059)" w:date="2019-11-25T15:49:00Z">
        <w:r w:rsidR="00EF71C0">
          <w:rPr>
            <w:rFonts w:ascii="Times New Roman" w:hAnsi="Cambria Math" w:cs="Times New Roman"/>
            <w:sz w:val="22"/>
            <w:szCs w:val="22"/>
            <w:lang w:val="en"/>
          </w:rPr>
          <w:t>e</w:t>
        </w:r>
      </w:ins>
      <w:del w:id="322" w:author="Herr, Nora (059)" w:date="2019-11-25T15:49:00Z">
        <w:r w:rsidDel="00EF71C0">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project, originally concocted to glean information for the respective taxa in the screening and PBR measurements, to change </w:t>
      </w:r>
      <w:del w:id="323" w:author="Herr, Nora (059)" w:date="2019-11-25T15:49:00Z">
        <w:r w:rsidDel="00EF71C0">
          <w:rPr>
            <w:rFonts w:ascii="Times New Roman" w:hAnsi="Cambria Math" w:cs="Times New Roman"/>
            <w:sz w:val="22"/>
            <w:szCs w:val="22"/>
            <w:lang w:val="en"/>
          </w:rPr>
          <w:delText xml:space="preserve">in </w:delText>
        </w:r>
      </w:del>
      <w:ins w:id="324" w:author="Herr, Nora (059)" w:date="2019-11-25T15:49:00Z">
        <w:r w:rsidR="00EF71C0">
          <w:rPr>
            <w:rFonts w:ascii="Times New Roman" w:hAnsi="Cambria Math" w:cs="Times New Roman"/>
            <w:sz w:val="22"/>
            <w:szCs w:val="22"/>
            <w:lang w:val="en"/>
          </w:rPr>
          <w:t xml:space="preserve">its </w:t>
        </w:r>
      </w:ins>
      <w:r>
        <w:rPr>
          <w:rFonts w:ascii="Times New Roman" w:hAnsi="Cambria Math" w:cs="Times New Roman"/>
          <w:sz w:val="22"/>
          <w:szCs w:val="22"/>
          <w:lang w:val="en"/>
        </w:rPr>
        <w:t xml:space="preserve">scope from </w:t>
      </w:r>
      <w:del w:id="325" w:author="Herr, Nora (059)" w:date="2019-11-25T15:49:00Z">
        <w:r w:rsidDel="00EF71C0">
          <w:rPr>
            <w:rFonts w:ascii="Times New Roman" w:hAnsi="Cambria Math" w:cs="Times New Roman"/>
            <w:sz w:val="22"/>
            <w:szCs w:val="22"/>
            <w:lang w:val="en"/>
          </w:rPr>
          <w:delText xml:space="preserve">an </w:delText>
        </w:r>
      </w:del>
      <w:r>
        <w:rPr>
          <w:rFonts w:ascii="Times New Roman" w:hAnsi="Cambria Math" w:cs="Times New Roman"/>
          <w:sz w:val="22"/>
          <w:szCs w:val="22"/>
          <w:lang w:val="en"/>
        </w:rPr>
        <w:t xml:space="preserve">analytical study to </w:t>
      </w:r>
      <w:del w:id="326" w:author="Herr, Nora (059)" w:date="2019-11-25T15:49:00Z">
        <w:r w:rsidDel="00EF71C0">
          <w:rPr>
            <w:rFonts w:ascii="Times New Roman" w:hAnsi="Cambria Math" w:cs="Times New Roman"/>
            <w:sz w:val="22"/>
            <w:szCs w:val="22"/>
            <w:lang w:val="en"/>
          </w:rPr>
          <w:delText>an</w:delText>
        </w:r>
      </w:del>
      <w:r>
        <w:rPr>
          <w:rFonts w:ascii="Times New Roman" w:hAnsi="Cambria Math" w:cs="Times New Roman"/>
          <w:sz w:val="22"/>
          <w:szCs w:val="22"/>
          <w:lang w:val="en"/>
        </w:rPr>
        <w:t xml:space="preserve"> exercise in mathematics and software engineering </w:t>
      </w:r>
      <w:del w:id="327" w:author="Herr, Nora (059)" w:date="2019-11-25T15:49:00Z">
        <w:r w:rsidDel="00EF71C0">
          <w:rPr>
            <w:rFonts w:ascii="Times New Roman" w:hAnsi="Cambria Math" w:cs="Times New Roman"/>
            <w:sz w:val="22"/>
            <w:szCs w:val="22"/>
            <w:lang w:val="en"/>
          </w:rPr>
          <w:delText xml:space="preserve">so </w:delText>
        </w:r>
      </w:del>
      <w:ins w:id="328" w:author="Herr, Nora (059)" w:date="2019-11-25T15:49:00Z">
        <w:r w:rsidR="00EF71C0">
          <w:rPr>
            <w:rFonts w:ascii="Times New Roman" w:hAnsi="Cambria Math" w:cs="Times New Roman"/>
            <w:sz w:val="22"/>
            <w:szCs w:val="22"/>
            <w:lang w:val="en"/>
          </w:rPr>
          <w:t xml:space="preserve">in order to </w:t>
        </w:r>
      </w:ins>
      <w:del w:id="329" w:author="Herr, Nora (059)" w:date="2019-11-25T15:49:00Z">
        <w:r w:rsidDel="00EF71C0">
          <w:rPr>
            <w:rFonts w:ascii="Times New Roman" w:hAnsi="Cambria Math" w:cs="Times New Roman"/>
            <w:sz w:val="22"/>
            <w:szCs w:val="22"/>
            <w:lang w:val="en"/>
          </w:rPr>
          <w:delText xml:space="preserve">that </w:delText>
        </w:r>
      </w:del>
      <w:ins w:id="330" w:author="Herr, Nora (059)" w:date="2019-11-25T15:49:00Z">
        <w:r w:rsidR="00EF71C0">
          <w:rPr>
            <w:rFonts w:ascii="Times New Roman" w:hAnsi="Cambria Math" w:cs="Times New Roman"/>
            <w:sz w:val="22"/>
            <w:szCs w:val="22"/>
            <w:lang w:val="en"/>
          </w:rPr>
          <w:t xml:space="preserve">interpret </w:t>
        </w:r>
      </w:ins>
      <w:r>
        <w:rPr>
          <w:rFonts w:ascii="Times New Roman" w:hAnsi="Cambria Math" w:cs="Times New Roman"/>
          <w:sz w:val="22"/>
          <w:szCs w:val="22"/>
          <w:lang w:val="en"/>
        </w:rPr>
        <w:t xml:space="preserve">future measurements </w:t>
      </w:r>
      <w:del w:id="331" w:author="Herr, Nora (059)" w:date="2019-11-25T15:49:00Z">
        <w:r w:rsidDel="00EF71C0">
          <w:rPr>
            <w:rFonts w:ascii="Times New Roman" w:hAnsi="Cambria Math" w:cs="Times New Roman"/>
            <w:sz w:val="22"/>
            <w:szCs w:val="22"/>
            <w:lang w:val="en"/>
          </w:rPr>
          <w:delText xml:space="preserve">could be interpreted </w:delText>
        </w:r>
      </w:del>
      <w:r>
        <w:rPr>
          <w:rFonts w:ascii="Times New Roman" w:hAnsi="Cambria Math" w:cs="Times New Roman"/>
          <w:sz w:val="22"/>
          <w:szCs w:val="22"/>
          <w:lang w:val="en"/>
        </w:rPr>
        <w:t xml:space="preserve">more meaningfully. </w:t>
      </w:r>
    </w:p>
    <w:p w14:paraId="20179669" w14:textId="77777777" w:rsidR="00C332A5" w:rsidRDefault="00C332A5">
      <w:pPr>
        <w:spacing w:line="360" w:lineRule="auto"/>
        <w:jc w:val="both"/>
        <w:rPr>
          <w:rFonts w:ascii="Times New Roman" w:hAnsi="Cambria Math" w:cs="Times New Roman" w:hint="eastAsia"/>
          <w:sz w:val="22"/>
          <w:szCs w:val="22"/>
          <w:lang w:val="en"/>
        </w:rPr>
      </w:pPr>
    </w:p>
    <w:p w14:paraId="43F20466" w14:textId="77777777" w:rsidR="00C332A5" w:rsidRDefault="001271F9">
      <w:pPr>
        <w:spacing w:line="360" w:lineRule="auto"/>
        <w:jc w:val="both"/>
        <w:rPr>
          <w:rFonts w:ascii="Ubuntu" w:eastAsia="Ubuntu" w:hAnsi="Ubuntu" w:cs="Ubuntu"/>
          <w:sz w:val="40"/>
          <w:szCs w:val="40"/>
          <w:lang w:val="en"/>
        </w:rPr>
      </w:pPr>
      <w:r>
        <w:rPr>
          <w:rFonts w:ascii="Ubuntu" w:eastAsia="Ubuntu" w:hAnsi="Ubuntu" w:cs="Ubuntu"/>
          <w:sz w:val="40"/>
          <w:szCs w:val="40"/>
          <w:lang w:val="en"/>
        </w:rPr>
        <w:t>4.3</w:t>
      </w:r>
      <w:r>
        <w:rPr>
          <w:rFonts w:ascii="Ubuntu" w:eastAsia="Ubuntu" w:hAnsi="Ubuntu" w:cs="Ubuntu"/>
          <w:sz w:val="40"/>
          <w:szCs w:val="40"/>
          <w:lang w:val="en"/>
        </w:rPr>
        <w:tab/>
        <w:t>Modeling IV: Engineering Solutions</w:t>
      </w:r>
    </w:p>
    <w:p w14:paraId="369F971F" w14:textId="30623B9B" w:rsidR="00C332A5" w:rsidDel="006544E2" w:rsidRDefault="001271F9">
      <w:pPr>
        <w:spacing w:line="360" w:lineRule="auto"/>
        <w:jc w:val="both"/>
        <w:rPr>
          <w:del w:id="332" w:author="Herr, Nora (059)" w:date="2019-11-25T15:51:00Z"/>
          <w:rFonts w:ascii="Times New Roman" w:hAnsi="Cambria Math" w:cs="Times New Roman" w:hint="eastAsia"/>
          <w:sz w:val="22"/>
          <w:szCs w:val="22"/>
          <w:lang w:val="en"/>
        </w:rPr>
      </w:pPr>
      <w:r>
        <w:rPr>
          <w:rFonts w:ascii="Times New Roman" w:hAnsi="Cambria Math" w:cs="Times New Roman"/>
          <w:sz w:val="22"/>
          <w:szCs w:val="22"/>
          <w:lang w:val="en"/>
        </w:rPr>
        <w:t>After failing to derive meaningful insights from the application of Models 1-3, it became obvious that a more exhaustive study of the results of the SC calibration would be necessary. The continued probing of th</w:t>
      </w:r>
      <w:ins w:id="333" w:author="Herr, Nora (059)" w:date="2019-11-25T15:50:00Z">
        <w:r w:rsidR="009848FB">
          <w:rPr>
            <w:rFonts w:ascii="Times New Roman" w:hAnsi="Cambria Math" w:cs="Times New Roman"/>
            <w:sz w:val="22"/>
            <w:szCs w:val="22"/>
            <w:lang w:val="en"/>
          </w:rPr>
          <w:t>e</w:t>
        </w:r>
      </w:ins>
      <w:del w:id="334" w:author="Herr, Nora (059)" w:date="2019-11-25T15:50:00Z">
        <w:r w:rsidDel="009848FB">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data yielded two key insights. The first was the uncovering of the hidden dependency of the bacterial fraction predictions to the known concentrations of </w:t>
      </w:r>
      <w:proofErr w:type="spellStart"/>
      <w:r>
        <w:rPr>
          <w:rFonts w:ascii="Times New Roman" w:hAnsi="Cambria Math" w:cs="Times New Roman"/>
          <w:sz w:val="22"/>
          <w:szCs w:val="22"/>
          <w:lang w:val="en"/>
        </w:rPr>
        <w:t>Chlamy</w:t>
      </w:r>
      <w:proofErr w:type="spellEnd"/>
      <w:ins w:id="335" w:author="Herr, Nora (059)" w:date="2019-11-25T15:50:00Z">
        <w:r w:rsidR="009848FB">
          <w:rPr>
            <w:rFonts w:ascii="Times New Roman" w:hAnsi="Cambria Math" w:cs="Times New Roman"/>
            <w:sz w:val="22"/>
            <w:szCs w:val="22"/>
            <w:lang w:val="en"/>
          </w:rPr>
          <w:t>,</w:t>
        </w:r>
      </w:ins>
      <w:r>
        <w:rPr>
          <w:rFonts w:ascii="Times New Roman" w:hAnsi="Cambria Math" w:cs="Times New Roman"/>
          <w:sz w:val="22"/>
          <w:szCs w:val="22"/>
          <w:lang w:val="en"/>
        </w:rPr>
        <w:t xml:space="preserve"> which allowed the optimization of the Models 1-3. The second insight </w:t>
      </w:r>
      <w:proofErr w:type="gramStart"/>
      <w:r>
        <w:rPr>
          <w:rFonts w:ascii="Times New Roman" w:hAnsi="Cambria Math" w:cs="Times New Roman"/>
          <w:sz w:val="22"/>
          <w:szCs w:val="22"/>
          <w:lang w:val="en"/>
        </w:rPr>
        <w:t>was derived</w:t>
      </w:r>
      <w:proofErr w:type="gramEnd"/>
      <w:del w:id="336" w:author="Herr, Nora (059)" w:date="2019-11-25T15:50:00Z">
        <w:r w:rsidDel="006544E2">
          <w:rPr>
            <w:rFonts w:ascii="Times New Roman" w:hAnsi="Cambria Math" w:cs="Times New Roman"/>
            <w:sz w:val="22"/>
            <w:szCs w:val="22"/>
            <w:lang w:val="en"/>
          </w:rPr>
          <w:delText xml:space="preserve"> </w:delText>
        </w:r>
      </w:del>
      <w:r>
        <w:rPr>
          <w:rFonts w:ascii="Times New Roman" w:hAnsi="Cambria Math" w:cs="Times New Roman"/>
          <w:sz w:val="22"/>
          <w:szCs w:val="22"/>
          <w:lang w:val="en"/>
        </w:rPr>
        <w:t xml:space="preserve"> from the failure of Model 4 and its chaotic predictions that result from the difference of the products of the extinction coefficients, </w:t>
      </w:r>
      <w:commentRangeStart w:id="337"/>
      <w:r>
        <w:rPr>
          <w:rFonts w:ascii="Times New Roman" w:hAnsi="Cambria Math" w:cs="Times New Roman"/>
          <w:b/>
          <w:bCs/>
          <w:sz w:val="22"/>
          <w:szCs w:val="22"/>
          <w:lang w:val="en"/>
        </w:rPr>
        <w:t>K</w:t>
      </w:r>
      <w:commentRangeEnd w:id="337"/>
      <w:r w:rsidR="006544E2">
        <w:rPr>
          <w:rStyle w:val="Kommentarzeichen"/>
        </w:rPr>
        <w:commentReference w:id="337"/>
      </w:r>
      <w:r>
        <w:rPr>
          <w:rFonts w:ascii="Times New Roman" w:hAnsi="Cambria Math" w:cs="Times New Roman"/>
          <w:sz w:val="22"/>
          <w:szCs w:val="22"/>
          <w:lang w:val="en"/>
        </w:rPr>
        <w:t xml:space="preserve">, of the denominator. The combination of these two results </w:t>
      </w:r>
      <w:proofErr w:type="gramStart"/>
      <w:r>
        <w:rPr>
          <w:rFonts w:ascii="Times New Roman" w:hAnsi="Cambria Math" w:cs="Times New Roman"/>
          <w:sz w:val="22"/>
          <w:szCs w:val="22"/>
          <w:lang w:val="en"/>
        </w:rPr>
        <w:t>are combined</w:t>
      </w:r>
      <w:proofErr w:type="gramEnd"/>
      <w:r>
        <w:rPr>
          <w:rFonts w:ascii="Times New Roman" w:hAnsi="Cambria Math" w:cs="Times New Roman"/>
          <w:sz w:val="22"/>
          <w:szCs w:val="22"/>
          <w:lang w:val="en"/>
        </w:rPr>
        <w:t xml:space="preserve"> into a general solution and strategy going forward in the continued development of </w:t>
      </w:r>
      <w:del w:id="338" w:author="Herr, Nora (059)" w:date="2019-11-25T15:51:00Z">
        <w:r w:rsidDel="006544E2">
          <w:rPr>
            <w:rFonts w:ascii="Times New Roman" w:hAnsi="Cambria Math" w:cs="Times New Roman"/>
            <w:sz w:val="22"/>
            <w:szCs w:val="22"/>
            <w:lang w:val="en"/>
          </w:rPr>
          <w:delText xml:space="preserve">this </w:delText>
        </w:r>
      </w:del>
      <w:r>
        <w:rPr>
          <w:rFonts w:ascii="Times New Roman" w:hAnsi="Cambria Math" w:cs="Times New Roman"/>
          <w:sz w:val="22"/>
          <w:szCs w:val="22"/>
          <w:lang w:val="en"/>
        </w:rPr>
        <w:t xml:space="preserve">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modeling system.</w:t>
      </w:r>
    </w:p>
    <w:p w14:paraId="2375407A" w14:textId="77777777" w:rsidR="00C332A5" w:rsidDel="006544E2" w:rsidRDefault="00C332A5">
      <w:pPr>
        <w:spacing w:line="360" w:lineRule="auto"/>
        <w:jc w:val="both"/>
        <w:rPr>
          <w:del w:id="339" w:author="Herr, Nora (059)" w:date="2019-11-25T15:51:00Z"/>
          <w:rFonts w:ascii="Times New Roman" w:hAnsi="Cambria Math" w:cs="Times New Roman" w:hint="eastAsia"/>
          <w:sz w:val="22"/>
          <w:szCs w:val="22"/>
          <w:lang w:val="en"/>
        </w:rPr>
      </w:pPr>
    </w:p>
    <w:p w14:paraId="64375558" w14:textId="77777777" w:rsidR="00C332A5" w:rsidRDefault="00C332A5">
      <w:pPr>
        <w:spacing w:line="360" w:lineRule="auto"/>
        <w:jc w:val="both"/>
        <w:rPr>
          <w:rFonts w:ascii="Times New Roman" w:hAnsi="Cambria Math" w:cs="Times New Roman" w:hint="eastAsia"/>
          <w:sz w:val="22"/>
          <w:szCs w:val="22"/>
          <w:lang w:val="en"/>
        </w:rPr>
      </w:pPr>
    </w:p>
    <w:p w14:paraId="39D206AF" w14:textId="77777777" w:rsidR="00C332A5" w:rsidRDefault="001271F9">
      <w:pPr>
        <w:spacing w:line="360" w:lineRule="auto"/>
        <w:jc w:val="both"/>
        <w:rPr>
          <w:rFonts w:ascii="Ubuntu" w:eastAsia="Ubuntu" w:hAnsi="Ubuntu" w:cs="Ubuntu"/>
          <w:sz w:val="30"/>
          <w:szCs w:val="30"/>
          <w:vertAlign w:val="subscript"/>
          <w:lang w:val="en"/>
        </w:rPr>
      </w:pPr>
      <w:r>
        <w:rPr>
          <w:rFonts w:ascii="Ubuntu" w:eastAsia="Ubuntu" w:hAnsi="Ubuntu" w:cs="Ubuntu"/>
          <w:sz w:val="30"/>
          <w:szCs w:val="30"/>
          <w:lang w:val="en"/>
        </w:rPr>
        <w:t>4.3.1</w:t>
      </w:r>
      <w:r>
        <w:rPr>
          <w:rFonts w:ascii="Ubuntu" w:eastAsia="Ubuntu" w:hAnsi="Ubuntu" w:cs="Ubuntu"/>
          <w:sz w:val="30"/>
          <w:szCs w:val="30"/>
          <w:lang w:val="en"/>
        </w:rPr>
        <w:tab/>
        <w:t>Special K</w:t>
      </w:r>
    </w:p>
    <w:p w14:paraId="495728C3" w14:textId="4148C849" w:rsidR="00C332A5" w:rsidRDefault="001271F9">
      <w:pPr>
        <w:spacing w:line="360" w:lineRule="auto"/>
        <w:jc w:val="both"/>
        <w:rPr>
          <w:rFonts w:ascii="Times New Roman" w:hAnsi="Cambria Math" w:cs="Times New Roman" w:hint="eastAsia"/>
          <w:b/>
          <w:bCs/>
          <w:sz w:val="22"/>
          <w:szCs w:val="22"/>
          <w:lang w:val="en"/>
        </w:rPr>
      </w:pPr>
      <w:r>
        <w:rPr>
          <w:rFonts w:ascii="Times New Roman" w:hAnsi="Cambria Math" w:cs="Times New Roman"/>
          <w:sz w:val="22"/>
          <w:szCs w:val="22"/>
          <w:lang w:val="en"/>
        </w:rPr>
        <w:t xml:space="preserve">The observation that the ballooning of the predicted values of Model 4 (e.g. </w:t>
      </w:r>
      <w:r>
        <w:rPr>
          <w:rFonts w:ascii="Times New Roman" w:hAnsi="Cambria Math" w:cs="Times New Roman"/>
          <w:b/>
          <w:bCs/>
          <w:sz w:val="22"/>
          <w:szCs w:val="22"/>
          <w:lang w:val="en"/>
        </w:rPr>
        <w:t>FigureWacky600)</w:t>
      </w:r>
      <w:r>
        <w:rPr>
          <w:rFonts w:ascii="Times New Roman" w:hAnsi="Cambria Math" w:cs="Times New Roman"/>
          <w:sz w:val="22"/>
          <w:szCs w:val="22"/>
          <w:lang w:val="en"/>
        </w:rPr>
        <w:t xml:space="preserve"> could be due to small values in the denominator is an intuitive result from experience with the properties of </w:t>
      </w:r>
      <w:ins w:id="340" w:author="Herr, Nora (059)" w:date="2019-11-25T15:52:00Z">
        <w:r w:rsidR="006544E2">
          <w:rPr>
            <w:rFonts w:ascii="Times New Roman" w:hAnsi="Cambria Math" w:cs="Times New Roman"/>
            <w:sz w:val="22"/>
            <w:szCs w:val="22"/>
            <w:lang w:val="en"/>
          </w:rPr>
          <w:t>z</w:t>
        </w:r>
      </w:ins>
      <w:del w:id="341" w:author="Herr, Nora (059)" w:date="2019-11-25T15:52:00Z">
        <w:r w:rsidDel="006544E2">
          <w:rPr>
            <w:rFonts w:ascii="Times New Roman" w:hAnsi="Cambria Math" w:cs="Times New Roman"/>
            <w:sz w:val="22"/>
            <w:szCs w:val="22"/>
            <w:lang w:val="en"/>
          </w:rPr>
          <w:delText>Z</w:delText>
        </w:r>
      </w:del>
      <w:r>
        <w:rPr>
          <w:rFonts w:ascii="Times New Roman" w:hAnsi="Cambria Math" w:cs="Times New Roman"/>
          <w:sz w:val="22"/>
          <w:szCs w:val="22"/>
          <w:lang w:val="en"/>
        </w:rPr>
        <w:t xml:space="preserve">ero. After </w:t>
      </w:r>
      <w:del w:id="342" w:author="Herr, Nora (059)" w:date="2019-11-25T15:52:00Z">
        <w:r w:rsidDel="006544E2">
          <w:rPr>
            <w:rFonts w:ascii="Times New Roman" w:hAnsi="Cambria Math" w:cs="Times New Roman"/>
            <w:sz w:val="22"/>
            <w:szCs w:val="22"/>
            <w:lang w:val="en"/>
          </w:rPr>
          <w:delText xml:space="preserve">making </w:delText>
        </w:r>
      </w:del>
      <w:ins w:id="343" w:author="Herr, Nora (059)" w:date="2019-11-25T15:52:00Z">
        <w:r w:rsidR="006544E2">
          <w:rPr>
            <w:rFonts w:ascii="Times New Roman" w:hAnsi="Cambria Math" w:cs="Times New Roman"/>
            <w:sz w:val="22"/>
            <w:szCs w:val="22"/>
            <w:lang w:val="en"/>
          </w:rPr>
          <w:t xml:space="preserve">conducting </w:t>
        </w:r>
      </w:ins>
      <w:r>
        <w:rPr>
          <w:rFonts w:ascii="Times New Roman" w:hAnsi="Cambria Math" w:cs="Times New Roman"/>
          <w:sz w:val="22"/>
          <w:szCs w:val="22"/>
          <w:lang w:val="en"/>
        </w:rPr>
        <w:t xml:space="preserve">the necessary calculation, this hunch </w:t>
      </w:r>
      <w:proofErr w:type="gramStart"/>
      <w:r>
        <w:rPr>
          <w:rFonts w:ascii="Times New Roman" w:hAnsi="Cambria Math" w:cs="Times New Roman"/>
          <w:sz w:val="22"/>
          <w:szCs w:val="22"/>
          <w:lang w:val="en"/>
        </w:rPr>
        <w:t>was confirmed</w:t>
      </w:r>
      <w:proofErr w:type="gramEnd"/>
      <w:r>
        <w:rPr>
          <w:rFonts w:ascii="Times New Roman" w:hAnsi="Cambria Math" w:cs="Times New Roman"/>
          <w:sz w:val="22"/>
          <w:szCs w:val="22"/>
          <w:lang w:val="en"/>
        </w:rPr>
        <w:t xml:space="preserve">. </w:t>
      </w:r>
      <w:commentRangeStart w:id="344"/>
      <w:del w:id="345" w:author="Herr, Nora (059)" w:date="2019-11-25T15:52:00Z">
        <w:r w:rsidDel="006544E2">
          <w:rPr>
            <w:rFonts w:ascii="Times New Roman" w:hAnsi="Cambria Math" w:cs="Times New Roman"/>
            <w:sz w:val="22"/>
            <w:szCs w:val="22"/>
            <w:lang w:val="en"/>
          </w:rPr>
          <w:delText>And upon</w:delText>
        </w:r>
      </w:del>
      <w:ins w:id="346" w:author="Herr, Nora (059)" w:date="2019-11-25T15:52:00Z">
        <w:r w:rsidR="006544E2">
          <w:rPr>
            <w:rFonts w:ascii="Times New Roman" w:hAnsi="Cambria Math" w:cs="Times New Roman"/>
            <w:sz w:val="22"/>
            <w:szCs w:val="22"/>
            <w:lang w:val="en"/>
          </w:rPr>
          <w:t>Upon</w:t>
        </w:r>
      </w:ins>
      <w:r>
        <w:rPr>
          <w:rFonts w:ascii="Times New Roman" w:hAnsi="Cambria Math" w:cs="Times New Roman"/>
          <w:sz w:val="22"/>
          <w:szCs w:val="22"/>
          <w:lang w:val="en"/>
        </w:rPr>
        <w:t xml:space="preserve"> comparison to Model 1</w:t>
      </w:r>
      <w:r>
        <w:rPr>
          <w:rFonts w:ascii="Times New Roman" w:hAnsi="Cambria Math" w:cs="Times New Roman"/>
          <w:sz w:val="22"/>
          <w:szCs w:val="22"/>
          <w:lang w:val="en"/>
        </w:rPr>
        <w:t>’</w:t>
      </w:r>
      <w:r>
        <w:rPr>
          <w:rFonts w:ascii="Times New Roman" w:hAnsi="Cambria Math" w:cs="Times New Roman"/>
          <w:sz w:val="22"/>
          <w:szCs w:val="22"/>
          <w:lang w:val="en"/>
        </w:rPr>
        <w:t xml:space="preserve">s </w:t>
      </w:r>
      <w:r>
        <w:rPr>
          <w:rFonts w:ascii="Times New Roman" w:hAnsi="Cambria Math" w:cs="Times New Roman"/>
          <w:b/>
          <w:bCs/>
          <w:sz w:val="22"/>
          <w:szCs w:val="22"/>
          <w:lang w:val="en"/>
        </w:rPr>
        <w:t xml:space="preserve">K </w:t>
      </w:r>
      <w:r>
        <w:rPr>
          <w:rFonts w:ascii="Times New Roman" w:hAnsi="Cambria Math" w:cs="Times New Roman"/>
          <w:sz w:val="22"/>
          <w:szCs w:val="22"/>
          <w:lang w:val="en"/>
        </w:rPr>
        <w:t xml:space="preserve">(0.554230), it was </w:t>
      </w:r>
      <w:del w:id="347" w:author="Herr, Nora (059)" w:date="2019-11-25T15:52:00Z">
        <w:r w:rsidDel="006544E2">
          <w:rPr>
            <w:rFonts w:ascii="Times New Roman" w:hAnsi="Cambria Math" w:cs="Times New Roman"/>
            <w:sz w:val="22"/>
            <w:szCs w:val="22"/>
            <w:lang w:val="en"/>
          </w:rPr>
          <w:delText xml:space="preserve">easy </w:delText>
        </w:r>
      </w:del>
      <w:ins w:id="348" w:author="Herr, Nora (059)" w:date="2019-11-25T15:52:00Z">
        <w:r w:rsidR="006544E2">
          <w:rPr>
            <w:rFonts w:ascii="Times New Roman" w:hAnsi="Cambria Math" w:cs="Times New Roman"/>
            <w:sz w:val="22"/>
            <w:szCs w:val="22"/>
            <w:lang w:val="en"/>
          </w:rPr>
          <w:t xml:space="preserve">possible </w:t>
        </w:r>
      </w:ins>
      <w:r>
        <w:rPr>
          <w:rFonts w:ascii="Times New Roman" w:hAnsi="Cambria Math" w:cs="Times New Roman"/>
          <w:sz w:val="22"/>
          <w:szCs w:val="22"/>
          <w:lang w:val="en"/>
        </w:rPr>
        <w:t xml:space="preserve">to hypothesize that a better overall model might exist. </w:t>
      </w:r>
      <w:del w:id="349" w:author="Herr, Nora (059)" w:date="2019-11-25T15:52:00Z">
        <w:r w:rsidDel="006544E2">
          <w:rPr>
            <w:rFonts w:ascii="Times New Roman" w:hAnsi="Cambria Math" w:cs="Times New Roman"/>
            <w:sz w:val="22"/>
            <w:szCs w:val="22"/>
            <w:lang w:val="en"/>
          </w:rPr>
          <w:delText>Specifically, it was hypothesized</w:delText>
        </w:r>
      </w:del>
      <w:ins w:id="350" w:author="Herr, Nora (059)" w:date="2019-11-25T15:52:00Z">
        <w:r w:rsidR="006544E2">
          <w:rPr>
            <w:rFonts w:ascii="Times New Roman" w:hAnsi="Cambria Math" w:cs="Times New Roman"/>
            <w:sz w:val="22"/>
            <w:szCs w:val="22"/>
            <w:lang w:val="en"/>
          </w:rPr>
          <w:t xml:space="preserve">The specific </w:t>
        </w:r>
      </w:ins>
      <w:ins w:id="351" w:author="Herr, Nora (059)" w:date="2019-11-25T15:53:00Z">
        <w:r w:rsidR="006544E2">
          <w:rPr>
            <w:rFonts w:ascii="Times New Roman" w:hAnsi="Cambria Math" w:cs="Times New Roman"/>
            <w:sz w:val="22"/>
            <w:szCs w:val="22"/>
            <w:lang w:val="en"/>
          </w:rPr>
          <w:t>hypothesis</w:t>
        </w:r>
      </w:ins>
      <w:ins w:id="352" w:author="Herr, Nora (059)" w:date="2019-11-25T15:52:00Z">
        <w:r w:rsidR="006544E2">
          <w:rPr>
            <w:rFonts w:ascii="Times New Roman" w:hAnsi="Cambria Math" w:cs="Times New Roman"/>
            <w:sz w:val="22"/>
            <w:szCs w:val="22"/>
            <w:lang w:val="en"/>
          </w:rPr>
          <w:t xml:space="preserve"> was</w:t>
        </w:r>
      </w:ins>
      <w:r>
        <w:rPr>
          <w:rFonts w:ascii="Times New Roman" w:hAnsi="Cambria Math" w:cs="Times New Roman"/>
          <w:sz w:val="22"/>
          <w:szCs w:val="22"/>
          <w:lang w:val="en"/>
        </w:rPr>
        <w:t xml:space="preserve"> that if the models became </w:t>
      </w:r>
      <w:r>
        <w:rPr>
          <w:rFonts w:ascii="Times New Roman" w:hAnsi="Cambria Math" w:cs="Times New Roman"/>
          <w:sz w:val="22"/>
          <w:szCs w:val="22"/>
          <w:lang w:val="en"/>
        </w:rPr>
        <w:t>“</w:t>
      </w:r>
      <w:r>
        <w:rPr>
          <w:rFonts w:ascii="Times New Roman" w:hAnsi="Cambria Math" w:cs="Times New Roman"/>
          <w:sz w:val="22"/>
          <w:szCs w:val="22"/>
          <w:lang w:val="en"/>
        </w:rPr>
        <w:t>worst</w:t>
      </w:r>
      <w:r>
        <w:rPr>
          <w:rFonts w:ascii="Times New Roman" w:hAnsi="Cambria Math" w:cs="Times New Roman"/>
          <w:sz w:val="22"/>
          <w:szCs w:val="22"/>
          <w:lang w:val="en"/>
        </w:rPr>
        <w:t>”</w:t>
      </w:r>
      <w:ins w:id="353" w:author="Herr, Nora (059)" w:date="2019-11-25T15:53:00Z">
        <w:r w:rsidR="006544E2">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as </w:t>
      </w:r>
      <w:r>
        <w:rPr>
          <w:rFonts w:ascii="Times New Roman" w:hAnsi="Cambria Math" w:cs="Times New Roman"/>
          <w:b/>
          <w:bCs/>
          <w:sz w:val="22"/>
          <w:szCs w:val="22"/>
          <w:lang w:val="en"/>
        </w:rPr>
        <w:t>K</w:t>
      </w:r>
      <w:r>
        <w:rPr>
          <w:rFonts w:ascii="Times New Roman" w:hAnsi="Cambria Math" w:cs="Times New Roman"/>
          <w:sz w:val="22"/>
          <w:szCs w:val="22"/>
          <w:lang w:val="en"/>
        </w:rPr>
        <w:t xml:space="preserve"> approaches </w:t>
      </w:r>
      <w:ins w:id="354" w:author="Herr, Nora (059)" w:date="2019-11-25T15:53:00Z">
        <w:r w:rsidR="006544E2">
          <w:rPr>
            <w:rFonts w:ascii="Times New Roman" w:hAnsi="Cambria Math" w:cs="Times New Roman"/>
            <w:sz w:val="22"/>
            <w:szCs w:val="22"/>
            <w:lang w:val="en"/>
          </w:rPr>
          <w:t>z</w:t>
        </w:r>
      </w:ins>
      <w:del w:id="355" w:author="Herr, Nora (059)" w:date="2019-11-25T15:53:00Z">
        <w:r w:rsidDel="006544E2">
          <w:rPr>
            <w:rFonts w:ascii="Times New Roman" w:hAnsi="Cambria Math" w:cs="Times New Roman"/>
            <w:sz w:val="22"/>
            <w:szCs w:val="22"/>
            <w:lang w:val="en"/>
          </w:rPr>
          <w:delText>Z</w:delText>
        </w:r>
      </w:del>
      <w:r>
        <w:rPr>
          <w:rFonts w:ascii="Times New Roman" w:hAnsi="Cambria Math" w:cs="Times New Roman"/>
          <w:sz w:val="22"/>
          <w:szCs w:val="22"/>
          <w:lang w:val="en"/>
        </w:rPr>
        <w:t xml:space="preserve">ero, </w:t>
      </w:r>
      <w:del w:id="356" w:author="Herr, Nora (059)" w:date="2019-11-25T15:53:00Z">
        <w:r w:rsidDel="006544E2">
          <w:rPr>
            <w:rFonts w:ascii="Times New Roman" w:hAnsi="Cambria Math" w:cs="Times New Roman"/>
            <w:sz w:val="22"/>
            <w:szCs w:val="22"/>
            <w:lang w:val="en"/>
          </w:rPr>
          <w:delText xml:space="preserve">then </w:delText>
        </w:r>
      </w:del>
      <w:r>
        <w:rPr>
          <w:rFonts w:ascii="Times New Roman" w:hAnsi="Cambria Math" w:cs="Times New Roman"/>
          <w:sz w:val="22"/>
          <w:szCs w:val="22"/>
          <w:lang w:val="en"/>
        </w:rPr>
        <w:t xml:space="preserve">there </w:t>
      </w:r>
      <w:del w:id="357" w:author="Herr, Nora (059)" w:date="2019-11-25T15:53:00Z">
        <w:r w:rsidDel="006544E2">
          <w:rPr>
            <w:rFonts w:ascii="Times New Roman" w:hAnsi="Cambria Math" w:cs="Times New Roman"/>
            <w:sz w:val="22"/>
            <w:szCs w:val="22"/>
            <w:lang w:val="en"/>
          </w:rPr>
          <w:lastRenderedPageBreak/>
          <w:delText xml:space="preserve">must </w:delText>
        </w:r>
      </w:del>
      <w:ins w:id="358" w:author="Herr, Nora (059)" w:date="2019-11-25T15:53:00Z">
        <w:r w:rsidR="006544E2">
          <w:rPr>
            <w:rFonts w:ascii="Times New Roman" w:hAnsi="Cambria Math" w:cs="Times New Roman"/>
            <w:sz w:val="22"/>
            <w:szCs w:val="22"/>
            <w:lang w:val="en"/>
          </w:rPr>
          <w:t xml:space="preserve">would have to </w:t>
        </w:r>
      </w:ins>
      <w:r>
        <w:rPr>
          <w:rFonts w:ascii="Times New Roman" w:hAnsi="Cambria Math" w:cs="Times New Roman"/>
          <w:sz w:val="22"/>
          <w:szCs w:val="22"/>
          <w:lang w:val="en"/>
        </w:rPr>
        <w:t xml:space="preserve">be a </w:t>
      </w:r>
      <w:r>
        <w:rPr>
          <w:rFonts w:ascii="Times New Roman" w:hAnsi="Cambria Math" w:cs="Times New Roman"/>
          <w:b/>
          <w:bCs/>
          <w:sz w:val="22"/>
          <w:szCs w:val="22"/>
          <w:lang w:val="en"/>
        </w:rPr>
        <w:t>K</w:t>
      </w:r>
      <w:r>
        <w:rPr>
          <w:rFonts w:ascii="Times New Roman" w:hAnsi="Cambria Math" w:cs="Times New Roman"/>
          <w:b/>
          <w:bCs/>
          <w:sz w:val="22"/>
          <w:szCs w:val="22"/>
          <w:vertAlign w:val="subscript"/>
          <w:lang w:val="en"/>
        </w:rPr>
        <w:t>s</w:t>
      </w:r>
      <w:r>
        <w:rPr>
          <w:rFonts w:ascii="Times New Roman" w:hAnsi="Cambria Math" w:cs="Times New Roman"/>
          <w:sz w:val="22"/>
          <w:szCs w:val="22"/>
          <w:lang w:val="en"/>
        </w:rPr>
        <w:t xml:space="preserve"> in the space of all</w:t>
      </w:r>
      <w:r>
        <w:rPr>
          <w:rFonts w:ascii="Times New Roman" w:hAnsi="Cambria Math" w:cs="Times New Roman"/>
          <w:b/>
          <w:bCs/>
          <w:sz w:val="22"/>
          <w:szCs w:val="22"/>
          <w:lang w:val="en"/>
        </w:rPr>
        <w:t xml:space="preserve"> K</w:t>
      </w:r>
      <w:del w:id="359" w:author="Herr, Nora (059)" w:date="2019-11-25T15:54:00Z">
        <w:r w:rsidDel="006544E2">
          <w:rPr>
            <w:rFonts w:ascii="Times New Roman" w:hAnsi="Cambria Math" w:cs="Times New Roman"/>
            <w:b/>
            <w:bCs/>
            <w:sz w:val="22"/>
            <w:szCs w:val="22"/>
            <w:lang w:val="en"/>
          </w:rPr>
          <w:delText>,</w:delText>
        </w:r>
      </w:del>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that these data can generate, which would behave </w:t>
      </w:r>
      <w:r>
        <w:rPr>
          <w:rFonts w:ascii="Times New Roman" w:hAnsi="Cambria Math" w:cs="Times New Roman"/>
          <w:sz w:val="22"/>
          <w:szCs w:val="22"/>
          <w:lang w:val="en"/>
        </w:rPr>
        <w:t>“</w:t>
      </w:r>
      <w:r>
        <w:rPr>
          <w:rFonts w:ascii="Times New Roman" w:hAnsi="Cambria Math" w:cs="Times New Roman"/>
          <w:sz w:val="22"/>
          <w:szCs w:val="22"/>
          <w:lang w:val="en"/>
        </w:rPr>
        <w:t>best</w:t>
      </w:r>
      <w:r>
        <w:rPr>
          <w:rFonts w:ascii="Times New Roman" w:hAnsi="Cambria Math" w:cs="Times New Roman"/>
          <w:sz w:val="22"/>
          <w:szCs w:val="22"/>
          <w:lang w:val="en"/>
        </w:rPr>
        <w:t>”</w:t>
      </w:r>
      <w:ins w:id="360" w:author="Herr, Nora (059)" w:date="2019-11-25T15:55:00Z">
        <w:r w:rsidR="006544E2">
          <w:rPr>
            <w:rFonts w:ascii="Times New Roman" w:hAnsi="Cambria Math" w:cs="Times New Roman"/>
            <w:sz w:val="22"/>
            <w:szCs w:val="22"/>
            <w:lang w:val="en"/>
          </w:rPr>
          <w:t>.</w:t>
        </w:r>
      </w:ins>
      <w:del w:id="361" w:author="Herr, Nora (059)" w:date="2019-11-25T15:55:00Z">
        <w:r w:rsidDel="006544E2">
          <w:rPr>
            <w:rFonts w:ascii="Times New Roman" w:hAnsi="Cambria Math" w:cs="Times New Roman"/>
            <w:sz w:val="22"/>
            <w:szCs w:val="22"/>
            <w:lang w:val="en"/>
          </w:rPr>
          <w:delText>;</w:delText>
        </w:r>
      </w:del>
      <w:ins w:id="362" w:author="Herr, Nora (059)" w:date="2019-11-25T15:55:00Z">
        <w:r w:rsidR="006544E2" w:rsidDel="006544E2">
          <w:rPr>
            <w:rFonts w:ascii="Times New Roman" w:hAnsi="Cambria Math" w:cs="Times New Roman"/>
            <w:sz w:val="22"/>
            <w:szCs w:val="22"/>
            <w:lang w:val="en"/>
          </w:rPr>
          <w:t xml:space="preserve"> </w:t>
        </w:r>
      </w:ins>
      <w:del w:id="363" w:author="Herr, Nora (059)" w:date="2019-11-25T15:55:00Z">
        <w:r w:rsidDel="006544E2">
          <w:rPr>
            <w:rFonts w:ascii="Times New Roman" w:hAnsi="Cambria Math" w:cs="Times New Roman"/>
            <w:sz w:val="22"/>
            <w:szCs w:val="22"/>
            <w:lang w:val="en"/>
          </w:rPr>
          <w:delText xml:space="preserve"> </w:delText>
        </w:r>
        <w:commentRangeEnd w:id="344"/>
        <w:r w:rsidR="006544E2" w:rsidDel="006544E2">
          <w:rPr>
            <w:rStyle w:val="Kommentarzeichen"/>
          </w:rPr>
          <w:commentReference w:id="344"/>
        </w:r>
      </w:del>
      <w:del w:id="364" w:author="Herr, Nora (059)" w:date="2019-11-25T15:54:00Z">
        <w:r w:rsidDel="006544E2">
          <w:rPr>
            <w:rFonts w:ascii="Times New Roman" w:hAnsi="Cambria Math" w:cs="Times New Roman"/>
            <w:sz w:val="22"/>
            <w:szCs w:val="22"/>
            <w:lang w:val="en"/>
          </w:rPr>
          <w:delText xml:space="preserve">given </w:delText>
        </w:r>
      </w:del>
      <w:del w:id="365" w:author="Herr, Nora (059)" w:date="2019-11-25T15:55:00Z">
        <w:r w:rsidDel="006544E2">
          <w:rPr>
            <w:rFonts w:ascii="Times New Roman" w:hAnsi="Cambria Math" w:cs="Times New Roman"/>
            <w:sz w:val="22"/>
            <w:szCs w:val="22"/>
            <w:lang w:val="en"/>
          </w:rPr>
          <w:delText>that</w:delText>
        </w:r>
      </w:del>
      <w:ins w:id="366" w:author="Herr, Nora (059)" w:date="2019-11-25T15:55:00Z">
        <w:r w:rsidR="006544E2">
          <w:rPr>
            <w:rFonts w:ascii="Times New Roman" w:hAnsi="Cambria Math" w:cs="Times New Roman"/>
            <w:sz w:val="22"/>
            <w:szCs w:val="22"/>
            <w:lang w:val="en"/>
          </w:rPr>
          <w:t>If</w:t>
        </w:r>
      </w:ins>
      <w:r>
        <w:rPr>
          <w:rFonts w:ascii="Times New Roman" w:hAnsi="Cambria Math" w:cs="Times New Roman"/>
          <w:sz w:val="22"/>
          <w:szCs w:val="22"/>
          <w:lang w:val="en"/>
        </w:rPr>
        <w:t xml:space="preserve"> </w:t>
      </w:r>
      <w:ins w:id="367" w:author="Herr, Nora (059)" w:date="2019-11-25T15:54:00Z">
        <w:r w:rsidR="006544E2">
          <w:rPr>
            <w:rFonts w:ascii="Times New Roman" w:hAnsi="Cambria Math" w:cs="Times New Roman"/>
            <w:sz w:val="22"/>
            <w:szCs w:val="22"/>
            <w:lang w:val="en"/>
          </w:rPr>
          <w:t xml:space="preserve">two </w:t>
        </w:r>
        <w:r w:rsidR="006544E2" w:rsidRPr="006544E2">
          <w:rPr>
            <w:rFonts w:ascii="Times New Roman" w:hAnsi="Cambria Math" w:cs="Times New Roman"/>
            <w:b/>
            <w:sz w:val="22"/>
            <w:szCs w:val="22"/>
            <w:lang w:val="en"/>
            <w:rPrChange w:id="368" w:author="Herr, Nora (059)" w:date="2019-11-25T15:55:00Z">
              <w:rPr>
                <w:rFonts w:ascii="Times New Roman" w:hAnsi="Cambria Math" w:cs="Times New Roman"/>
                <w:sz w:val="22"/>
                <w:szCs w:val="22"/>
                <w:lang w:val="en"/>
              </w:rPr>
            </w:rPrChange>
          </w:rPr>
          <w:t>K</w:t>
        </w:r>
        <w:r w:rsidR="006544E2">
          <w:rPr>
            <w:rFonts w:ascii="Times New Roman" w:hAnsi="Cambria Math" w:cs="Times New Roman"/>
            <w:sz w:val="22"/>
            <w:szCs w:val="22"/>
            <w:lang w:val="en"/>
          </w:rPr>
          <w:t xml:space="preserve">s are produced </w:t>
        </w:r>
      </w:ins>
      <w:r>
        <w:rPr>
          <w:rFonts w:ascii="Times New Roman" w:hAnsi="Cambria Math" w:cs="Times New Roman"/>
          <w:sz w:val="22"/>
          <w:szCs w:val="22"/>
          <w:lang w:val="en"/>
        </w:rPr>
        <w:t>for every model (</w:t>
      </w:r>
      <w:proofErr w:type="spellStart"/>
      <w:r>
        <w:rPr>
          <w:rFonts w:ascii="Times New Roman" w:hAnsi="Cambria Math" w:cs="Times New Roman"/>
          <w:sz w:val="22"/>
          <w:szCs w:val="22"/>
          <w:lang w:val="en"/>
        </w:rPr>
        <w:t>A</w:t>
      </w:r>
      <w:r>
        <w:rPr>
          <w:rFonts w:ascii="Times New Roman" w:hAnsi="Cambria Math" w:cs="Times New Roman"/>
          <w:sz w:val="22"/>
          <w:szCs w:val="22"/>
          <w:vertAlign w:val="subscript"/>
          <w:lang w:val="en"/>
        </w:rPr>
        <w:t>z</w:t>
      </w:r>
      <w:proofErr w:type="spellEnd"/>
      <w:r>
        <w:rPr>
          <w:rFonts w:ascii="Times New Roman" w:hAnsi="Cambria Math" w:cs="Times New Roman"/>
          <w:sz w:val="22"/>
          <w:szCs w:val="22"/>
          <w:lang w:val="en"/>
        </w:rPr>
        <w:t xml:space="preserve"> ~ A</w:t>
      </w:r>
      <w:r>
        <w:rPr>
          <w:rFonts w:ascii="Times New Roman" w:hAnsi="Cambria Math" w:cs="Times New Roman"/>
          <w:sz w:val="22"/>
          <w:szCs w:val="22"/>
          <w:vertAlign w:val="subscript"/>
          <w:lang w:val="en"/>
        </w:rPr>
        <w:t>x</w:t>
      </w:r>
      <w:r>
        <w:rPr>
          <w:rFonts w:ascii="Times New Roman" w:hAnsi="Cambria Math" w:cs="Times New Roman"/>
          <w:sz w:val="22"/>
          <w:szCs w:val="22"/>
          <w:lang w:val="en"/>
        </w:rPr>
        <w:t xml:space="preserve"> + A</w:t>
      </w:r>
      <w:r>
        <w:rPr>
          <w:rFonts w:ascii="Times New Roman" w:hAnsi="Cambria Math" w:cs="Times New Roman"/>
          <w:sz w:val="22"/>
          <w:szCs w:val="22"/>
          <w:vertAlign w:val="subscript"/>
          <w:lang w:val="en"/>
        </w:rPr>
        <w:t>y</w:t>
      </w:r>
      <w:r>
        <w:rPr>
          <w:rFonts w:ascii="Times New Roman" w:hAnsi="Cambria Math" w:cs="Times New Roman"/>
          <w:sz w:val="22"/>
          <w:szCs w:val="22"/>
          <w:lang w:val="en"/>
        </w:rPr>
        <w:t>)</w:t>
      </w:r>
      <w:ins w:id="369" w:author="Herr, Nora (059)" w:date="2019-11-25T15:54:00Z">
        <w:r w:rsidR="006544E2">
          <w:rPr>
            <w:rFonts w:ascii="Times New Roman" w:hAnsi="Cambria Math" w:cs="Times New Roman"/>
            <w:sz w:val="22"/>
            <w:szCs w:val="22"/>
            <w:lang w:val="en"/>
          </w:rPr>
          <w:t>,</w:t>
        </w:r>
      </w:ins>
      <w:r>
        <w:rPr>
          <w:rFonts w:ascii="Times New Roman" w:hAnsi="Cambria Math" w:cs="Times New Roman"/>
          <w:sz w:val="22"/>
          <w:szCs w:val="22"/>
          <w:lang w:val="en"/>
        </w:rPr>
        <w:t xml:space="preserve"> </w:t>
      </w:r>
      <w:del w:id="370" w:author="Herr, Nora (059)" w:date="2019-11-25T15:55:00Z">
        <w:r w:rsidDel="006544E2">
          <w:rPr>
            <w:rFonts w:ascii="Times New Roman" w:hAnsi="Cambria Math" w:cs="Times New Roman"/>
            <w:sz w:val="22"/>
            <w:szCs w:val="22"/>
            <w:lang w:val="en"/>
          </w:rPr>
          <w:delText>two</w:delText>
        </w:r>
        <w:r w:rsidDel="006544E2">
          <w:rPr>
            <w:rFonts w:ascii="Times New Roman" w:hAnsi="Cambria Math" w:cs="Times New Roman"/>
            <w:b/>
            <w:bCs/>
            <w:sz w:val="22"/>
            <w:szCs w:val="22"/>
            <w:lang w:val="en"/>
          </w:rPr>
          <w:delText xml:space="preserve"> K</w:delText>
        </w:r>
        <w:r w:rsidDel="006544E2">
          <w:rPr>
            <w:rFonts w:ascii="Times New Roman" w:hAnsi="Cambria Math" w:cs="Times New Roman"/>
            <w:sz w:val="22"/>
            <w:szCs w:val="22"/>
            <w:lang w:val="en"/>
          </w:rPr>
          <w:delText xml:space="preserve"> are produced,</w:delText>
        </w:r>
      </w:del>
      <w:r>
        <w:rPr>
          <w:rFonts w:ascii="Times New Roman" w:hAnsi="Cambria Math" w:cs="Times New Roman"/>
          <w:sz w:val="22"/>
          <w:szCs w:val="22"/>
          <w:lang w:val="en"/>
        </w:rPr>
        <w:t xml:space="preserve"> equal in magnitude but opposing in sign (when accounting for the commutative property), then </w:t>
      </w:r>
      <w:r>
        <w:rPr>
          <w:rFonts w:ascii="Times New Roman" w:hAnsi="Cambria Math" w:cs="Times New Roman"/>
          <w:b/>
          <w:bCs/>
          <w:sz w:val="22"/>
          <w:szCs w:val="22"/>
          <w:lang w:val="en"/>
        </w:rPr>
        <w:t>K</w:t>
      </w:r>
      <w:r>
        <w:rPr>
          <w:rFonts w:ascii="Times New Roman" w:hAnsi="Cambria Math" w:cs="Times New Roman"/>
          <w:b/>
          <w:bCs/>
          <w:sz w:val="22"/>
          <w:szCs w:val="22"/>
          <w:vertAlign w:val="subscript"/>
          <w:lang w:val="en"/>
        </w:rPr>
        <w:t>s</w:t>
      </w:r>
      <w:r>
        <w:rPr>
          <w:rFonts w:ascii="Times New Roman" w:hAnsi="Cambria Math" w:cs="Times New Roman"/>
          <w:sz w:val="22"/>
          <w:szCs w:val="22"/>
          <w:lang w:val="en"/>
        </w:rPr>
        <w:t xml:space="preserve"> should have the largest magnitude in this space</w:t>
      </w:r>
      <w:ins w:id="371" w:author="Herr, Nora (059)" w:date="2019-11-25T15:55:00Z">
        <w:r w:rsidR="006544E2">
          <w:rPr>
            <w:rFonts w:ascii="Times New Roman" w:hAnsi="Cambria Math" w:cs="Times New Roman"/>
            <w:sz w:val="22"/>
            <w:szCs w:val="22"/>
            <w:lang w:val="en"/>
          </w:rPr>
          <w:t>:</w:t>
        </w:r>
      </w:ins>
      <w:del w:id="372" w:author="Herr, Nora (059)" w:date="2019-11-25T15:55:00Z">
        <w:r w:rsidDel="006544E2">
          <w:rPr>
            <w:rFonts w:ascii="Times New Roman" w:hAnsi="Cambria Math" w:cs="Times New Roman"/>
            <w:sz w:val="22"/>
            <w:szCs w:val="22"/>
            <w:lang w:val="en"/>
          </w:rPr>
          <w:delText>.</w:delText>
        </w:r>
      </w:del>
      <w:r>
        <w:rPr>
          <w:rFonts w:ascii="Times New Roman" w:hAnsi="Cambria Math" w:cs="Times New Roman"/>
          <w:sz w:val="22"/>
          <w:szCs w:val="22"/>
          <w:lang w:val="en"/>
        </w:rPr>
        <w:t xml:space="preserve"> </w:t>
      </w:r>
      <w:r>
        <w:rPr>
          <w:rFonts w:ascii="Times New Roman" w:hAnsi="Cambria Math" w:cs="Times New Roman"/>
          <w:b/>
          <w:bCs/>
          <w:sz w:val="22"/>
          <w:szCs w:val="22"/>
          <w:lang w:val="en"/>
        </w:rPr>
        <w:t xml:space="preserve">560 ~ 680 + </w:t>
      </w:r>
      <w:proofErr w:type="gramStart"/>
      <w:r>
        <w:rPr>
          <w:rFonts w:ascii="Times New Roman" w:hAnsi="Cambria Math" w:cs="Times New Roman"/>
          <w:b/>
          <w:bCs/>
          <w:sz w:val="22"/>
          <w:szCs w:val="22"/>
          <w:lang w:val="en"/>
        </w:rPr>
        <w:t>750 !</w:t>
      </w:r>
      <w:proofErr w:type="gramEnd"/>
      <w:r>
        <w:rPr>
          <w:rFonts w:ascii="Times New Roman" w:hAnsi="Cambria Math" w:cs="Times New Roman"/>
          <w:b/>
          <w:bCs/>
          <w:sz w:val="22"/>
          <w:szCs w:val="22"/>
          <w:lang w:val="en"/>
        </w:rPr>
        <w:t>= 750 ~ 680 + 560</w:t>
      </w:r>
      <w:ins w:id="373" w:author="Herr, Nora (059)" w:date="2019-11-25T15:55:00Z">
        <w:r w:rsidR="006544E2">
          <w:rPr>
            <w:rFonts w:ascii="Times New Roman" w:hAnsi="Cambria Math" w:cs="Times New Roman"/>
            <w:b/>
            <w:bCs/>
            <w:sz w:val="22"/>
            <w:szCs w:val="22"/>
            <w:lang w:val="en"/>
          </w:rPr>
          <w:t>.</w:t>
        </w:r>
      </w:ins>
    </w:p>
    <w:p w14:paraId="2FC39BBB"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15473FF7" w14:textId="77777777">
        <w:tc>
          <w:tcPr>
            <w:tcW w:w="8522" w:type="dxa"/>
          </w:tcPr>
          <w:p w14:paraId="7E3A1512" w14:textId="77777777" w:rsidR="00C332A5" w:rsidRDefault="001271F9">
            <w:pPr>
              <w:widowControl/>
              <w:spacing w:line="360" w:lineRule="auto"/>
              <w:rPr>
                <w:rFonts w:ascii="Times New Roman" w:hAnsi="Cambria Math" w:cs="Times New Roman" w:hint="eastAsia"/>
                <w:sz w:val="22"/>
                <w:szCs w:val="22"/>
                <w:lang w:val="en"/>
              </w:rPr>
            </w:pPr>
            <w:r>
              <w:rPr>
                <w:noProof/>
                <w:sz w:val="22"/>
                <w:lang w:val="de-DE" w:eastAsia="de-DE"/>
              </w:rPr>
              <mc:AlternateContent>
                <mc:Choice Requires="wps">
                  <w:drawing>
                    <wp:anchor distT="0" distB="0" distL="114300" distR="114300" simplePos="0" relativeHeight="251675648" behindDoc="0" locked="0" layoutInCell="1" allowOverlap="1" wp14:anchorId="0CC20E23" wp14:editId="0BA4FD54">
                      <wp:simplePos x="0" y="0"/>
                      <wp:positionH relativeFrom="column">
                        <wp:posOffset>3454400</wp:posOffset>
                      </wp:positionH>
                      <wp:positionV relativeFrom="paragraph">
                        <wp:posOffset>965835</wp:posOffset>
                      </wp:positionV>
                      <wp:extent cx="1205230" cy="25209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205230" cy="252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7CD593" w14:textId="77777777" w:rsidR="009066DD" w:rsidRDefault="009066DD">
                                  <w:pPr>
                                    <w:rPr>
                                      <w:sz w:val="16"/>
                                      <w:szCs w:val="16"/>
                                      <w:vertAlign w:val="subscript"/>
                                      <w:lang w:val="en"/>
                                    </w:rPr>
                                  </w:pPr>
                                  <w:r>
                                    <w:rPr>
                                      <w:sz w:val="16"/>
                                      <w:szCs w:val="16"/>
                                      <w:lang w:val="en"/>
                                    </w:rPr>
                                    <w:t>A</w:t>
                                  </w:r>
                                  <w:r>
                                    <w:rPr>
                                      <w:sz w:val="16"/>
                                      <w:szCs w:val="16"/>
                                      <w:vertAlign w:val="subscript"/>
                                      <w:lang w:val="en"/>
                                    </w:rPr>
                                    <w:t>560</w:t>
                                  </w:r>
                                  <w:r>
                                    <w:rPr>
                                      <w:sz w:val="16"/>
                                      <w:szCs w:val="16"/>
                                      <w:lang w:val="en"/>
                                    </w:rPr>
                                    <w:t xml:space="preserve"> ~ A</w:t>
                                  </w:r>
                                  <w:r>
                                    <w:rPr>
                                      <w:sz w:val="16"/>
                                      <w:szCs w:val="16"/>
                                      <w:vertAlign w:val="subscript"/>
                                      <w:lang w:val="en"/>
                                    </w:rPr>
                                    <w:t>680</w:t>
                                  </w:r>
                                  <w:r>
                                    <w:rPr>
                                      <w:sz w:val="16"/>
                                      <w:szCs w:val="16"/>
                                      <w:lang w:val="en"/>
                                    </w:rPr>
                                    <w:t xml:space="preserve"> + A</w:t>
                                  </w:r>
                                  <w:r>
                                    <w:rPr>
                                      <w:sz w:val="16"/>
                                      <w:szCs w:val="16"/>
                                      <w:vertAlign w:val="subscript"/>
                                      <w:lang w:val="en"/>
                                    </w:rPr>
                                    <w:t>750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C20E23" id="_x0000_t202" coordsize="21600,21600" o:spt="202" path="m,l,21600r21600,l21600,xe">
                      <v:stroke joinstyle="miter"/>
                      <v:path gradientshapeok="t" o:connecttype="rect"/>
                    </v:shapetype>
                    <v:shape id="Text Box 24" o:spid="_x0000_s1026" type="#_x0000_t202" style="position:absolute;left:0;text-align:left;margin-left:272pt;margin-top:76.05pt;width:94.9pt;height:19.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" filled="f" stroked="f" strokeweight=".5pt">
                      <v:textbox>
                        <w:txbxContent>
                          <w:p w14:paraId="5D7CD593" w14:textId="77777777" w:rsidR="009066DD" w:rsidRDefault="009066DD">
                            <w:pPr>
                              <w:rPr>
                                <w:sz w:val="16"/>
                                <w:szCs w:val="16"/>
                                <w:vertAlign w:val="subscript"/>
                                <w:lang w:val="en"/>
                              </w:rPr>
                            </w:pPr>
                            <w:r>
                              <w:rPr>
                                <w:sz w:val="16"/>
                                <w:szCs w:val="16"/>
                                <w:lang w:val="en"/>
                              </w:rPr>
                              <w:t>A</w:t>
                            </w:r>
                            <w:r>
                              <w:rPr>
                                <w:sz w:val="16"/>
                                <w:szCs w:val="16"/>
                                <w:vertAlign w:val="subscript"/>
                                <w:lang w:val="en"/>
                              </w:rPr>
                              <w:t>560</w:t>
                            </w:r>
                            <w:r>
                              <w:rPr>
                                <w:sz w:val="16"/>
                                <w:szCs w:val="16"/>
                                <w:lang w:val="en"/>
                              </w:rPr>
                              <w:t xml:space="preserve"> ~ A</w:t>
                            </w:r>
                            <w:r>
                              <w:rPr>
                                <w:sz w:val="16"/>
                                <w:szCs w:val="16"/>
                                <w:vertAlign w:val="subscript"/>
                                <w:lang w:val="en"/>
                              </w:rPr>
                              <w:t>680</w:t>
                            </w:r>
                            <w:r>
                              <w:rPr>
                                <w:sz w:val="16"/>
                                <w:szCs w:val="16"/>
                                <w:lang w:val="en"/>
                              </w:rPr>
                              <w:t xml:space="preserve"> + A</w:t>
                            </w:r>
                            <w:r>
                              <w:rPr>
                                <w:sz w:val="16"/>
                                <w:szCs w:val="16"/>
                                <w:vertAlign w:val="subscript"/>
                                <w:lang w:val="en"/>
                              </w:rPr>
                              <w:t>750</w:t>
                            </w:r>
                          </w:p>
                        </w:txbxContent>
                      </v:textbox>
                    </v:shape>
                  </w:pict>
                </mc:Fallback>
              </mc:AlternateContent>
            </w:r>
            <w:r>
              <w:rPr>
                <w:noProof/>
                <w:sz w:val="22"/>
                <w:lang w:val="de-DE" w:eastAsia="de-DE"/>
              </w:rPr>
              <mc:AlternateContent>
                <mc:Choice Requires="wps">
                  <w:drawing>
                    <wp:anchor distT="0" distB="0" distL="114300" distR="114300" simplePos="0" relativeHeight="251668480" behindDoc="0" locked="0" layoutInCell="1" allowOverlap="1" wp14:anchorId="53974439" wp14:editId="6D212E33">
                      <wp:simplePos x="0" y="0"/>
                      <wp:positionH relativeFrom="column">
                        <wp:posOffset>3227705</wp:posOffset>
                      </wp:positionH>
                      <wp:positionV relativeFrom="paragraph">
                        <wp:posOffset>342900</wp:posOffset>
                      </wp:positionV>
                      <wp:extent cx="1205230" cy="25209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05230" cy="252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0D0EF5" w14:textId="77777777" w:rsidR="009066DD" w:rsidRDefault="009066DD">
                                  <w:pPr>
                                    <w:rPr>
                                      <w:sz w:val="16"/>
                                      <w:szCs w:val="16"/>
                                      <w:vertAlign w:val="subscript"/>
                                      <w:lang w:val="en"/>
                                    </w:rPr>
                                  </w:pPr>
                                  <w:r>
                                    <w:rPr>
                                      <w:sz w:val="16"/>
                                      <w:szCs w:val="16"/>
                                      <w:lang w:val="en"/>
                                    </w:rPr>
                                    <w:t>A</w:t>
                                  </w:r>
                                  <w:r>
                                    <w:rPr>
                                      <w:sz w:val="16"/>
                                      <w:szCs w:val="16"/>
                                      <w:vertAlign w:val="subscript"/>
                                      <w:lang w:val="en"/>
                                    </w:rPr>
                                    <w:t>750</w:t>
                                  </w:r>
                                  <w:r>
                                    <w:rPr>
                                      <w:sz w:val="16"/>
                                      <w:szCs w:val="16"/>
                                      <w:lang w:val="en"/>
                                    </w:rPr>
                                    <w:t xml:space="preserve"> ~ A</w:t>
                                  </w:r>
                                  <w:r>
                                    <w:rPr>
                                      <w:sz w:val="16"/>
                                      <w:szCs w:val="16"/>
                                      <w:vertAlign w:val="subscript"/>
                                      <w:lang w:val="en"/>
                                    </w:rPr>
                                    <w:t>680</w:t>
                                  </w:r>
                                  <w:r>
                                    <w:rPr>
                                      <w:sz w:val="16"/>
                                      <w:szCs w:val="16"/>
                                      <w:lang w:val="en"/>
                                    </w:rPr>
                                    <w:t xml:space="preserve"> + A</w:t>
                                  </w:r>
                                  <w:r>
                                    <w:rPr>
                                      <w:sz w:val="16"/>
                                      <w:szCs w:val="16"/>
                                      <w:vertAlign w:val="subscript"/>
                                      <w:lang w:val="en"/>
                                    </w:rPr>
                                    <w:t>540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974439" id="Text Box 23" o:spid="_x0000_s1027" type="#_x0000_t202" style="position:absolute;left:0;text-align:left;margin-left:254.15pt;margin-top:27pt;width:94.9pt;height:19.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" filled="f" stroked="f" strokeweight=".5pt">
                      <v:textbox>
                        <w:txbxContent>
                          <w:p w14:paraId="200D0EF5" w14:textId="77777777" w:rsidR="009066DD" w:rsidRDefault="009066DD">
                            <w:pPr>
                              <w:rPr>
                                <w:sz w:val="16"/>
                                <w:szCs w:val="16"/>
                                <w:vertAlign w:val="subscript"/>
                                <w:lang w:val="en"/>
                              </w:rPr>
                            </w:pPr>
                            <w:r>
                              <w:rPr>
                                <w:sz w:val="16"/>
                                <w:szCs w:val="16"/>
                                <w:lang w:val="en"/>
                              </w:rPr>
                              <w:t>A</w:t>
                            </w:r>
                            <w:r>
                              <w:rPr>
                                <w:sz w:val="16"/>
                                <w:szCs w:val="16"/>
                                <w:vertAlign w:val="subscript"/>
                                <w:lang w:val="en"/>
                              </w:rPr>
                              <w:t>750</w:t>
                            </w:r>
                            <w:r>
                              <w:rPr>
                                <w:sz w:val="16"/>
                                <w:szCs w:val="16"/>
                                <w:lang w:val="en"/>
                              </w:rPr>
                              <w:t xml:space="preserve"> ~ A</w:t>
                            </w:r>
                            <w:r>
                              <w:rPr>
                                <w:sz w:val="16"/>
                                <w:szCs w:val="16"/>
                                <w:vertAlign w:val="subscript"/>
                                <w:lang w:val="en"/>
                              </w:rPr>
                              <w:t>680</w:t>
                            </w:r>
                            <w:r>
                              <w:rPr>
                                <w:sz w:val="16"/>
                                <w:szCs w:val="16"/>
                                <w:lang w:val="en"/>
                              </w:rPr>
                              <w:t xml:space="preserve"> + A</w:t>
                            </w:r>
                            <w:r>
                              <w:rPr>
                                <w:sz w:val="16"/>
                                <w:szCs w:val="16"/>
                                <w:vertAlign w:val="subscript"/>
                                <w:lang w:val="en"/>
                              </w:rPr>
                              <w:t>540</w:t>
                            </w:r>
                          </w:p>
                        </w:txbxContent>
                      </v:textbox>
                    </v:shape>
                  </w:pict>
                </mc:Fallback>
              </mc:AlternateContent>
            </w:r>
            <w:r>
              <w:rPr>
                <w:noProof/>
                <w:sz w:val="22"/>
                <w:lang w:val="de-DE" w:eastAsia="de-DE"/>
              </w:rPr>
              <mc:AlternateContent>
                <mc:Choice Requires="wps">
                  <w:drawing>
                    <wp:anchor distT="0" distB="0" distL="114300" distR="114300" simplePos="0" relativeHeight="251679744" behindDoc="0" locked="0" layoutInCell="1" allowOverlap="1" wp14:anchorId="2CF63F28" wp14:editId="7DE1B945">
                      <wp:simplePos x="0" y="0"/>
                      <wp:positionH relativeFrom="column">
                        <wp:posOffset>992505</wp:posOffset>
                      </wp:positionH>
                      <wp:positionV relativeFrom="paragraph">
                        <wp:posOffset>2621915</wp:posOffset>
                      </wp:positionV>
                      <wp:extent cx="1205230" cy="25209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205230" cy="252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3C822B" w14:textId="77777777" w:rsidR="009066DD" w:rsidRDefault="009066DD">
                                  <w:pPr>
                                    <w:rPr>
                                      <w:sz w:val="16"/>
                                      <w:szCs w:val="16"/>
                                      <w:vertAlign w:val="subscript"/>
                                      <w:lang w:val="en"/>
                                    </w:rPr>
                                  </w:pPr>
                                  <w:r>
                                    <w:rPr>
                                      <w:sz w:val="16"/>
                                      <w:szCs w:val="16"/>
                                      <w:lang w:val="en"/>
                                    </w:rPr>
                                    <w:t>A</w:t>
                                  </w:r>
                                  <w:r>
                                    <w:rPr>
                                      <w:sz w:val="16"/>
                                      <w:szCs w:val="16"/>
                                      <w:vertAlign w:val="subscript"/>
                                      <w:lang w:val="en"/>
                                    </w:rPr>
                                    <w:t>750</w:t>
                                  </w:r>
                                  <w:r>
                                    <w:rPr>
                                      <w:sz w:val="16"/>
                                      <w:szCs w:val="16"/>
                                      <w:lang w:val="en"/>
                                    </w:rPr>
                                    <w:t xml:space="preserve"> ~ A</w:t>
                                  </w:r>
                                  <w:r>
                                    <w:rPr>
                                      <w:sz w:val="16"/>
                                      <w:szCs w:val="16"/>
                                      <w:vertAlign w:val="subscript"/>
                                      <w:lang w:val="en"/>
                                    </w:rPr>
                                    <w:t>540</w:t>
                                  </w:r>
                                  <w:r>
                                    <w:rPr>
                                      <w:sz w:val="16"/>
                                      <w:szCs w:val="16"/>
                                      <w:lang w:val="en"/>
                                    </w:rPr>
                                    <w:t xml:space="preserve"> + A</w:t>
                                  </w:r>
                                  <w:r>
                                    <w:rPr>
                                      <w:sz w:val="16"/>
                                      <w:szCs w:val="16"/>
                                      <w:vertAlign w:val="subscript"/>
                                      <w:lang w:val="en"/>
                                    </w:rPr>
                                    <w:t>680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CF63F28" id="Text Box 25" o:spid="_x0000_s1028" type="#_x0000_t202" style="position:absolute;left:0;text-align:left;margin-left:78.15pt;margin-top:206.45pt;width:94.9pt;height:19.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" filled="f" stroked="f" strokeweight=".5pt">
                      <v:textbox>
                        <w:txbxContent>
                          <w:p w14:paraId="113C822B" w14:textId="77777777" w:rsidR="009066DD" w:rsidRDefault="009066DD">
                            <w:pPr>
                              <w:rPr>
                                <w:sz w:val="16"/>
                                <w:szCs w:val="16"/>
                                <w:vertAlign w:val="subscript"/>
                                <w:lang w:val="en"/>
                              </w:rPr>
                            </w:pPr>
                            <w:r>
                              <w:rPr>
                                <w:sz w:val="16"/>
                                <w:szCs w:val="16"/>
                                <w:lang w:val="en"/>
                              </w:rPr>
                              <w:t>A</w:t>
                            </w:r>
                            <w:r>
                              <w:rPr>
                                <w:sz w:val="16"/>
                                <w:szCs w:val="16"/>
                                <w:vertAlign w:val="subscript"/>
                                <w:lang w:val="en"/>
                              </w:rPr>
                              <w:t>750</w:t>
                            </w:r>
                            <w:r>
                              <w:rPr>
                                <w:sz w:val="16"/>
                                <w:szCs w:val="16"/>
                                <w:lang w:val="en"/>
                              </w:rPr>
                              <w:t xml:space="preserve"> ~ A</w:t>
                            </w:r>
                            <w:r>
                              <w:rPr>
                                <w:sz w:val="16"/>
                                <w:szCs w:val="16"/>
                                <w:vertAlign w:val="subscript"/>
                                <w:lang w:val="en"/>
                              </w:rPr>
                              <w:t>540</w:t>
                            </w:r>
                            <w:r>
                              <w:rPr>
                                <w:sz w:val="16"/>
                                <w:szCs w:val="16"/>
                                <w:lang w:val="en"/>
                              </w:rPr>
                              <w:t xml:space="preserve"> + A</w:t>
                            </w:r>
                            <w:r>
                              <w:rPr>
                                <w:sz w:val="16"/>
                                <w:szCs w:val="16"/>
                                <w:vertAlign w:val="subscript"/>
                                <w:lang w:val="en"/>
                              </w:rPr>
                              <w:t>680</w:t>
                            </w:r>
                          </w:p>
                        </w:txbxContent>
                      </v:textbox>
                    </v:shape>
                  </w:pict>
                </mc:Fallback>
              </mc:AlternateContent>
            </w:r>
            <w:r>
              <w:rPr>
                <w:rFonts w:ascii="Times New Roman" w:hAnsi="Cambria Math" w:cs="Times New Roman"/>
                <w:noProof/>
                <w:sz w:val="22"/>
                <w:szCs w:val="22"/>
                <w:lang w:val="de-DE" w:eastAsia="de-DE"/>
              </w:rPr>
              <w:drawing>
                <wp:inline distT="0" distB="0" distL="114300" distR="114300" wp14:anchorId="578D80CE" wp14:editId="6A9338AC">
                  <wp:extent cx="5271135" cy="3054350"/>
                  <wp:effectExtent l="0" t="0" r="9525" b="5080"/>
                  <wp:docPr id="22" name="Picture 22" desc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space"/>
                          <pic:cNvPicPr>
                            <a:picLocks noChangeAspect="1"/>
                          </pic:cNvPicPr>
                        </pic:nvPicPr>
                        <pic:blipFill>
                          <a:blip r:embed="rId18"/>
                          <a:stretch>
                            <a:fillRect/>
                          </a:stretch>
                        </pic:blipFill>
                        <pic:spPr>
                          <a:xfrm>
                            <a:off x="0" y="0"/>
                            <a:ext cx="5271135" cy="3054350"/>
                          </a:xfrm>
                          <a:prstGeom prst="rect">
                            <a:avLst/>
                          </a:prstGeom>
                        </pic:spPr>
                      </pic:pic>
                    </a:graphicData>
                  </a:graphic>
                </wp:inline>
              </w:drawing>
            </w:r>
          </w:p>
        </w:tc>
      </w:tr>
      <w:tr w:rsidR="00C332A5" w14:paraId="2BD03FCA" w14:textId="77777777">
        <w:tc>
          <w:tcPr>
            <w:tcW w:w="8522" w:type="dxa"/>
          </w:tcPr>
          <w:p w14:paraId="696D93E9" w14:textId="77777777" w:rsidR="00C332A5" w:rsidRDefault="001271F9">
            <w:pPr>
              <w:widowControl/>
              <w:spacing w:line="360" w:lineRule="auto"/>
              <w:rPr>
                <w:sz w:val="22"/>
                <w:lang w:val="en"/>
              </w:rPr>
            </w:pPr>
            <w:commentRangeStart w:id="374"/>
            <w:proofErr w:type="spellStart"/>
            <w:r>
              <w:rPr>
                <w:sz w:val="22"/>
                <w:lang w:val="en"/>
              </w:rPr>
              <w:t>kspace</w:t>
            </w:r>
            <w:commentRangeEnd w:id="374"/>
            <w:proofErr w:type="spellEnd"/>
            <w:r w:rsidR="006544E2">
              <w:rPr>
                <w:rStyle w:val="Kommentarzeichen"/>
              </w:rPr>
              <w:commentReference w:id="374"/>
            </w:r>
          </w:p>
        </w:tc>
      </w:tr>
    </w:tbl>
    <w:p w14:paraId="6F2C02AB" w14:textId="77777777" w:rsidR="00C332A5" w:rsidRDefault="00C332A5">
      <w:pPr>
        <w:spacing w:line="360" w:lineRule="auto"/>
        <w:jc w:val="both"/>
        <w:rPr>
          <w:rFonts w:ascii="Times New Roman" w:hAnsi="Cambria Math" w:cs="Times New Roman" w:hint="eastAsia"/>
          <w:sz w:val="22"/>
          <w:szCs w:val="22"/>
          <w:lang w:val="en"/>
        </w:rPr>
      </w:pPr>
    </w:p>
    <w:p w14:paraId="066F559B" w14:textId="77777777" w:rsidR="00C332A5" w:rsidRDefault="00C332A5">
      <w:pPr>
        <w:spacing w:line="360" w:lineRule="auto"/>
        <w:jc w:val="both"/>
        <w:rPr>
          <w:rFonts w:ascii="Times New Roman" w:hAnsi="Cambria Math" w:cs="Times New Roman" w:hint="eastAsia"/>
          <w:sz w:val="22"/>
          <w:szCs w:val="22"/>
          <w:lang w:val="en"/>
        </w:rPr>
      </w:pPr>
    </w:p>
    <w:p w14:paraId="7833DBF8" w14:textId="3B06B67F" w:rsidR="00C332A5" w:rsidRDefault="006544E2">
      <w:pPr>
        <w:spacing w:line="360" w:lineRule="auto"/>
        <w:jc w:val="both"/>
        <w:rPr>
          <w:rFonts w:ascii="Times New Roman" w:hAnsi="Cambria Math" w:cs="Times New Roman" w:hint="eastAsia"/>
          <w:b/>
          <w:bCs/>
          <w:sz w:val="22"/>
          <w:szCs w:val="22"/>
          <w:lang w:val="en"/>
        </w:rPr>
      </w:pPr>
      <w:ins w:id="375" w:author="Herr, Nora (059)" w:date="2019-11-25T15:56:00Z">
        <w:r>
          <w:rPr>
            <w:rFonts w:ascii="Times New Roman" w:hAnsi="Cambria Math" w:cs="Times New Roman"/>
            <w:sz w:val="22"/>
            <w:szCs w:val="22"/>
            <w:lang w:val="en"/>
          </w:rPr>
          <w:t>In order t</w:t>
        </w:r>
      </w:ins>
      <w:del w:id="376" w:author="Herr, Nora (059)" w:date="2019-11-25T15:56:00Z">
        <w:r w:rsidR="001271F9" w:rsidDel="006544E2">
          <w:rPr>
            <w:rFonts w:ascii="Times New Roman" w:hAnsi="Cambria Math" w:cs="Times New Roman"/>
            <w:sz w:val="22"/>
            <w:szCs w:val="22"/>
            <w:lang w:val="en"/>
          </w:rPr>
          <w:delText>T</w:delText>
        </w:r>
      </w:del>
      <w:r w:rsidR="001271F9">
        <w:rPr>
          <w:rFonts w:ascii="Times New Roman" w:hAnsi="Cambria Math" w:cs="Times New Roman"/>
          <w:sz w:val="22"/>
          <w:szCs w:val="22"/>
          <w:lang w:val="en"/>
        </w:rPr>
        <w:t xml:space="preserve">o search this space visually by constructing a plot like </w:t>
      </w:r>
      <w:proofErr w:type="spellStart"/>
      <w:r w:rsidR="001271F9">
        <w:rPr>
          <w:rFonts w:ascii="Times New Roman" w:hAnsi="Cambria Math" w:cs="Times New Roman"/>
          <w:b/>
          <w:bCs/>
          <w:sz w:val="22"/>
          <w:szCs w:val="22"/>
          <w:lang w:val="en"/>
        </w:rPr>
        <w:t>FigurePredFractions</w:t>
      </w:r>
      <w:proofErr w:type="spellEnd"/>
      <w:r w:rsidR="001271F9">
        <w:rPr>
          <w:rFonts w:ascii="Times New Roman" w:hAnsi="Cambria Math" w:cs="Times New Roman"/>
          <w:b/>
          <w:bCs/>
          <w:sz w:val="22"/>
          <w:szCs w:val="22"/>
          <w:lang w:val="en"/>
        </w:rPr>
        <w:t xml:space="preserve"> </w:t>
      </w:r>
      <w:r w:rsidR="001271F9">
        <w:rPr>
          <w:rFonts w:ascii="Times New Roman" w:hAnsi="Cambria Math" w:cs="Times New Roman"/>
          <w:sz w:val="22"/>
          <w:szCs w:val="22"/>
          <w:lang w:val="en"/>
        </w:rPr>
        <w:t xml:space="preserve">is unwise as the SC data contains 26 different measured wavelengths and </w:t>
      </w:r>
      <w:del w:id="377" w:author="Herr, Nora (059)" w:date="2019-11-25T15:56:00Z">
        <w:r w:rsidR="001271F9" w:rsidDel="006544E2">
          <w:rPr>
            <w:rFonts w:ascii="Times New Roman" w:hAnsi="Cambria Math" w:cs="Times New Roman"/>
            <w:sz w:val="22"/>
            <w:szCs w:val="22"/>
            <w:lang w:val="en"/>
          </w:rPr>
          <w:delText xml:space="preserve">3 </w:delText>
        </w:r>
      </w:del>
      <w:ins w:id="378" w:author="Herr, Nora (059)" w:date="2019-11-25T15:56:00Z">
        <w:r>
          <w:rPr>
            <w:rFonts w:ascii="Times New Roman" w:hAnsi="Cambria Math" w:cs="Times New Roman"/>
            <w:sz w:val="22"/>
            <w:szCs w:val="22"/>
            <w:lang w:val="en"/>
          </w:rPr>
          <w:t xml:space="preserve">three </w:t>
        </w:r>
      </w:ins>
      <w:r w:rsidR="001271F9">
        <w:rPr>
          <w:rFonts w:ascii="Times New Roman" w:hAnsi="Cambria Math" w:cs="Times New Roman"/>
          <w:sz w:val="22"/>
          <w:szCs w:val="22"/>
          <w:lang w:val="en"/>
        </w:rPr>
        <w:t>of them are required to extract the four coefficients needed to create the predictive models. This results in exactly 15600 permutations, half of which are completely different models</w:t>
      </w:r>
      <w:del w:id="379" w:author="Herr, Nora (059)" w:date="2019-11-25T15:56:00Z">
        <w:r w:rsidR="001271F9" w:rsidDel="006544E2">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each yielding slightly different result</w:t>
      </w:r>
      <w:ins w:id="380" w:author="Herr, Nora (059)" w:date="2019-11-25T15:56:00Z">
        <w:r>
          <w:rPr>
            <w:rFonts w:ascii="Times New Roman" w:hAnsi="Cambria Math" w:cs="Times New Roman"/>
            <w:sz w:val="22"/>
            <w:szCs w:val="22"/>
            <w:lang w:val="en"/>
          </w:rPr>
          <w:t>s</w:t>
        </w:r>
      </w:ins>
      <w:r w:rsidR="001271F9">
        <w:rPr>
          <w:rFonts w:ascii="Times New Roman" w:hAnsi="Cambria Math" w:cs="Times New Roman"/>
          <w:sz w:val="22"/>
          <w:szCs w:val="22"/>
          <w:lang w:val="en"/>
        </w:rPr>
        <w:t xml:space="preserve"> than a neighboring model. Thus</w:t>
      </w:r>
      <w:ins w:id="381" w:author="Herr, Nora (059)" w:date="2019-11-25T15:56:00Z">
        <w:r>
          <w:rPr>
            <w:rFonts w:ascii="Times New Roman" w:hAnsi="Cambria Math" w:cs="Times New Roman"/>
            <w:sz w:val="22"/>
            <w:szCs w:val="22"/>
            <w:lang w:val="en"/>
          </w:rPr>
          <w:t>,</w:t>
        </w:r>
      </w:ins>
      <w:r w:rsidR="001271F9">
        <w:rPr>
          <w:rFonts w:ascii="Times New Roman" w:hAnsi="Cambria Math" w:cs="Times New Roman"/>
          <w:sz w:val="22"/>
          <w:szCs w:val="22"/>
          <w:lang w:val="en"/>
        </w:rPr>
        <w:t xml:space="preserve"> a brute force approach </w:t>
      </w:r>
      <w:proofErr w:type="gramStart"/>
      <w:r w:rsidR="001271F9">
        <w:rPr>
          <w:rFonts w:ascii="Times New Roman" w:hAnsi="Cambria Math" w:cs="Times New Roman"/>
          <w:sz w:val="22"/>
          <w:szCs w:val="22"/>
          <w:lang w:val="en"/>
        </w:rPr>
        <w:t>was used</w:t>
      </w:r>
      <w:proofErr w:type="gramEnd"/>
      <w:r w:rsidR="001271F9">
        <w:rPr>
          <w:rFonts w:ascii="Times New Roman" w:hAnsi="Cambria Math" w:cs="Times New Roman"/>
          <w:sz w:val="22"/>
          <w:szCs w:val="22"/>
          <w:lang w:val="en"/>
        </w:rPr>
        <w:t xml:space="preserve"> to extract the </w:t>
      </w:r>
      <w:ins w:id="382" w:author="Herr, Nora (059)" w:date="2019-11-25T15:56:00Z">
        <w:r>
          <w:rPr>
            <w:rFonts w:ascii="Times New Roman" w:hAnsi="Cambria Math" w:cs="Times New Roman"/>
            <w:sz w:val="22"/>
            <w:szCs w:val="22"/>
            <w:lang w:val="en"/>
          </w:rPr>
          <w:t>four</w:t>
        </w:r>
      </w:ins>
      <w:del w:id="383" w:author="Herr, Nora (059)" w:date="2019-11-25T15:56:00Z">
        <w:r w:rsidR="001271F9" w:rsidDel="006544E2">
          <w:rPr>
            <w:rFonts w:ascii="Times New Roman" w:hAnsi="Cambria Math" w:cs="Times New Roman"/>
            <w:sz w:val="22"/>
            <w:szCs w:val="22"/>
            <w:lang w:val="en"/>
          </w:rPr>
          <w:delText>4</w:delText>
        </w:r>
      </w:del>
      <w:r w:rsidR="001271F9">
        <w:rPr>
          <w:rFonts w:ascii="Times New Roman" w:hAnsi="Cambria Math" w:cs="Times New Roman"/>
          <w:sz w:val="22"/>
          <w:szCs w:val="22"/>
          <w:lang w:val="en"/>
        </w:rPr>
        <w:t xml:space="preserve"> coefficients required to calculate </w:t>
      </w:r>
      <w:r w:rsidR="001271F9">
        <w:rPr>
          <w:rFonts w:ascii="Times New Roman" w:hAnsi="Cambria Math" w:cs="Times New Roman"/>
          <w:b/>
          <w:bCs/>
          <w:sz w:val="22"/>
          <w:szCs w:val="22"/>
          <w:lang w:val="en"/>
        </w:rPr>
        <w:t>K</w:t>
      </w:r>
      <w:r w:rsidR="001271F9">
        <w:rPr>
          <w:rFonts w:ascii="Times New Roman" w:hAnsi="Cambria Math" w:cs="Times New Roman"/>
          <w:sz w:val="22"/>
          <w:szCs w:val="22"/>
          <w:lang w:val="en"/>
        </w:rPr>
        <w:t xml:space="preserve">. The computation of this </w:t>
      </w:r>
      <w:r w:rsidR="001271F9">
        <w:rPr>
          <w:rFonts w:ascii="Times New Roman" w:hAnsi="Cambria Math" w:cs="Times New Roman"/>
          <w:b/>
          <w:bCs/>
          <w:sz w:val="22"/>
          <w:szCs w:val="22"/>
          <w:lang w:val="en"/>
        </w:rPr>
        <w:t xml:space="preserve">K-space (Figure </w:t>
      </w:r>
      <w:proofErr w:type="spellStart"/>
      <w:r w:rsidR="001271F9">
        <w:rPr>
          <w:rFonts w:ascii="Times New Roman" w:hAnsi="Cambria Math" w:cs="Times New Roman"/>
          <w:b/>
          <w:bCs/>
          <w:sz w:val="22"/>
          <w:szCs w:val="22"/>
          <w:lang w:val="en"/>
        </w:rPr>
        <w:t>KSpace</w:t>
      </w:r>
      <w:proofErr w:type="spellEnd"/>
      <w:r w:rsidR="001271F9">
        <w:rPr>
          <w:rFonts w:ascii="Times New Roman" w:hAnsi="Cambria Math" w:cs="Times New Roman"/>
          <w:b/>
          <w:bCs/>
          <w:sz w:val="22"/>
          <w:szCs w:val="22"/>
          <w:lang w:val="en"/>
        </w:rPr>
        <w:t xml:space="preserve">) </w:t>
      </w:r>
      <w:del w:id="384" w:author="Herr, Nora (059)" w:date="2019-11-25T15:57:00Z">
        <w:r w:rsidR="001271F9" w:rsidDel="006544E2">
          <w:rPr>
            <w:rFonts w:ascii="Times New Roman" w:hAnsi="Cambria Math" w:cs="Times New Roman"/>
            <w:sz w:val="22"/>
            <w:szCs w:val="22"/>
            <w:lang w:val="en"/>
          </w:rPr>
          <w:delText xml:space="preserve">took </w:delText>
        </w:r>
      </w:del>
      <w:proofErr w:type="gramStart"/>
      <w:ins w:id="385" w:author="Herr, Nora (059)" w:date="2019-11-25T15:57:00Z">
        <w:r>
          <w:rPr>
            <w:rFonts w:ascii="Times New Roman" w:hAnsi="Cambria Math" w:cs="Times New Roman"/>
            <w:sz w:val="22"/>
            <w:szCs w:val="22"/>
            <w:lang w:val="en"/>
          </w:rPr>
          <w:t>was done</w:t>
        </w:r>
        <w:proofErr w:type="gramEnd"/>
        <w:r>
          <w:rPr>
            <w:rFonts w:ascii="Times New Roman" w:hAnsi="Cambria Math" w:cs="Times New Roman"/>
            <w:sz w:val="22"/>
            <w:szCs w:val="22"/>
            <w:lang w:val="en"/>
          </w:rPr>
          <w:t xml:space="preserve"> in </w:t>
        </w:r>
      </w:ins>
      <w:r w:rsidR="001271F9">
        <w:rPr>
          <w:rFonts w:ascii="Times New Roman" w:hAnsi="Cambria Math" w:cs="Times New Roman"/>
          <w:sz w:val="22"/>
          <w:szCs w:val="22"/>
          <w:lang w:val="en"/>
        </w:rPr>
        <w:t>30 minutes on an Ubuntu 18.04.2 machine running on a</w:t>
      </w:r>
      <w:ins w:id="386" w:author="Herr, Nora (059)" w:date="2019-11-25T15:57:00Z">
        <w:r>
          <w:rPr>
            <w:rFonts w:ascii="Times New Roman" w:hAnsi="Cambria Math" w:cs="Times New Roman"/>
            <w:sz w:val="22"/>
            <w:szCs w:val="22"/>
            <w:lang w:val="en"/>
          </w:rPr>
          <w:t>n</w:t>
        </w:r>
      </w:ins>
      <w:r w:rsidR="001271F9">
        <w:rPr>
          <w:rFonts w:ascii="Times New Roman" w:hAnsi="Cambria Math" w:cs="Times New Roman"/>
          <w:sz w:val="22"/>
          <w:szCs w:val="22"/>
          <w:lang w:val="en"/>
        </w:rPr>
        <w:t xml:space="preserve"> Intel Core i7 CPU. Since the hypothesis states that the largest </w:t>
      </w:r>
      <w:r w:rsidR="001271F9">
        <w:rPr>
          <w:rFonts w:ascii="Times New Roman" w:hAnsi="Cambria Math" w:cs="Times New Roman"/>
          <w:b/>
          <w:bCs/>
          <w:sz w:val="22"/>
          <w:szCs w:val="22"/>
          <w:lang w:val="en"/>
        </w:rPr>
        <w:t>K</w:t>
      </w:r>
      <w:r w:rsidR="001271F9">
        <w:rPr>
          <w:rFonts w:ascii="Times New Roman" w:hAnsi="Cambria Math" w:cs="Times New Roman"/>
          <w:sz w:val="22"/>
          <w:szCs w:val="22"/>
          <w:lang w:val="en"/>
        </w:rPr>
        <w:t xml:space="preserve"> would produce the best model, it was </w:t>
      </w:r>
      <w:del w:id="387" w:author="Herr, Nora (059)" w:date="2019-11-25T15:57:00Z">
        <w:r w:rsidR="001271F9" w:rsidDel="006544E2">
          <w:rPr>
            <w:rFonts w:ascii="Times New Roman" w:hAnsi="Cambria Math" w:cs="Times New Roman"/>
            <w:sz w:val="22"/>
            <w:szCs w:val="22"/>
            <w:lang w:val="en"/>
          </w:rPr>
          <w:delText xml:space="preserve">only </w:delText>
        </w:r>
      </w:del>
      <w:r w:rsidR="001271F9">
        <w:rPr>
          <w:rFonts w:ascii="Times New Roman" w:hAnsi="Cambria Math" w:cs="Times New Roman"/>
          <w:sz w:val="22"/>
          <w:szCs w:val="22"/>
          <w:lang w:val="en"/>
        </w:rPr>
        <w:t>a matter of tabulating the results with the wavelengths used as an index</w:t>
      </w:r>
      <w:ins w:id="388" w:author="Herr, Nora (059)" w:date="2019-11-25T15:57:00Z">
        <w:r>
          <w:rPr>
            <w:rFonts w:ascii="Times New Roman" w:hAnsi="Cambria Math" w:cs="Times New Roman"/>
            <w:sz w:val="22"/>
            <w:szCs w:val="22"/>
            <w:lang w:val="en"/>
          </w:rPr>
          <w:t xml:space="preserve"> and</w:t>
        </w:r>
      </w:ins>
      <w:del w:id="389" w:author="Herr, Nora (059)" w:date="2019-11-25T15:57:00Z">
        <w:r w:rsidR="001271F9" w:rsidDel="006544E2">
          <w:rPr>
            <w:rFonts w:ascii="Times New Roman" w:hAnsi="Cambria Math" w:cs="Times New Roman"/>
            <w:sz w:val="22"/>
            <w:szCs w:val="22"/>
            <w:lang w:val="en"/>
          </w:rPr>
          <w:delText>, then</w:delText>
        </w:r>
      </w:del>
      <w:r w:rsidR="001271F9">
        <w:rPr>
          <w:rFonts w:ascii="Times New Roman" w:hAnsi="Cambria Math" w:cs="Times New Roman"/>
          <w:sz w:val="22"/>
          <w:szCs w:val="22"/>
          <w:lang w:val="en"/>
        </w:rPr>
        <w:t xml:space="preserve"> finding the index of the largest value in the data. The resulting </w:t>
      </w:r>
      <w:r w:rsidR="001271F9">
        <w:rPr>
          <w:rFonts w:ascii="Times New Roman" w:hAnsi="Cambria Math" w:cs="Times New Roman"/>
          <w:b/>
          <w:bCs/>
          <w:sz w:val="22"/>
          <w:szCs w:val="22"/>
          <w:lang w:val="en"/>
        </w:rPr>
        <w:t>K</w:t>
      </w:r>
      <w:r w:rsidR="001271F9">
        <w:rPr>
          <w:rFonts w:ascii="Times New Roman" w:hAnsi="Cambria Math" w:cs="Times New Roman"/>
          <w:b/>
          <w:bCs/>
          <w:sz w:val="22"/>
          <w:szCs w:val="22"/>
          <w:vertAlign w:val="subscript"/>
          <w:lang w:val="en"/>
        </w:rPr>
        <w:t>s</w:t>
      </w:r>
      <w:r w:rsidR="001271F9">
        <w:rPr>
          <w:rFonts w:ascii="Times New Roman" w:hAnsi="Cambria Math" w:cs="Times New Roman"/>
          <w:sz w:val="22"/>
          <w:szCs w:val="22"/>
          <w:lang w:val="en"/>
        </w:rPr>
        <w:t xml:space="preserve"> has a value of 1.64876</w:t>
      </w:r>
      <w:del w:id="390" w:author="Herr, Nora (059)" w:date="2019-11-25T15:58:00Z">
        <w:r w:rsidR="001271F9" w:rsidDel="006544E2">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and is yielded </w:t>
      </w:r>
      <w:r w:rsidR="001271F9">
        <w:rPr>
          <w:rFonts w:ascii="Times New Roman" w:hAnsi="Cambria Math" w:cs="Times New Roman"/>
          <w:sz w:val="22"/>
          <w:szCs w:val="22"/>
          <w:lang w:val="en"/>
        </w:rPr>
        <w:lastRenderedPageBreak/>
        <w:t xml:space="preserve">by model </w:t>
      </w:r>
      <w:r w:rsidR="001271F9">
        <w:rPr>
          <w:rFonts w:ascii="Times New Roman" w:hAnsi="Cambria Math" w:cs="Times New Roman"/>
          <w:b/>
          <w:bCs/>
          <w:sz w:val="22"/>
          <w:szCs w:val="22"/>
          <w:lang w:val="en"/>
        </w:rPr>
        <w:t>A</w:t>
      </w:r>
      <w:r w:rsidR="001271F9">
        <w:rPr>
          <w:rFonts w:ascii="Times New Roman" w:hAnsi="Cambria Math" w:cs="Times New Roman"/>
          <w:b/>
          <w:bCs/>
          <w:sz w:val="22"/>
          <w:szCs w:val="22"/>
          <w:vertAlign w:val="subscript"/>
          <w:lang w:val="en"/>
        </w:rPr>
        <w:t xml:space="preserve">750 </w:t>
      </w:r>
      <w:r w:rsidR="001271F9">
        <w:rPr>
          <w:rFonts w:ascii="Times New Roman" w:hAnsi="Cambria Math" w:cs="Times New Roman"/>
          <w:b/>
          <w:bCs/>
          <w:sz w:val="22"/>
          <w:szCs w:val="22"/>
          <w:lang w:val="en"/>
        </w:rPr>
        <w:t>~ A</w:t>
      </w:r>
      <w:r w:rsidR="001271F9">
        <w:rPr>
          <w:rFonts w:ascii="Times New Roman" w:hAnsi="Cambria Math" w:cs="Times New Roman"/>
          <w:b/>
          <w:bCs/>
          <w:sz w:val="22"/>
          <w:szCs w:val="22"/>
          <w:vertAlign w:val="subscript"/>
          <w:lang w:val="en"/>
        </w:rPr>
        <w:t>680</w:t>
      </w:r>
      <w:r w:rsidR="001271F9">
        <w:rPr>
          <w:rFonts w:ascii="Times New Roman" w:hAnsi="Cambria Math" w:cs="Times New Roman"/>
          <w:b/>
          <w:bCs/>
          <w:sz w:val="22"/>
          <w:szCs w:val="22"/>
          <w:lang w:val="en"/>
        </w:rPr>
        <w:t xml:space="preserve"> + A</w:t>
      </w:r>
      <w:r w:rsidR="001271F9">
        <w:rPr>
          <w:rFonts w:ascii="Times New Roman" w:hAnsi="Cambria Math" w:cs="Times New Roman"/>
          <w:b/>
          <w:bCs/>
          <w:sz w:val="22"/>
          <w:szCs w:val="22"/>
          <w:vertAlign w:val="subscript"/>
          <w:lang w:val="en"/>
        </w:rPr>
        <w:t>540</w:t>
      </w:r>
      <w:r w:rsidR="001271F9">
        <w:rPr>
          <w:rFonts w:ascii="Times New Roman" w:hAnsi="Cambria Math" w:cs="Times New Roman"/>
          <w:b/>
          <w:bCs/>
          <w:sz w:val="22"/>
          <w:szCs w:val="22"/>
          <w:lang w:val="en"/>
        </w:rPr>
        <w:t xml:space="preserve"> </w:t>
      </w:r>
      <w:r w:rsidR="001271F9">
        <w:rPr>
          <w:rFonts w:ascii="Times New Roman" w:hAnsi="Cambria Math" w:cs="Times New Roman"/>
          <w:sz w:val="22"/>
          <w:szCs w:val="22"/>
          <w:lang w:val="en"/>
        </w:rPr>
        <w:t>(Model S)</w:t>
      </w:r>
      <w:r w:rsidR="001271F9">
        <w:rPr>
          <w:rFonts w:ascii="Times New Roman" w:hAnsi="Cambria Math" w:cs="Times New Roman"/>
          <w:b/>
          <w:bCs/>
          <w:sz w:val="22"/>
          <w:szCs w:val="22"/>
          <w:lang w:val="en"/>
        </w:rPr>
        <w:t>.</w:t>
      </w:r>
      <w:r w:rsidR="001271F9">
        <w:rPr>
          <w:rFonts w:ascii="Times New Roman" w:hAnsi="Cambria Math" w:cs="Times New Roman"/>
          <w:sz w:val="22"/>
          <w:szCs w:val="22"/>
          <w:lang w:val="en"/>
        </w:rPr>
        <w:t xml:space="preserve"> The model </w:t>
      </w:r>
      <w:proofErr w:type="gramStart"/>
      <w:r w:rsidR="001271F9">
        <w:rPr>
          <w:rFonts w:ascii="Times New Roman" w:hAnsi="Cambria Math" w:cs="Times New Roman"/>
          <w:sz w:val="22"/>
          <w:szCs w:val="22"/>
          <w:lang w:val="en"/>
        </w:rPr>
        <w:t xml:space="preserve">is </w:t>
      </w:r>
      <w:commentRangeStart w:id="391"/>
      <w:r w:rsidR="001271F9">
        <w:rPr>
          <w:rFonts w:ascii="Times New Roman" w:hAnsi="Cambria Math" w:cs="Times New Roman"/>
          <w:sz w:val="22"/>
          <w:szCs w:val="22"/>
          <w:lang w:val="en"/>
        </w:rPr>
        <w:t xml:space="preserve">tested on the testing data </w:t>
      </w:r>
      <w:commentRangeEnd w:id="391"/>
      <w:r>
        <w:rPr>
          <w:rStyle w:val="Kommentarzeichen"/>
        </w:rPr>
        <w:commentReference w:id="391"/>
      </w:r>
      <w:r w:rsidR="001271F9">
        <w:rPr>
          <w:rFonts w:ascii="Times New Roman" w:hAnsi="Cambria Math" w:cs="Times New Roman"/>
          <w:sz w:val="22"/>
          <w:szCs w:val="22"/>
          <w:lang w:val="en"/>
        </w:rPr>
        <w:t xml:space="preserve">and shown in </w:t>
      </w:r>
      <w:proofErr w:type="spellStart"/>
      <w:r w:rsidR="001271F9">
        <w:rPr>
          <w:rFonts w:ascii="Times New Roman" w:hAnsi="Cambria Math" w:cs="Times New Roman"/>
          <w:b/>
          <w:bCs/>
          <w:sz w:val="22"/>
          <w:szCs w:val="22"/>
          <w:lang w:val="en"/>
        </w:rPr>
        <w:t>FigureModelS</w:t>
      </w:r>
      <w:proofErr w:type="spellEnd"/>
      <w:proofErr w:type="gramEnd"/>
      <w:r w:rsidR="001271F9">
        <w:rPr>
          <w:rFonts w:ascii="Times New Roman" w:hAnsi="Cambria Math" w:cs="Times New Roman"/>
          <w:b/>
          <w:bCs/>
          <w:sz w:val="22"/>
          <w:szCs w:val="22"/>
          <w:lang w:val="en"/>
        </w:rPr>
        <w:t>.</w:t>
      </w:r>
      <w:r w:rsidR="001271F9">
        <w:rPr>
          <w:rFonts w:ascii="Times New Roman" w:hAnsi="Cambria Math" w:cs="Times New Roman"/>
          <w:sz w:val="22"/>
          <w:szCs w:val="22"/>
          <w:lang w:val="en"/>
        </w:rPr>
        <w:t xml:space="preserve"> In </w:t>
      </w:r>
      <w:del w:id="392" w:author="Herr, Nora (059)" w:date="2019-11-25T15:58:00Z">
        <w:r w:rsidR="001271F9" w:rsidDel="006544E2">
          <w:rPr>
            <w:rFonts w:ascii="Times New Roman" w:hAnsi="Cambria Math" w:cs="Times New Roman"/>
            <w:sz w:val="22"/>
            <w:szCs w:val="22"/>
            <w:lang w:val="en"/>
          </w:rPr>
          <w:delText>constrast</w:delText>
        </w:r>
      </w:del>
      <w:ins w:id="393" w:author="Herr, Nora (059)" w:date="2019-11-25T15:58:00Z">
        <w:r>
          <w:rPr>
            <w:rFonts w:ascii="Times New Roman" w:hAnsi="Cambria Math" w:cs="Times New Roman"/>
            <w:sz w:val="22"/>
            <w:szCs w:val="22"/>
            <w:lang w:val="en"/>
          </w:rPr>
          <w:t>contrast</w:t>
        </w:r>
      </w:ins>
      <w:r w:rsidR="001271F9">
        <w:rPr>
          <w:rFonts w:ascii="Times New Roman" w:hAnsi="Cambria Math" w:cs="Times New Roman"/>
          <w:sz w:val="22"/>
          <w:szCs w:val="22"/>
          <w:lang w:val="en"/>
        </w:rPr>
        <w:t xml:space="preserve">, the models required for the analysis of the given data have the form </w:t>
      </w:r>
      <w:r w:rsidR="001271F9">
        <w:rPr>
          <w:rFonts w:ascii="Times New Roman" w:hAnsi="Cambria Math" w:cs="Times New Roman"/>
          <w:b/>
          <w:bCs/>
          <w:sz w:val="22"/>
          <w:szCs w:val="22"/>
          <w:lang w:val="en"/>
        </w:rPr>
        <w:t>A</w:t>
      </w:r>
      <w:r w:rsidR="001271F9">
        <w:rPr>
          <w:rFonts w:ascii="Times New Roman" w:hAnsi="Cambria Math" w:cs="Times New Roman"/>
          <w:b/>
          <w:bCs/>
          <w:sz w:val="22"/>
          <w:szCs w:val="22"/>
          <w:vertAlign w:val="subscript"/>
          <w:lang w:val="en"/>
        </w:rPr>
        <w:t>560</w:t>
      </w:r>
      <w:r w:rsidR="001271F9">
        <w:rPr>
          <w:rFonts w:ascii="Times New Roman" w:hAnsi="Cambria Math" w:cs="Times New Roman"/>
          <w:b/>
          <w:bCs/>
          <w:sz w:val="22"/>
          <w:szCs w:val="22"/>
          <w:lang w:val="en"/>
        </w:rPr>
        <w:t xml:space="preserve"> ~ A</w:t>
      </w:r>
      <w:r w:rsidR="001271F9">
        <w:rPr>
          <w:rFonts w:ascii="Times New Roman" w:hAnsi="Cambria Math" w:cs="Times New Roman"/>
          <w:b/>
          <w:bCs/>
          <w:sz w:val="22"/>
          <w:szCs w:val="22"/>
          <w:vertAlign w:val="subscript"/>
          <w:lang w:val="en"/>
        </w:rPr>
        <w:t xml:space="preserve">7** </w:t>
      </w:r>
      <w:r w:rsidR="001271F9">
        <w:rPr>
          <w:rFonts w:ascii="Times New Roman" w:hAnsi="Cambria Math" w:cs="Times New Roman"/>
          <w:b/>
          <w:bCs/>
          <w:sz w:val="22"/>
          <w:szCs w:val="22"/>
          <w:lang w:val="en"/>
        </w:rPr>
        <w:t>+ A</w:t>
      </w:r>
      <w:r w:rsidR="001271F9">
        <w:rPr>
          <w:rFonts w:ascii="Times New Roman" w:hAnsi="Cambria Math" w:cs="Times New Roman"/>
          <w:b/>
          <w:bCs/>
          <w:sz w:val="22"/>
          <w:szCs w:val="22"/>
          <w:vertAlign w:val="subscript"/>
          <w:lang w:val="en"/>
        </w:rPr>
        <w:t>680</w:t>
      </w:r>
      <w:r w:rsidR="001271F9">
        <w:rPr>
          <w:rFonts w:ascii="Times New Roman" w:hAnsi="Cambria Math" w:cs="Times New Roman"/>
          <w:sz w:val="22"/>
          <w:szCs w:val="22"/>
          <w:lang w:val="en"/>
        </w:rPr>
        <w:t>.  The required models have similar wavelength to Model S</w:t>
      </w:r>
      <w:del w:id="394" w:author="Herr, Nora (059)" w:date="2019-11-25T15:58:00Z">
        <w:r w:rsidR="001271F9" w:rsidDel="006544E2">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but have a better separation of coefficients as seen in </w:t>
      </w:r>
      <w:proofErr w:type="spellStart"/>
      <w:r w:rsidR="001271F9">
        <w:rPr>
          <w:rFonts w:ascii="Times New Roman" w:hAnsi="Cambria Math" w:cs="Times New Roman"/>
          <w:b/>
          <w:bCs/>
          <w:sz w:val="22"/>
          <w:szCs w:val="22"/>
          <w:lang w:val="en"/>
        </w:rPr>
        <w:t>FigInitegresS</w:t>
      </w:r>
      <w:proofErr w:type="spellEnd"/>
      <w:r w:rsidR="001271F9">
        <w:rPr>
          <w:rFonts w:ascii="Times New Roman" w:hAnsi="Cambria Math" w:cs="Times New Roman"/>
          <w:b/>
          <w:bCs/>
          <w:sz w:val="22"/>
          <w:szCs w:val="22"/>
          <w:lang w:val="en"/>
        </w:rPr>
        <w:t xml:space="preserve">. </w:t>
      </w:r>
      <w:r w:rsidR="001271F9">
        <w:rPr>
          <w:rFonts w:ascii="Times New Roman" w:hAnsi="Cambria Math" w:cs="Times New Roman"/>
          <w:sz w:val="22"/>
          <w:szCs w:val="22"/>
          <w:lang w:val="en"/>
        </w:rPr>
        <w:t xml:space="preserve">Given a larger set of measured </w:t>
      </w:r>
      <w:del w:id="395" w:author="Herr, Nora (059)" w:date="2019-11-25T15:58:00Z">
        <w:r w:rsidR="001271F9" w:rsidDel="006544E2">
          <w:rPr>
            <w:rFonts w:ascii="Times New Roman" w:hAnsi="Cambria Math" w:cs="Times New Roman"/>
            <w:sz w:val="22"/>
            <w:szCs w:val="22"/>
            <w:lang w:val="en"/>
          </w:rPr>
          <w:delText>wavelengths</w:delText>
        </w:r>
      </w:del>
      <w:ins w:id="396" w:author="Herr, Nora (059)" w:date="2019-11-25T15:58:00Z">
        <w:r>
          <w:rPr>
            <w:rFonts w:ascii="Times New Roman" w:hAnsi="Cambria Math" w:cs="Times New Roman"/>
            <w:sz w:val="22"/>
            <w:szCs w:val="22"/>
            <w:lang w:val="en"/>
          </w:rPr>
          <w:t>wavelengths,</w:t>
        </w:r>
      </w:ins>
      <w:r w:rsidR="001271F9">
        <w:rPr>
          <w:rFonts w:ascii="Times New Roman" w:hAnsi="Cambria Math" w:cs="Times New Roman"/>
          <w:sz w:val="22"/>
          <w:szCs w:val="22"/>
          <w:lang w:val="en"/>
        </w:rPr>
        <w:t xml:space="preserve"> </w:t>
      </w:r>
      <w:del w:id="397" w:author="Herr, Nora (059)" w:date="2019-11-25T15:58:00Z">
        <w:r w:rsidR="001271F9" w:rsidDel="006544E2">
          <w:rPr>
            <w:rFonts w:ascii="Times New Roman" w:hAnsi="Cambria Math" w:cs="Times New Roman"/>
            <w:sz w:val="22"/>
            <w:szCs w:val="22"/>
            <w:lang w:val="en"/>
          </w:rPr>
          <w:delText>it is possible that a more optimal model might</w:delText>
        </w:r>
      </w:del>
      <w:ins w:id="398" w:author="Herr, Nora (059)" w:date="2019-11-25T15:58:00Z">
        <w:r>
          <w:rPr>
            <w:rFonts w:ascii="Times New Roman" w:hAnsi="Cambria Math" w:cs="Times New Roman"/>
            <w:sz w:val="22"/>
            <w:szCs w:val="22"/>
            <w:lang w:val="en"/>
          </w:rPr>
          <w:t>a more optimal model might</w:t>
        </w:r>
      </w:ins>
      <w:r w:rsidR="001271F9">
        <w:rPr>
          <w:rFonts w:ascii="Times New Roman" w:hAnsi="Cambria Math" w:cs="Times New Roman"/>
          <w:sz w:val="22"/>
          <w:szCs w:val="22"/>
          <w:lang w:val="en"/>
        </w:rPr>
        <w:t xml:space="preserve"> arise from the data, as well as different models arising for different </w:t>
      </w:r>
      <w:proofErr w:type="spellStart"/>
      <w:r w:rsidR="001271F9">
        <w:rPr>
          <w:rFonts w:ascii="Times New Roman" w:hAnsi="Cambria Math" w:cs="Times New Roman"/>
          <w:sz w:val="22"/>
          <w:szCs w:val="22"/>
          <w:lang w:val="en"/>
        </w:rPr>
        <w:t>SynCom</w:t>
      </w:r>
      <w:proofErr w:type="spellEnd"/>
      <w:r w:rsidR="001271F9">
        <w:rPr>
          <w:rFonts w:ascii="Times New Roman" w:hAnsi="Cambria Math" w:cs="Times New Roman"/>
          <w:sz w:val="22"/>
          <w:szCs w:val="22"/>
          <w:lang w:val="en"/>
        </w:rPr>
        <w:t xml:space="preserve"> compositions. Therefore</w:t>
      </w:r>
      <w:ins w:id="399" w:author="Herr, Nora (059)" w:date="2019-11-25T15:59:00Z">
        <w:r>
          <w:rPr>
            <w:rFonts w:ascii="Times New Roman" w:hAnsi="Cambria Math" w:cs="Times New Roman"/>
            <w:sz w:val="22"/>
            <w:szCs w:val="22"/>
            <w:lang w:val="en"/>
          </w:rPr>
          <w:t>,</w:t>
        </w:r>
      </w:ins>
      <w:r w:rsidR="001271F9">
        <w:rPr>
          <w:rFonts w:ascii="Times New Roman" w:hAnsi="Cambria Math" w:cs="Times New Roman"/>
          <w:sz w:val="22"/>
          <w:szCs w:val="22"/>
          <w:lang w:val="en"/>
        </w:rPr>
        <w:t xml:space="preserve"> special care </w:t>
      </w:r>
      <w:proofErr w:type="gramStart"/>
      <w:r w:rsidR="001271F9">
        <w:rPr>
          <w:rFonts w:ascii="Times New Roman" w:hAnsi="Cambria Math" w:cs="Times New Roman"/>
          <w:sz w:val="22"/>
          <w:szCs w:val="22"/>
          <w:lang w:val="en"/>
        </w:rPr>
        <w:t xml:space="preserve">should </w:t>
      </w:r>
      <w:ins w:id="400" w:author="Herr, Nora (059)" w:date="2019-11-25T15:59:00Z">
        <w:r>
          <w:rPr>
            <w:rFonts w:ascii="Times New Roman" w:hAnsi="Cambria Math" w:cs="Times New Roman"/>
            <w:sz w:val="22"/>
            <w:szCs w:val="22"/>
            <w:lang w:val="en"/>
          </w:rPr>
          <w:t xml:space="preserve">be </w:t>
        </w:r>
      </w:ins>
      <w:r w:rsidR="001271F9">
        <w:rPr>
          <w:rFonts w:ascii="Times New Roman" w:hAnsi="Cambria Math" w:cs="Times New Roman"/>
          <w:sz w:val="22"/>
          <w:szCs w:val="22"/>
          <w:lang w:val="en"/>
        </w:rPr>
        <w:t>placed</w:t>
      </w:r>
      <w:proofErr w:type="gramEnd"/>
      <w:r w:rsidR="001271F9">
        <w:rPr>
          <w:rFonts w:ascii="Times New Roman" w:hAnsi="Cambria Math" w:cs="Times New Roman"/>
          <w:sz w:val="22"/>
          <w:szCs w:val="22"/>
          <w:lang w:val="en"/>
        </w:rPr>
        <w:t xml:space="preserve"> when selecting the modeling wavelengths for monitoring any future </w:t>
      </w:r>
      <w:proofErr w:type="spellStart"/>
      <w:r w:rsidR="001271F9">
        <w:rPr>
          <w:rFonts w:ascii="Times New Roman" w:hAnsi="Cambria Math" w:cs="Times New Roman"/>
          <w:sz w:val="22"/>
          <w:szCs w:val="22"/>
          <w:lang w:val="en"/>
        </w:rPr>
        <w:t>SynCom</w:t>
      </w:r>
      <w:proofErr w:type="spellEnd"/>
      <w:ins w:id="401" w:author="Herr, Nora (059)" w:date="2019-11-25T15:59:00Z">
        <w:r>
          <w:rPr>
            <w:rFonts w:ascii="Times New Roman" w:hAnsi="Cambria Math" w:cs="Times New Roman"/>
            <w:sz w:val="22"/>
            <w:szCs w:val="22"/>
            <w:lang w:val="en"/>
          </w:rPr>
          <w:t>.</w:t>
        </w:r>
      </w:ins>
      <w:del w:id="402" w:author="Herr, Nora (059)" w:date="2019-11-25T15:59:00Z">
        <w:r w:rsidR="001271F9" w:rsidDel="006544E2">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w:t>
      </w:r>
      <w:del w:id="403" w:author="Herr, Nora (059)" w:date="2019-11-25T15:59:00Z">
        <w:r w:rsidR="001271F9" w:rsidDel="006544E2">
          <w:rPr>
            <w:rFonts w:ascii="Times New Roman" w:hAnsi="Cambria Math" w:cs="Times New Roman"/>
            <w:sz w:val="22"/>
            <w:szCs w:val="22"/>
            <w:lang w:val="en"/>
          </w:rPr>
          <w:delText xml:space="preserve">and </w:delText>
        </w:r>
      </w:del>
      <w:ins w:id="404" w:author="Herr, Nora (059)" w:date="2019-11-25T15:59:00Z">
        <w:r>
          <w:rPr>
            <w:rFonts w:ascii="Times New Roman" w:hAnsi="Cambria Math" w:cs="Times New Roman"/>
            <w:sz w:val="22"/>
            <w:szCs w:val="22"/>
            <w:lang w:val="en"/>
          </w:rPr>
          <w:t xml:space="preserve">This </w:t>
        </w:r>
      </w:ins>
      <w:r w:rsidR="001271F9">
        <w:rPr>
          <w:rFonts w:ascii="Times New Roman" w:hAnsi="Cambria Math" w:cs="Times New Roman"/>
          <w:sz w:val="22"/>
          <w:szCs w:val="22"/>
          <w:lang w:val="en"/>
        </w:rPr>
        <w:t xml:space="preserve">should </w:t>
      </w:r>
      <w:ins w:id="405" w:author="Herr, Nora (059)" w:date="2019-11-25T15:59:00Z">
        <w:r>
          <w:rPr>
            <w:rFonts w:ascii="Times New Roman" w:hAnsi="Cambria Math" w:cs="Times New Roman"/>
            <w:sz w:val="22"/>
            <w:szCs w:val="22"/>
            <w:lang w:val="en"/>
          </w:rPr>
          <w:t xml:space="preserve">also </w:t>
        </w:r>
      </w:ins>
      <w:r w:rsidR="001271F9">
        <w:rPr>
          <w:rFonts w:ascii="Times New Roman" w:hAnsi="Cambria Math" w:cs="Times New Roman"/>
          <w:sz w:val="22"/>
          <w:szCs w:val="22"/>
          <w:lang w:val="en"/>
        </w:rPr>
        <w:t xml:space="preserve">be the first step as it is unclear whether these models are </w:t>
      </w:r>
      <w:del w:id="406" w:author="Herr, Nora (059)" w:date="2019-11-25T15:59:00Z">
        <w:r w:rsidR="001271F9" w:rsidDel="006544E2">
          <w:rPr>
            <w:rFonts w:ascii="Times New Roman" w:hAnsi="Cambria Math" w:cs="Times New Roman"/>
            <w:sz w:val="22"/>
            <w:szCs w:val="22"/>
            <w:lang w:val="en"/>
          </w:rPr>
          <w:delText>dependant</w:delText>
        </w:r>
      </w:del>
      <w:ins w:id="407" w:author="Herr, Nora (059)" w:date="2019-11-25T15:59:00Z">
        <w:r>
          <w:rPr>
            <w:rFonts w:ascii="Times New Roman" w:hAnsi="Cambria Math" w:cs="Times New Roman"/>
            <w:sz w:val="22"/>
            <w:szCs w:val="22"/>
            <w:lang w:val="en"/>
          </w:rPr>
          <w:t>dependent</w:t>
        </w:r>
      </w:ins>
      <w:r w:rsidR="001271F9">
        <w:rPr>
          <w:rFonts w:ascii="Times New Roman" w:hAnsi="Cambria Math" w:cs="Times New Roman"/>
          <w:sz w:val="22"/>
          <w:szCs w:val="22"/>
          <w:lang w:val="en"/>
        </w:rPr>
        <w:t xml:space="preserve"> on </w:t>
      </w:r>
      <w:proofErr w:type="spellStart"/>
      <w:r w:rsidR="001271F9">
        <w:rPr>
          <w:rFonts w:ascii="Times New Roman" w:hAnsi="Cambria Math" w:cs="Times New Roman"/>
          <w:sz w:val="22"/>
          <w:szCs w:val="22"/>
          <w:lang w:val="en"/>
        </w:rPr>
        <w:t>SynCom</w:t>
      </w:r>
      <w:proofErr w:type="spellEnd"/>
      <w:r w:rsidR="001271F9">
        <w:rPr>
          <w:rFonts w:ascii="Times New Roman" w:hAnsi="Cambria Math" w:cs="Times New Roman"/>
          <w:sz w:val="22"/>
          <w:szCs w:val="22"/>
          <w:lang w:val="en"/>
        </w:rPr>
        <w:t xml:space="preserve"> members or composition at time of calibration preparation</w:t>
      </w:r>
      <w:ins w:id="408" w:author="Herr, Nora (059)" w:date="2019-11-25T16:00:00Z">
        <w:r>
          <w:rPr>
            <w:rFonts w:ascii="Times New Roman" w:hAnsi="Cambria Math" w:cs="Times New Roman"/>
            <w:sz w:val="22"/>
            <w:szCs w:val="22"/>
            <w:lang w:val="en"/>
          </w:rPr>
          <w:t xml:space="preserve"> </w:t>
        </w:r>
      </w:ins>
      <w:r w:rsidR="001271F9">
        <w:rPr>
          <w:rFonts w:ascii="Times New Roman" w:hAnsi="Cambria Math" w:cs="Times New Roman"/>
          <w:sz w:val="22"/>
          <w:szCs w:val="22"/>
          <w:lang w:val="en"/>
        </w:rPr>
        <w:t>[</w:t>
      </w:r>
      <w:commentRangeStart w:id="409"/>
      <w:r w:rsidR="001271F9">
        <w:rPr>
          <w:rFonts w:ascii="Times New Roman" w:hAnsi="Cambria Math" w:cs="Times New Roman"/>
          <w:b/>
          <w:bCs/>
          <w:sz w:val="22"/>
          <w:szCs w:val="22"/>
          <w:lang w:val="en"/>
        </w:rPr>
        <w:t>elaborate more</w:t>
      </w:r>
      <w:commentRangeEnd w:id="409"/>
      <w:r>
        <w:rPr>
          <w:rStyle w:val="Kommentarzeichen"/>
        </w:rPr>
        <w:commentReference w:id="409"/>
      </w:r>
      <w:r w:rsidR="001271F9">
        <w:rPr>
          <w:rFonts w:ascii="Times New Roman" w:hAnsi="Cambria Math" w:cs="Times New Roman"/>
          <w:b/>
          <w:bCs/>
          <w:sz w:val="22"/>
          <w:szCs w:val="22"/>
          <w:lang w:val="en"/>
        </w:rPr>
        <w:t>]</w:t>
      </w:r>
      <w:ins w:id="410" w:author="Herr, Nora (059)" w:date="2019-11-25T16:00:00Z">
        <w:r>
          <w:rPr>
            <w:rFonts w:ascii="Times New Roman" w:hAnsi="Cambria Math" w:cs="Times New Roman"/>
            <w:b/>
            <w:bCs/>
            <w:sz w:val="22"/>
            <w:szCs w:val="22"/>
            <w:lang w:val="en"/>
          </w:rPr>
          <w:t>.</w:t>
        </w:r>
      </w:ins>
    </w:p>
    <w:tbl>
      <w:tblPr>
        <w:tblStyle w:val="Tabellenraster"/>
        <w:tblpPr w:leftFromText="180" w:rightFromText="180" w:vertAnchor="text" w:horzAnchor="page" w:tblpX="1982" w:tblpY="131"/>
        <w:tblOverlap w:val="never"/>
        <w:tblW w:w="8522" w:type="dxa"/>
        <w:tblLayout w:type="fixed"/>
        <w:tblLook w:val="04A0" w:firstRow="1" w:lastRow="0" w:firstColumn="1" w:lastColumn="0" w:noHBand="0" w:noVBand="1"/>
      </w:tblPr>
      <w:tblGrid>
        <w:gridCol w:w="8522"/>
      </w:tblGrid>
      <w:tr w:rsidR="00C332A5" w14:paraId="7B8C1A98" w14:textId="77777777">
        <w:tc>
          <w:tcPr>
            <w:tcW w:w="8522" w:type="dxa"/>
          </w:tcPr>
          <w:p w14:paraId="788AAFED"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2CF21685" wp14:editId="5E56C5B4">
                  <wp:extent cx="4114800" cy="2704465"/>
                  <wp:effectExtent l="0" t="0" r="13335" b="196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4114800" cy="2704465"/>
                          </a:xfrm>
                          <a:prstGeom prst="rect">
                            <a:avLst/>
                          </a:prstGeom>
                          <a:noFill/>
                          <a:ln>
                            <a:noFill/>
                          </a:ln>
                        </pic:spPr>
                      </pic:pic>
                    </a:graphicData>
                  </a:graphic>
                </wp:inline>
              </w:drawing>
            </w:r>
          </w:p>
        </w:tc>
      </w:tr>
      <w:tr w:rsidR="00C332A5" w14:paraId="1B96C478" w14:textId="77777777">
        <w:tc>
          <w:tcPr>
            <w:tcW w:w="8522" w:type="dxa"/>
          </w:tcPr>
          <w:p w14:paraId="48E53107" w14:textId="77777777" w:rsidR="00C332A5" w:rsidRDefault="001271F9">
            <w:pPr>
              <w:pStyle w:val="HTMLVorformatiert"/>
              <w:widowControl/>
              <w:jc w:val="both"/>
              <w:rPr>
                <w:rFonts w:ascii="Times New Roman" w:hAnsi="Cambria Math" w:cs="Times New Roman"/>
                <w:sz w:val="22"/>
                <w:szCs w:val="22"/>
                <w:lang w:val="en" w:bidi="ar-SA"/>
              </w:rPr>
            </w:pPr>
            <w:commentRangeStart w:id="411"/>
            <w:proofErr w:type="spellStart"/>
            <w:r>
              <w:rPr>
                <w:rFonts w:hint="default"/>
                <w:b/>
                <w:bCs/>
                <w:lang w:val="en"/>
              </w:rPr>
              <w:t>figureInitregS</w:t>
            </w:r>
            <w:commentRangeEnd w:id="411"/>
            <w:proofErr w:type="spellEnd"/>
            <w:r w:rsidR="006544E2">
              <w:rPr>
                <w:rStyle w:val="Kommentarzeichen"/>
                <w:rFonts w:asciiTheme="minorHAnsi" w:eastAsiaTheme="minorEastAsia" w:hAnsiTheme="minorHAnsi" w:cstheme="minorBidi" w:hint="default"/>
                <w:lang w:bidi="ar-SA"/>
              </w:rPr>
              <w:commentReference w:id="411"/>
            </w:r>
          </w:p>
        </w:tc>
      </w:tr>
    </w:tbl>
    <w:p w14:paraId="01FBEACB" w14:textId="77777777" w:rsidR="00C332A5" w:rsidRDefault="00C332A5">
      <w:pPr>
        <w:spacing w:line="360" w:lineRule="auto"/>
        <w:jc w:val="both"/>
        <w:rPr>
          <w:rFonts w:ascii="Times New Roman" w:hAnsi="Cambria Math" w:cs="Times New Roman" w:hint="eastAsia"/>
          <w:sz w:val="22"/>
          <w:szCs w:val="22"/>
          <w:lang w:val="en"/>
        </w:rPr>
      </w:pPr>
    </w:p>
    <w:p w14:paraId="386B0DE4" w14:textId="0FD5DC7D" w:rsidR="00C332A5" w:rsidRDefault="001271F9">
      <w:pPr>
        <w:spacing w:line="360" w:lineRule="auto"/>
        <w:jc w:val="both"/>
        <w:rPr>
          <w:rFonts w:ascii="Times New Roman" w:hAnsi="Cambria Math" w:cs="Times New Roman" w:hint="eastAsia"/>
          <w:sz w:val="22"/>
          <w:szCs w:val="22"/>
          <w:lang w:val="en"/>
        </w:rPr>
      </w:pPr>
      <w:r w:rsidRPr="006544E2">
        <w:rPr>
          <w:rFonts w:ascii="Times New Roman" w:hAnsi="Cambria Math" w:cs="Times New Roman"/>
          <w:bCs/>
          <w:sz w:val="22"/>
          <w:szCs w:val="22"/>
          <w:lang w:val="en"/>
          <w:rPrChange w:id="412" w:author="Herr, Nora (059)" w:date="2019-11-25T16:00:00Z">
            <w:rPr>
              <w:rFonts w:ascii="Times New Roman" w:hAnsi="Cambria Math" w:cs="Times New Roman"/>
              <w:b/>
              <w:bCs/>
              <w:sz w:val="22"/>
              <w:szCs w:val="22"/>
              <w:lang w:val="en"/>
            </w:rPr>
          </w:rPrChange>
        </w:rPr>
        <w:t>The</w:t>
      </w:r>
      <w:r>
        <w:rPr>
          <w:rFonts w:ascii="Times New Roman" w:hAnsi="Cambria Math" w:cs="Times New Roman"/>
          <w:b/>
          <w:bCs/>
          <w:sz w:val="22"/>
          <w:szCs w:val="22"/>
          <w:lang w:val="en"/>
        </w:rPr>
        <w:t xml:space="preserve"> </w:t>
      </w:r>
      <w:r>
        <w:rPr>
          <w:rFonts w:ascii="Times New Roman" w:hAnsi="Cambria Math" w:cs="Times New Roman"/>
          <w:sz w:val="22"/>
          <w:szCs w:val="22"/>
          <w:lang w:val="en"/>
        </w:rPr>
        <w:t>resulting plots of the training data with respect to Model S (</w:t>
      </w:r>
      <w:proofErr w:type="spellStart"/>
      <w:r>
        <w:rPr>
          <w:rFonts w:ascii="Times New Roman" w:hAnsi="Cambria Math" w:cs="Times New Roman"/>
          <w:sz w:val="22"/>
          <w:szCs w:val="22"/>
          <w:lang w:val="en"/>
        </w:rPr>
        <w:t>FigureModelS</w:t>
      </w:r>
      <w:proofErr w:type="spellEnd"/>
      <w:r>
        <w:rPr>
          <w:rFonts w:ascii="Times New Roman" w:hAnsi="Cambria Math" w:cs="Times New Roman"/>
          <w:sz w:val="22"/>
          <w:szCs w:val="22"/>
          <w:lang w:val="en"/>
        </w:rPr>
        <w:t>)</w:t>
      </w:r>
      <w:del w:id="413" w:author="Herr, Nora (059)" w:date="2019-11-25T16:00:00Z">
        <w:r w:rsidDel="006544E2">
          <w:rPr>
            <w:rFonts w:ascii="Times New Roman" w:hAnsi="Cambria Math" w:cs="Times New Roman"/>
            <w:sz w:val="22"/>
            <w:szCs w:val="22"/>
            <w:lang w:val="en"/>
          </w:rPr>
          <w:delText>,</w:delText>
        </w:r>
      </w:del>
      <w:r>
        <w:rPr>
          <w:rFonts w:ascii="Times New Roman" w:hAnsi="Cambria Math" w:cs="Times New Roman"/>
          <w:sz w:val="22"/>
          <w:szCs w:val="22"/>
          <w:lang w:val="en"/>
        </w:rPr>
        <w:t xml:space="preserve"> do </w:t>
      </w:r>
      <w:commentRangeStart w:id="414"/>
      <w:r>
        <w:rPr>
          <w:rFonts w:ascii="Times New Roman" w:hAnsi="Cambria Math" w:cs="Times New Roman"/>
          <w:b/>
          <w:bCs/>
          <w:sz w:val="22"/>
          <w:szCs w:val="22"/>
          <w:lang w:val="en"/>
        </w:rPr>
        <w:t>not</w:t>
      </w:r>
      <w:r>
        <w:rPr>
          <w:rFonts w:ascii="Times New Roman" w:hAnsi="Cambria Math" w:cs="Times New Roman"/>
          <w:sz w:val="22"/>
          <w:szCs w:val="22"/>
          <w:lang w:val="en"/>
        </w:rPr>
        <w:t xml:space="preserve"> </w:t>
      </w:r>
      <w:commentRangeEnd w:id="414"/>
      <w:r w:rsidR="009066DD">
        <w:rPr>
          <w:rStyle w:val="Kommentarzeichen"/>
        </w:rPr>
        <w:commentReference w:id="414"/>
      </w:r>
      <w:r>
        <w:rPr>
          <w:rFonts w:ascii="Times New Roman" w:hAnsi="Cambria Math" w:cs="Times New Roman"/>
          <w:sz w:val="22"/>
          <w:szCs w:val="22"/>
          <w:lang w:val="en"/>
        </w:rPr>
        <w:t xml:space="preserve">look much different </w:t>
      </w:r>
      <w:del w:id="415" w:author="Herr, Nora (059)" w:date="2019-11-25T16:01:00Z">
        <w:r w:rsidDel="009066DD">
          <w:rPr>
            <w:rFonts w:ascii="Times New Roman" w:hAnsi="Cambria Math" w:cs="Times New Roman"/>
            <w:sz w:val="22"/>
            <w:szCs w:val="22"/>
            <w:lang w:val="en"/>
          </w:rPr>
          <w:delText>than</w:delText>
        </w:r>
      </w:del>
      <w:ins w:id="416" w:author="Herr, Nora (059)" w:date="2019-11-25T16:01:00Z">
        <w:r w:rsidR="009066DD">
          <w:rPr>
            <w:rFonts w:ascii="Times New Roman" w:hAnsi="Cambria Math" w:cs="Times New Roman"/>
            <w:sz w:val="22"/>
            <w:szCs w:val="22"/>
            <w:lang w:val="en"/>
          </w:rPr>
          <w:t>from</w:t>
        </w:r>
      </w:ins>
      <w:r>
        <w:rPr>
          <w:rFonts w:ascii="Times New Roman" w:hAnsi="Cambria Math" w:cs="Times New Roman"/>
          <w:sz w:val="22"/>
          <w:szCs w:val="22"/>
          <w:lang w:val="en"/>
        </w:rPr>
        <w:t xml:space="preserve"> Model 1 (</w:t>
      </w:r>
      <w:proofErr w:type="spellStart"/>
      <w:r>
        <w:rPr>
          <w:rFonts w:ascii="Times New Roman" w:hAnsi="Cambria Math" w:cs="Times New Roman"/>
          <w:b/>
          <w:bCs/>
          <w:sz w:val="22"/>
          <w:szCs w:val="22"/>
          <w:lang w:val="en"/>
        </w:rPr>
        <w:t>FigurePredFract</w:t>
      </w:r>
      <w:proofErr w:type="spellEnd"/>
      <w:r>
        <w:rPr>
          <w:rFonts w:ascii="Times New Roman" w:hAnsi="Cambria Math" w:cs="Times New Roman"/>
          <w:sz w:val="22"/>
          <w:szCs w:val="22"/>
          <w:lang w:val="en"/>
        </w:rPr>
        <w:t>) at first</w:t>
      </w:r>
      <w:ins w:id="417" w:author="Herr, Nora (059)" w:date="2019-11-25T16:00:00Z">
        <w:r w:rsidR="009066DD">
          <w:rPr>
            <w:rFonts w:ascii="Times New Roman" w:hAnsi="Cambria Math" w:cs="Times New Roman"/>
            <w:sz w:val="22"/>
            <w:szCs w:val="22"/>
            <w:lang w:val="en"/>
          </w:rPr>
          <w:t xml:space="preserve"> glance</w:t>
        </w:r>
      </w:ins>
      <w:r>
        <w:rPr>
          <w:rFonts w:ascii="Times New Roman" w:hAnsi="Cambria Math" w:cs="Times New Roman"/>
          <w:sz w:val="22"/>
          <w:szCs w:val="22"/>
          <w:lang w:val="en"/>
        </w:rPr>
        <w:t>, however, upon closer inspection, a few things become</w:t>
      </w:r>
      <w:del w:id="418" w:author="Herr, Nora (059)" w:date="2019-11-25T16:01:00Z">
        <w:r w:rsidDel="009066DD">
          <w:rPr>
            <w:rFonts w:ascii="Times New Roman" w:hAnsi="Cambria Math" w:cs="Times New Roman"/>
            <w:sz w:val="22"/>
            <w:szCs w:val="22"/>
            <w:lang w:val="en"/>
          </w:rPr>
          <w:delText xml:space="preserve"> more</w:delText>
        </w:r>
      </w:del>
      <w:r>
        <w:rPr>
          <w:rFonts w:ascii="Times New Roman" w:hAnsi="Cambria Math" w:cs="Times New Roman"/>
          <w:sz w:val="22"/>
          <w:szCs w:val="22"/>
          <w:lang w:val="en"/>
        </w:rPr>
        <w:t xml:space="preserve"> obvious. First, it would seem Model 1</w:t>
      </w:r>
      <w:r>
        <w:rPr>
          <w:rFonts w:ascii="Times New Roman" w:hAnsi="Cambria Math" w:cs="Times New Roman"/>
          <w:sz w:val="22"/>
          <w:szCs w:val="22"/>
          <w:lang w:val="en"/>
        </w:rPr>
        <w:t>’</w:t>
      </w:r>
      <w:r>
        <w:rPr>
          <w:rFonts w:ascii="Times New Roman" w:hAnsi="Cambria Math" w:cs="Times New Roman"/>
          <w:sz w:val="22"/>
          <w:szCs w:val="22"/>
          <w:lang w:val="en"/>
        </w:rPr>
        <w:t xml:space="preserve">s over and under predictions are an effect of the wavelengths used to model the </w:t>
      </w:r>
      <w:commentRangeStart w:id="419"/>
      <w:r>
        <w:rPr>
          <w:rFonts w:ascii="Times New Roman" w:hAnsi="Cambria Math" w:cs="Times New Roman"/>
          <w:sz w:val="22"/>
          <w:szCs w:val="22"/>
          <w:lang w:val="en"/>
        </w:rPr>
        <w:t>data given that three of those coefficients are very similar (</w:t>
      </w:r>
      <w:proofErr w:type="spellStart"/>
      <w:r>
        <w:rPr>
          <w:rFonts w:ascii="Times New Roman" w:hAnsi="Cambria Math" w:cs="Times New Roman"/>
          <w:sz w:val="22"/>
          <w:szCs w:val="22"/>
          <w:lang w:val="en"/>
        </w:rPr>
        <w:t>FigureBadCoeffPlot</w:t>
      </w:r>
      <w:proofErr w:type="spellEnd"/>
      <w:r>
        <w:rPr>
          <w:rFonts w:ascii="Times New Roman" w:hAnsi="Cambria Math" w:cs="Times New Roman"/>
          <w:sz w:val="22"/>
          <w:szCs w:val="22"/>
          <w:lang w:val="en"/>
        </w:rPr>
        <w:t>) given that they</w:t>
      </w:r>
      <w:r>
        <w:rPr>
          <w:rFonts w:ascii="Times New Roman" w:hAnsi="Cambria Math" w:cs="Times New Roman"/>
          <w:sz w:val="22"/>
          <w:szCs w:val="22"/>
          <w:lang w:val="en"/>
        </w:rPr>
        <w:t>’</w:t>
      </w:r>
      <w:r>
        <w:rPr>
          <w:rFonts w:ascii="Times New Roman" w:hAnsi="Cambria Math" w:cs="Times New Roman"/>
          <w:sz w:val="22"/>
          <w:szCs w:val="22"/>
          <w:lang w:val="en"/>
        </w:rPr>
        <w:t xml:space="preserve">re </w:t>
      </w:r>
      <w:proofErr w:type="spellStart"/>
      <w:r>
        <w:rPr>
          <w:rFonts w:ascii="Times New Roman" w:hAnsi="Cambria Math" w:cs="Times New Roman"/>
          <w:sz w:val="22"/>
          <w:szCs w:val="22"/>
          <w:lang w:val="en"/>
        </w:rPr>
        <w:t>spead</w:t>
      </w:r>
      <w:proofErr w:type="spellEnd"/>
      <w:r>
        <w:rPr>
          <w:rFonts w:ascii="Times New Roman" w:hAnsi="Cambria Math" w:cs="Times New Roman"/>
          <w:sz w:val="22"/>
          <w:szCs w:val="22"/>
          <w:lang w:val="en"/>
        </w:rPr>
        <w:t xml:space="preserve"> about the x=y line</w:t>
      </w:r>
      <w:commentRangeEnd w:id="419"/>
      <w:r w:rsidR="009066DD">
        <w:rPr>
          <w:rStyle w:val="Kommentarzeichen"/>
        </w:rPr>
        <w:commentReference w:id="419"/>
      </w:r>
      <w:r>
        <w:rPr>
          <w:rFonts w:ascii="Times New Roman" w:hAnsi="Cambria Math" w:cs="Times New Roman"/>
          <w:sz w:val="22"/>
          <w:szCs w:val="22"/>
          <w:lang w:val="en"/>
        </w:rPr>
        <w:t xml:space="preserve">. For Model S, while the predictions do not line up along the x=y line, the </w:t>
      </w:r>
      <w:proofErr w:type="spellStart"/>
      <w:r>
        <w:rPr>
          <w:rFonts w:ascii="Times New Roman" w:hAnsi="Cambria Math" w:cs="Times New Roman"/>
          <w:sz w:val="22"/>
          <w:szCs w:val="22"/>
          <w:lang w:val="en"/>
        </w:rPr>
        <w:t>underpredicted</w:t>
      </w:r>
      <w:proofErr w:type="spellEnd"/>
      <w:r>
        <w:rPr>
          <w:rFonts w:ascii="Times New Roman" w:hAnsi="Cambria Math" w:cs="Times New Roman"/>
          <w:sz w:val="22"/>
          <w:szCs w:val="22"/>
          <w:lang w:val="en"/>
        </w:rPr>
        <w:t xml:space="preserve"> values seem to be a function of </w:t>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concentration on respective bacterial load: i.e. the greater the bacterial concentrations, the greater the </w:t>
      </w:r>
      <w:del w:id="420" w:author="Herr, Nora (059)" w:date="2019-11-25T16:02:00Z">
        <w:r w:rsidDel="009066DD">
          <w:rPr>
            <w:rFonts w:ascii="Times New Roman" w:hAnsi="Cambria Math" w:cs="Times New Roman"/>
            <w:sz w:val="22"/>
            <w:szCs w:val="22"/>
            <w:lang w:val="en"/>
          </w:rPr>
          <w:delText>effect the model</w:delText>
        </w:r>
      </w:del>
      <w:proofErr w:type="spellStart"/>
      <w:ins w:id="421" w:author="Herr, Nora (059)" w:date="2019-11-25T16:02:00Z">
        <w:r w:rsidR="009066DD">
          <w:rPr>
            <w:rFonts w:ascii="Times New Roman" w:hAnsi="Cambria Math" w:cs="Times New Roman"/>
            <w:sz w:val="22"/>
            <w:szCs w:val="22"/>
            <w:lang w:val="en"/>
          </w:rPr>
          <w:t>the</w:t>
        </w:r>
        <w:proofErr w:type="spellEnd"/>
        <w:r w:rsidR="009066DD">
          <w:rPr>
            <w:rFonts w:ascii="Times New Roman" w:hAnsi="Cambria Math" w:cs="Times New Roman"/>
            <w:sz w:val="22"/>
            <w:szCs w:val="22"/>
            <w:lang w:val="en"/>
          </w:rPr>
          <w:t xml:space="preserve"> model</w:t>
        </w:r>
        <w:r w:rsidR="009066DD">
          <w:rPr>
            <w:rFonts w:ascii="Times New Roman" w:hAnsi="Cambria Math" w:cs="Times New Roman"/>
            <w:sz w:val="22"/>
            <w:szCs w:val="22"/>
            <w:lang w:val="en"/>
          </w:rPr>
          <w:t>’</w:t>
        </w:r>
        <w:r w:rsidR="009066DD">
          <w:rPr>
            <w:rFonts w:ascii="Times New Roman" w:hAnsi="Cambria Math" w:cs="Times New Roman"/>
            <w:sz w:val="22"/>
            <w:szCs w:val="22"/>
            <w:lang w:val="en"/>
          </w:rPr>
          <w:t>s effect</w:t>
        </w:r>
      </w:ins>
      <w:r>
        <w:rPr>
          <w:rFonts w:ascii="Times New Roman" w:hAnsi="Cambria Math" w:cs="Times New Roman"/>
          <w:sz w:val="22"/>
          <w:szCs w:val="22"/>
          <w:lang w:val="en"/>
        </w:rPr>
        <w:t xml:space="preserve"> </w:t>
      </w:r>
      <w:del w:id="422" w:author="Herr, Nora (059)" w:date="2019-11-25T16:02:00Z">
        <w:r w:rsidDel="009066DD">
          <w:rPr>
            <w:rFonts w:ascii="Times New Roman" w:hAnsi="Cambria Math" w:cs="Times New Roman"/>
            <w:sz w:val="22"/>
            <w:szCs w:val="22"/>
            <w:lang w:val="en"/>
          </w:rPr>
          <w:delText>has</w:delText>
        </w:r>
      </w:del>
      <w:r>
        <w:rPr>
          <w:rFonts w:ascii="Times New Roman" w:hAnsi="Cambria Math" w:cs="Times New Roman"/>
          <w:sz w:val="22"/>
          <w:szCs w:val="22"/>
          <w:lang w:val="en"/>
        </w:rPr>
        <w:t xml:space="preserve"> on lowering the</w:t>
      </w:r>
      <w:commentRangeStart w:id="423"/>
      <w:r>
        <w:rPr>
          <w:rFonts w:ascii="Times New Roman" w:hAnsi="Cambria Math" w:cs="Times New Roman"/>
          <w:sz w:val="22"/>
          <w:szCs w:val="22"/>
          <w:lang w:val="en"/>
        </w:rPr>
        <w:t xml:space="preserve"> predictions </w:t>
      </w:r>
      <w:proofErr w:type="spellStart"/>
      <w:r>
        <w:rPr>
          <w:rFonts w:ascii="Times New Roman" w:hAnsi="Cambria Math" w:cs="Times New Roman"/>
          <w:sz w:val="22"/>
          <w:szCs w:val="22"/>
          <w:lang w:val="en"/>
        </w:rPr>
        <w:t>underpredicitons</w:t>
      </w:r>
      <w:commentRangeEnd w:id="423"/>
      <w:proofErr w:type="spellEnd"/>
      <w:r w:rsidR="009066DD">
        <w:rPr>
          <w:rStyle w:val="Kommentarzeichen"/>
        </w:rPr>
        <w:commentReference w:id="423"/>
      </w:r>
      <w:r>
        <w:rPr>
          <w:rFonts w:ascii="Times New Roman" w:hAnsi="Cambria Math" w:cs="Times New Roman"/>
          <w:sz w:val="22"/>
          <w:szCs w:val="22"/>
          <w:lang w:val="en"/>
        </w:rPr>
        <w:t xml:space="preserve">. Second, there is considerably less variability for low </w:t>
      </w:r>
      <w:r>
        <w:rPr>
          <w:rFonts w:ascii="Times New Roman" w:hAnsi="Cambria Math" w:cs="Times New Roman"/>
          <w:sz w:val="22"/>
          <w:szCs w:val="22"/>
          <w:lang w:val="en"/>
        </w:rPr>
        <w:lastRenderedPageBreak/>
        <w:t xml:space="preserve">concentrations of bacteria even at high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co</w:t>
      </w:r>
      <w:ins w:id="424" w:author="Herr, Nora (059)" w:date="2019-11-25T16:02:00Z">
        <w:r w:rsidR="009066DD">
          <w:rPr>
            <w:rFonts w:ascii="Times New Roman" w:hAnsi="Cambria Math" w:cs="Times New Roman"/>
            <w:sz w:val="22"/>
            <w:szCs w:val="22"/>
            <w:lang w:val="en"/>
          </w:rPr>
          <w:t>n</w:t>
        </w:r>
      </w:ins>
      <w:r>
        <w:rPr>
          <w:rFonts w:ascii="Times New Roman" w:hAnsi="Cambria Math" w:cs="Times New Roman"/>
          <w:sz w:val="22"/>
          <w:szCs w:val="22"/>
          <w:lang w:val="en"/>
        </w:rPr>
        <w:t>centrations, as noted by the predictions at B=</w:t>
      </w:r>
      <w:proofErr w:type="gramStart"/>
      <w:r>
        <w:rPr>
          <w:rFonts w:ascii="Times New Roman" w:hAnsi="Cambria Math" w:cs="Times New Roman"/>
          <w:sz w:val="22"/>
          <w:szCs w:val="22"/>
          <w:lang w:val="en"/>
        </w:rPr>
        <w:t>0</w:t>
      </w:r>
      <w:proofErr w:type="gramEnd"/>
      <w:r>
        <w:rPr>
          <w:rFonts w:ascii="Times New Roman" w:hAnsi="Cambria Math" w:cs="Times New Roman"/>
          <w:sz w:val="22"/>
          <w:szCs w:val="22"/>
          <w:lang w:val="en"/>
        </w:rPr>
        <w:t xml:space="preserve">. </w:t>
      </w:r>
      <w:del w:id="425" w:author="Herr, Nora (059)" w:date="2019-11-25T16:03:00Z">
        <w:r w:rsidDel="009066DD">
          <w:rPr>
            <w:rFonts w:ascii="Times New Roman" w:hAnsi="Cambria Math" w:cs="Times New Roman"/>
            <w:sz w:val="22"/>
            <w:szCs w:val="22"/>
            <w:lang w:val="en"/>
          </w:rPr>
          <w:delText>Clearly there is a relationship that exists</w:delText>
        </w:r>
      </w:del>
      <w:ins w:id="426" w:author="Herr, Nora (059)" w:date="2019-11-25T16:03:00Z">
        <w:r w:rsidR="009066DD">
          <w:rPr>
            <w:rFonts w:ascii="Times New Roman" w:hAnsi="Cambria Math" w:cs="Times New Roman"/>
            <w:sz w:val="22"/>
            <w:szCs w:val="22"/>
            <w:lang w:val="en"/>
          </w:rPr>
          <w:t xml:space="preserve"> There is a clear relationship</w:t>
        </w:r>
      </w:ins>
      <w:r>
        <w:rPr>
          <w:rFonts w:ascii="Times New Roman" w:hAnsi="Cambria Math" w:cs="Times New Roman"/>
          <w:sz w:val="22"/>
          <w:szCs w:val="22"/>
          <w:lang w:val="en"/>
        </w:rPr>
        <w:t xml:space="preserve"> in how the models attribute signal to the opposing member, </w:t>
      </w:r>
      <w:del w:id="427" w:author="Herr, Nora (059)" w:date="2019-11-25T16:03:00Z">
        <w:r w:rsidDel="009066DD">
          <w:rPr>
            <w:rFonts w:ascii="Times New Roman" w:hAnsi="Cambria Math" w:cs="Times New Roman"/>
            <w:sz w:val="22"/>
            <w:szCs w:val="22"/>
            <w:lang w:val="en"/>
          </w:rPr>
          <w:delText>and was</w:delText>
        </w:r>
      </w:del>
      <w:ins w:id="428" w:author="Herr, Nora (059)" w:date="2019-11-25T16:03:00Z">
        <w:r w:rsidR="009066DD">
          <w:rPr>
            <w:rFonts w:ascii="Times New Roman" w:hAnsi="Cambria Math" w:cs="Times New Roman"/>
            <w:sz w:val="22"/>
            <w:szCs w:val="22"/>
            <w:lang w:val="en"/>
          </w:rPr>
          <w:t xml:space="preserve">which </w:t>
        </w:r>
        <w:proofErr w:type="gramStart"/>
        <w:r w:rsidR="009066DD">
          <w:rPr>
            <w:rFonts w:ascii="Times New Roman" w:hAnsi="Cambria Math" w:cs="Times New Roman"/>
            <w:sz w:val="22"/>
            <w:szCs w:val="22"/>
            <w:lang w:val="en"/>
          </w:rPr>
          <w:t>was</w:t>
        </w:r>
      </w:ins>
      <w:r>
        <w:rPr>
          <w:rFonts w:ascii="Times New Roman" w:hAnsi="Cambria Math" w:cs="Times New Roman"/>
          <w:sz w:val="22"/>
          <w:szCs w:val="22"/>
          <w:lang w:val="en"/>
        </w:rPr>
        <w:t xml:space="preserve"> first noticed</w:t>
      </w:r>
      <w:proofErr w:type="gramEnd"/>
      <w:r>
        <w:rPr>
          <w:rFonts w:ascii="Times New Roman" w:hAnsi="Cambria Math" w:cs="Times New Roman"/>
          <w:sz w:val="22"/>
          <w:szCs w:val="22"/>
          <w:lang w:val="en"/>
        </w:rPr>
        <w:t xml:space="preserve"> with Model 1 and is explained further in Section 4.3.2. </w:t>
      </w:r>
    </w:p>
    <w:p w14:paraId="7E00BABE"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60BE0DD8" w14:textId="77777777">
        <w:tc>
          <w:tcPr>
            <w:tcW w:w="8522" w:type="dxa"/>
          </w:tcPr>
          <w:p w14:paraId="7D0916D6" w14:textId="77777777" w:rsidR="00C332A5" w:rsidRDefault="001271F9">
            <w:pPr>
              <w:widowControl/>
              <w:spacing w:line="360" w:lineRule="auto"/>
              <w:rPr>
                <w:lang w:val="en"/>
              </w:rPr>
            </w:pPr>
            <w:r>
              <w:rPr>
                <w:noProof/>
                <w:lang w:val="de-DE" w:eastAsia="de-DE"/>
              </w:rPr>
              <w:drawing>
                <wp:inline distT="0" distB="0" distL="114300" distR="114300" wp14:anchorId="41EB7EFB" wp14:editId="02732EF1">
                  <wp:extent cx="4114800" cy="5146040"/>
                  <wp:effectExtent l="0" t="0" r="1333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4114800" cy="5146040"/>
                          </a:xfrm>
                          <a:prstGeom prst="rect">
                            <a:avLst/>
                          </a:prstGeom>
                          <a:noFill/>
                          <a:ln>
                            <a:noFill/>
                          </a:ln>
                        </pic:spPr>
                      </pic:pic>
                    </a:graphicData>
                  </a:graphic>
                </wp:inline>
              </w:drawing>
            </w:r>
          </w:p>
        </w:tc>
      </w:tr>
      <w:tr w:rsidR="00C332A5" w14:paraId="2CB206D1" w14:textId="77777777">
        <w:tc>
          <w:tcPr>
            <w:tcW w:w="8522" w:type="dxa"/>
          </w:tcPr>
          <w:p w14:paraId="76260C47" w14:textId="77777777" w:rsidR="00C332A5" w:rsidRDefault="001271F9">
            <w:pPr>
              <w:widowControl/>
              <w:spacing w:line="360" w:lineRule="auto"/>
              <w:rPr>
                <w:rFonts w:ascii="Times New Roman" w:hAnsi="Cambria Math" w:cs="Times New Roman" w:hint="eastAsia"/>
                <w:b/>
                <w:bCs/>
                <w:sz w:val="22"/>
                <w:szCs w:val="22"/>
                <w:lang w:val="en"/>
              </w:rPr>
            </w:pPr>
            <w:commentRangeStart w:id="429"/>
            <w:proofErr w:type="spellStart"/>
            <w:r>
              <w:rPr>
                <w:rFonts w:ascii="Times New Roman" w:hAnsi="Cambria Math" w:cs="Times New Roman"/>
                <w:b/>
                <w:bCs/>
                <w:sz w:val="22"/>
                <w:szCs w:val="22"/>
                <w:lang w:val="en"/>
              </w:rPr>
              <w:t>ModelSPlot</w:t>
            </w:r>
            <w:commentRangeEnd w:id="429"/>
            <w:proofErr w:type="spellEnd"/>
            <w:r w:rsidR="009066DD">
              <w:rPr>
                <w:rStyle w:val="Kommentarzeichen"/>
              </w:rPr>
              <w:commentReference w:id="429"/>
            </w:r>
          </w:p>
        </w:tc>
      </w:tr>
    </w:tbl>
    <w:p w14:paraId="44BC3FB1" w14:textId="77777777" w:rsidR="00C332A5" w:rsidRDefault="00C332A5">
      <w:pPr>
        <w:spacing w:line="360" w:lineRule="auto"/>
        <w:jc w:val="both"/>
        <w:rPr>
          <w:rFonts w:ascii="Times New Roman" w:hAnsi="Cambria Math" w:cs="Times New Roman" w:hint="eastAsia"/>
          <w:sz w:val="22"/>
          <w:szCs w:val="22"/>
          <w:lang w:val="en"/>
        </w:rPr>
      </w:pPr>
    </w:p>
    <w:p w14:paraId="04E432E2" w14:textId="77777777" w:rsidR="00C332A5" w:rsidRDefault="001271F9">
      <w:pPr>
        <w:spacing w:line="360" w:lineRule="auto"/>
        <w:jc w:val="both"/>
        <w:rPr>
          <w:rFonts w:ascii="Ubuntu" w:eastAsia="Ubuntu" w:hAnsi="Ubuntu" w:cs="Ubuntu"/>
          <w:sz w:val="30"/>
          <w:szCs w:val="30"/>
          <w:lang w:val="en"/>
        </w:rPr>
      </w:pPr>
      <w:r>
        <w:rPr>
          <w:rFonts w:ascii="Ubuntu" w:eastAsia="Ubuntu" w:hAnsi="Ubuntu" w:cs="Ubuntu"/>
          <w:sz w:val="30"/>
          <w:szCs w:val="30"/>
          <w:lang w:val="en"/>
        </w:rPr>
        <w:t>4.3.2 Optimization of Model S</w:t>
      </w:r>
    </w:p>
    <w:p w14:paraId="4180C9D0" w14:textId="34212E4C"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Prior to uncovering Model S buried in the calibration data, a signal correction method for bacterial predictions was chanced upon when trying to understand the ratio of </w:t>
      </w:r>
      <w:del w:id="430" w:author="Herr, Nora (059)" w:date="2019-11-25T16:04:00Z">
        <w:r w:rsidDel="009066DD">
          <w:rPr>
            <w:rFonts w:ascii="Times New Roman" w:hAnsi="Cambria Math" w:cs="Times New Roman"/>
            <w:sz w:val="22"/>
            <w:szCs w:val="22"/>
            <w:lang w:val="en"/>
          </w:rPr>
          <w:lastRenderedPageBreak/>
          <w:delText>absorbances</w:delText>
        </w:r>
      </w:del>
      <w:ins w:id="431" w:author="Herr, Nora (059)" w:date="2019-11-25T16:04:00Z">
        <w:r w:rsidR="009066DD">
          <w:rPr>
            <w:rFonts w:ascii="Times New Roman" w:hAnsi="Cambria Math" w:cs="Times New Roman"/>
            <w:sz w:val="22"/>
            <w:szCs w:val="22"/>
            <w:lang w:val="en"/>
          </w:rPr>
          <w:t>absorbance</w:t>
        </w:r>
      </w:ins>
      <w:r>
        <w:rPr>
          <w:rFonts w:ascii="Times New Roman" w:hAnsi="Cambria Math" w:cs="Times New Roman"/>
          <w:sz w:val="22"/>
          <w:szCs w:val="22"/>
          <w:lang w:val="en"/>
        </w:rPr>
        <w:t xml:space="preserve"> (B:C) for the predicted fractions of Model 3. While visualizing the data of the bacterial predictions in a table that conforms to the 96-well position (</w:t>
      </w:r>
      <w:proofErr w:type="spellStart"/>
      <w:r>
        <w:rPr>
          <w:rFonts w:ascii="Times New Roman" w:hAnsi="Cambria Math" w:cs="Times New Roman"/>
          <w:b/>
          <w:bCs/>
          <w:sz w:val="22"/>
          <w:szCs w:val="22"/>
          <w:lang w:val="en"/>
        </w:rPr>
        <w:t>FiguredRedTable</w:t>
      </w:r>
      <w:proofErr w:type="spellEnd"/>
      <w:r>
        <w:rPr>
          <w:rFonts w:ascii="Times New Roman" w:hAnsi="Cambria Math" w:cs="Times New Roman"/>
          <w:sz w:val="22"/>
          <w:szCs w:val="22"/>
          <w:lang w:val="en"/>
        </w:rPr>
        <w:t>)</w:t>
      </w:r>
      <w:ins w:id="432" w:author="Herr, Nora (059)" w:date="2019-11-25T16:04:00Z">
        <w:r w:rsidR="009066DD">
          <w:rPr>
            <w:rFonts w:ascii="Times New Roman" w:hAnsi="Cambria Math" w:cs="Times New Roman"/>
            <w:sz w:val="22"/>
            <w:szCs w:val="22"/>
            <w:lang w:val="en"/>
          </w:rPr>
          <w:t>,</w:t>
        </w:r>
      </w:ins>
      <w:r>
        <w:rPr>
          <w:rFonts w:ascii="Times New Roman" w:hAnsi="Cambria Math" w:cs="Times New Roman"/>
          <w:sz w:val="22"/>
          <w:szCs w:val="22"/>
          <w:lang w:val="en"/>
        </w:rPr>
        <w:t xml:space="preserve"> a slight </w:t>
      </w:r>
      <w:r>
        <w:rPr>
          <w:rFonts w:ascii="Times New Roman" w:hAnsi="Cambria Math" w:cs="Times New Roman"/>
          <w:sz w:val="22"/>
          <w:szCs w:val="22"/>
          <w:lang w:val="en"/>
        </w:rPr>
        <w:t>‘</w:t>
      </w:r>
      <w:r>
        <w:rPr>
          <w:rFonts w:ascii="Times New Roman" w:hAnsi="Cambria Math" w:cs="Times New Roman"/>
          <w:sz w:val="22"/>
          <w:szCs w:val="22"/>
          <w:lang w:val="en"/>
        </w:rPr>
        <w:t>bump</w:t>
      </w:r>
      <w:r>
        <w:rPr>
          <w:rFonts w:ascii="Times New Roman" w:hAnsi="Cambria Math" w:cs="Times New Roman"/>
          <w:sz w:val="22"/>
          <w:szCs w:val="22"/>
          <w:lang w:val="en"/>
        </w:rPr>
        <w:t>’</w:t>
      </w:r>
      <w:r>
        <w:rPr>
          <w:rFonts w:ascii="Times New Roman" w:hAnsi="Cambria Math" w:cs="Times New Roman"/>
          <w:sz w:val="22"/>
          <w:szCs w:val="22"/>
          <w:lang w:val="en"/>
        </w:rPr>
        <w:t xml:space="preserve"> in the data </w:t>
      </w:r>
      <w:proofErr w:type="gramStart"/>
      <w:r>
        <w:rPr>
          <w:rFonts w:ascii="Times New Roman" w:hAnsi="Cambria Math" w:cs="Times New Roman"/>
          <w:sz w:val="22"/>
          <w:szCs w:val="22"/>
          <w:lang w:val="en"/>
        </w:rPr>
        <w:t>was noticed</w:t>
      </w:r>
      <w:proofErr w:type="gramEnd"/>
      <w:r>
        <w:rPr>
          <w:rFonts w:ascii="Times New Roman" w:hAnsi="Cambria Math" w:cs="Times New Roman"/>
          <w:sz w:val="22"/>
          <w:szCs w:val="22"/>
          <w:lang w:val="en"/>
        </w:rPr>
        <w:t xml:space="preserve"> in row H columns 6-8 of the bacterial predictions. Row H has no bacteria in any of its </w:t>
      </w:r>
      <w:commentRangeStart w:id="433"/>
      <w:r>
        <w:rPr>
          <w:rFonts w:ascii="Times New Roman" w:hAnsi="Cambria Math" w:cs="Times New Roman"/>
          <w:sz w:val="22"/>
          <w:szCs w:val="22"/>
          <w:lang w:val="en"/>
        </w:rPr>
        <w:t xml:space="preserve">well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gradient exists across the row</w:t>
      </w:r>
      <w:commentRangeEnd w:id="433"/>
      <w:r w:rsidR="009066DD">
        <w:rPr>
          <w:rStyle w:val="Kommentarzeichen"/>
        </w:rPr>
        <w:commentReference w:id="433"/>
      </w:r>
      <w:r>
        <w:rPr>
          <w:rFonts w:ascii="Times New Roman" w:hAnsi="Cambria Math" w:cs="Times New Roman"/>
          <w:sz w:val="22"/>
          <w:szCs w:val="22"/>
          <w:lang w:val="en"/>
        </w:rPr>
        <w:t xml:space="preserve">. With perfect </w:t>
      </w:r>
      <w:del w:id="434" w:author="Herr, Nora (059)" w:date="2019-11-25T16:05:00Z">
        <w:r w:rsidDel="009066DD">
          <w:rPr>
            <w:rFonts w:ascii="Times New Roman" w:hAnsi="Cambria Math" w:cs="Times New Roman"/>
            <w:sz w:val="22"/>
            <w:szCs w:val="22"/>
            <w:lang w:val="en"/>
          </w:rPr>
          <w:delText>models</w:delText>
        </w:r>
      </w:del>
      <w:ins w:id="435" w:author="Herr, Nora (059)" w:date="2019-11-25T16:05:00Z">
        <w:r w:rsidR="009066DD">
          <w:rPr>
            <w:rFonts w:ascii="Times New Roman" w:hAnsi="Cambria Math" w:cs="Times New Roman"/>
            <w:sz w:val="22"/>
            <w:szCs w:val="22"/>
            <w:lang w:val="en"/>
          </w:rPr>
          <w:t>models,</w:t>
        </w:r>
      </w:ins>
      <w:r>
        <w:rPr>
          <w:rFonts w:ascii="Times New Roman" w:hAnsi="Cambria Math" w:cs="Times New Roman"/>
          <w:sz w:val="22"/>
          <w:szCs w:val="22"/>
          <w:lang w:val="en"/>
        </w:rPr>
        <w:t xml:space="preserve"> the value at each row would be the same and a flat line at the known concentration </w:t>
      </w:r>
      <w:proofErr w:type="gramStart"/>
      <w:r>
        <w:rPr>
          <w:rFonts w:ascii="Times New Roman" w:hAnsi="Cambria Math" w:cs="Times New Roman"/>
          <w:sz w:val="22"/>
          <w:szCs w:val="22"/>
          <w:lang w:val="en"/>
        </w:rPr>
        <w:t>would be observed</w:t>
      </w:r>
      <w:proofErr w:type="gramEnd"/>
      <w:r>
        <w:rPr>
          <w:rFonts w:ascii="Times New Roman" w:hAnsi="Cambria Math" w:cs="Times New Roman"/>
          <w:b/>
          <w:bCs/>
          <w:sz w:val="22"/>
          <w:szCs w:val="22"/>
          <w:lang w:val="en"/>
        </w:rPr>
        <w:t xml:space="preserve"> </w:t>
      </w:r>
      <w:ins w:id="436" w:author="Herr, Nora (059)" w:date="2019-11-25T16:05:00Z">
        <w:r w:rsidR="009066DD">
          <w:rPr>
            <w:rFonts w:ascii="Times New Roman" w:hAnsi="Cambria Math" w:cs="Times New Roman"/>
            <w:b/>
            <w:bCs/>
            <w:sz w:val="22"/>
            <w:szCs w:val="22"/>
            <w:lang w:val="en"/>
          </w:rPr>
          <w:t>(</w:t>
        </w:r>
      </w:ins>
      <w:r>
        <w:rPr>
          <w:rFonts w:ascii="Times New Roman" w:hAnsi="Cambria Math" w:cs="Times New Roman"/>
          <w:b/>
          <w:bCs/>
          <w:sz w:val="22"/>
          <w:szCs w:val="22"/>
          <w:lang w:val="en"/>
        </w:rPr>
        <w:t>figure with flat lines</w:t>
      </w:r>
      <w:ins w:id="437" w:author="Herr, Nora (059)" w:date="2019-11-25T16:05:00Z">
        <w:r w:rsidR="009066DD">
          <w:rPr>
            <w:rFonts w:ascii="Times New Roman" w:hAnsi="Cambria Math" w:cs="Times New Roman"/>
            <w:b/>
            <w:bCs/>
            <w:sz w:val="22"/>
            <w:szCs w:val="22"/>
            <w:lang w:val="en"/>
          </w:rPr>
          <w:t>)</w:t>
        </w:r>
      </w:ins>
      <w:r>
        <w:rPr>
          <w:rFonts w:ascii="Times New Roman" w:hAnsi="Cambria Math" w:cs="Times New Roman"/>
          <w:sz w:val="22"/>
          <w:szCs w:val="22"/>
          <w:lang w:val="en"/>
        </w:rPr>
        <w:t xml:space="preserve">. </w:t>
      </w:r>
      <w:commentRangeStart w:id="438"/>
      <w:r>
        <w:rPr>
          <w:rFonts w:ascii="Times New Roman" w:hAnsi="Cambria Math" w:cs="Times New Roman"/>
          <w:sz w:val="22"/>
          <w:szCs w:val="22"/>
          <w:lang w:val="en"/>
        </w:rPr>
        <w:t xml:space="preserve">(Model S </w:t>
      </w:r>
      <w:proofErr w:type="gramStart"/>
      <w:r>
        <w:rPr>
          <w:rFonts w:ascii="Times New Roman" w:hAnsi="Cambria Math" w:cs="Times New Roman"/>
          <w:sz w:val="22"/>
          <w:szCs w:val="22"/>
          <w:lang w:val="en"/>
        </w:rPr>
        <w:t>is used</w:t>
      </w:r>
      <w:proofErr w:type="gramEnd"/>
      <w:r>
        <w:rPr>
          <w:rFonts w:ascii="Times New Roman" w:hAnsi="Cambria Math" w:cs="Times New Roman"/>
          <w:sz w:val="22"/>
          <w:szCs w:val="22"/>
          <w:lang w:val="en"/>
        </w:rPr>
        <w:t xml:space="preserve"> to illustrate the correction method found with Model 3)</w:t>
      </w:r>
      <w:commentRangeEnd w:id="438"/>
      <w:r w:rsidR="009066DD">
        <w:rPr>
          <w:rStyle w:val="Kommentarzeichen"/>
        </w:rPr>
        <w:commentReference w:id="438"/>
      </w:r>
      <w:r>
        <w:rPr>
          <w:rFonts w:ascii="Times New Roman" w:hAnsi="Cambria Math" w:cs="Times New Roman"/>
          <w:sz w:val="22"/>
          <w:szCs w:val="22"/>
          <w:lang w:val="en"/>
        </w:rPr>
        <w:t>. This plot, however, shows how the errors in bacterial fraction</w:t>
      </w:r>
      <w:ins w:id="439" w:author="Herr, Nora (059)" w:date="2019-11-25T16:06:00Z">
        <w:r w:rsidR="009066DD">
          <w:rPr>
            <w:rFonts w:ascii="Times New Roman" w:hAnsi="Cambria Math" w:cs="Times New Roman"/>
            <w:sz w:val="22"/>
            <w:szCs w:val="22"/>
            <w:lang w:val="en"/>
          </w:rPr>
          <w:t>s</w:t>
        </w:r>
      </w:ins>
      <w:r>
        <w:rPr>
          <w:rFonts w:ascii="Times New Roman" w:hAnsi="Cambria Math" w:cs="Times New Roman"/>
          <w:sz w:val="22"/>
          <w:szCs w:val="22"/>
          <w:lang w:val="en"/>
        </w:rPr>
        <w:t xml:space="preserve"> actually behave: </w:t>
      </w:r>
      <w:ins w:id="440" w:author="Herr, Nora (059)" w:date="2019-11-25T16:06:00Z">
        <w:r w:rsidR="009066DD">
          <w:rPr>
            <w:rFonts w:ascii="Times New Roman" w:hAnsi="Cambria Math" w:cs="Times New Roman"/>
            <w:sz w:val="22"/>
            <w:szCs w:val="22"/>
            <w:lang w:val="en"/>
          </w:rPr>
          <w:t>T</w:t>
        </w:r>
      </w:ins>
      <w:del w:id="441" w:author="Herr, Nora (059)" w:date="2019-11-25T16:06:00Z">
        <w:r w:rsidDel="009066DD">
          <w:rPr>
            <w:rFonts w:ascii="Times New Roman" w:hAnsi="Cambria Math" w:cs="Times New Roman"/>
            <w:sz w:val="22"/>
            <w:szCs w:val="22"/>
            <w:lang w:val="en"/>
          </w:rPr>
          <w:delText>t</w:delText>
        </w:r>
      </w:del>
      <w:proofErr w:type="gramStart"/>
      <w:r>
        <w:rPr>
          <w:rFonts w:ascii="Times New Roman" w:hAnsi="Cambria Math" w:cs="Times New Roman"/>
          <w:sz w:val="22"/>
          <w:szCs w:val="22"/>
          <w:lang w:val="en"/>
        </w:rPr>
        <w:t>he</w:t>
      </w:r>
      <w:proofErr w:type="gramEnd"/>
      <w:r>
        <w:rPr>
          <w:rFonts w:ascii="Times New Roman" w:hAnsi="Cambria Math" w:cs="Times New Roman"/>
          <w:sz w:val="22"/>
          <w:szCs w:val="22"/>
          <w:lang w:val="en"/>
        </w:rPr>
        <w:t xml:space="preserve"> presence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imparts noise to the prediction with a severity that is proportional to the concentration of bacteria. As the concentration of bacteria increases</w:t>
      </w:r>
      <w:ins w:id="442" w:author="Herr, Nora (059)" w:date="2019-11-25T16:07:00Z">
        <w:r w:rsidR="009066DD">
          <w:rPr>
            <w:rFonts w:ascii="Times New Roman" w:hAnsi="Cambria Math" w:cs="Times New Roman"/>
            <w:sz w:val="22"/>
            <w:szCs w:val="22"/>
            <w:lang w:val="en"/>
          </w:rPr>
          <w:t>,</w:t>
        </w:r>
      </w:ins>
      <w:r>
        <w:rPr>
          <w:rFonts w:ascii="Times New Roman" w:hAnsi="Cambria Math" w:cs="Times New Roman"/>
          <w:sz w:val="22"/>
          <w:szCs w:val="22"/>
          <w:lang w:val="en"/>
        </w:rPr>
        <w:t xml:space="preserve"> the </w:t>
      </w:r>
      <w:proofErr w:type="spellStart"/>
      <w:r>
        <w:rPr>
          <w:rFonts w:ascii="Times New Roman" w:hAnsi="Cambria Math" w:cs="Times New Roman"/>
          <w:sz w:val="22"/>
          <w:szCs w:val="22"/>
          <w:lang w:val="en"/>
        </w:rPr>
        <w:t>under</w:t>
      </w:r>
      <w:del w:id="443" w:author="Herr, Nora (059)" w:date="2019-11-25T16:07:00Z">
        <w:r w:rsidDel="009066DD">
          <w:rPr>
            <w:rFonts w:ascii="Times New Roman" w:hAnsi="Cambria Math" w:cs="Times New Roman"/>
            <w:sz w:val="22"/>
            <w:szCs w:val="22"/>
            <w:lang w:val="en"/>
          </w:rPr>
          <w:delText>-</w:delText>
        </w:r>
      </w:del>
      <w:r>
        <w:rPr>
          <w:rFonts w:ascii="Times New Roman" w:hAnsi="Cambria Math" w:cs="Times New Roman"/>
          <w:sz w:val="22"/>
          <w:szCs w:val="22"/>
          <w:lang w:val="en"/>
        </w:rPr>
        <w:t>predictions</w:t>
      </w:r>
      <w:proofErr w:type="spellEnd"/>
      <w:r>
        <w:rPr>
          <w:rFonts w:ascii="Times New Roman" w:hAnsi="Cambria Math" w:cs="Times New Roman"/>
          <w:sz w:val="22"/>
          <w:szCs w:val="22"/>
          <w:lang w:val="en"/>
        </w:rPr>
        <w:t xml:space="preserve"> become more severe with respect to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content. To observe this net effect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only</w:t>
      </w:r>
      <w:ins w:id="444" w:author="Herr, Nora (059)" w:date="2019-11-25T16:07:00Z">
        <w:r w:rsidR="009066DD">
          <w:rPr>
            <w:rFonts w:ascii="Times New Roman" w:hAnsi="Cambria Math" w:cs="Times New Roman"/>
            <w:sz w:val="22"/>
            <w:szCs w:val="22"/>
            <w:lang w:val="en"/>
          </w:rPr>
          <w:t>,</w:t>
        </w:r>
      </w:ins>
      <w:r>
        <w:rPr>
          <w:rFonts w:ascii="Times New Roman" w:hAnsi="Cambria Math" w:cs="Times New Roman"/>
          <w:sz w:val="22"/>
          <w:szCs w:val="22"/>
          <w:lang w:val="en"/>
        </w:rPr>
        <w:t xml:space="preserve"> the predictions at column 12 (where no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is present) is removed from each prediction at its respective row</w:t>
      </w:r>
      <w:ins w:id="445" w:author="Herr, Nora (059)" w:date="2019-11-25T16:07:00Z">
        <w:r w:rsidR="009066DD">
          <w:rPr>
            <w:rFonts w:ascii="Times New Roman" w:hAnsi="Cambria Math" w:cs="Times New Roman"/>
            <w:sz w:val="22"/>
            <w:szCs w:val="22"/>
            <w:lang w:val="en"/>
          </w:rPr>
          <w:t>,</w:t>
        </w:r>
      </w:ins>
      <w:r>
        <w:rPr>
          <w:rFonts w:ascii="Times New Roman" w:hAnsi="Cambria Math" w:cs="Times New Roman"/>
          <w:sz w:val="22"/>
          <w:szCs w:val="22"/>
          <w:lang w:val="en"/>
        </w:rPr>
        <w:t xml:space="preserve"> effectively shifting the parabolas downward and forcing them </w:t>
      </w:r>
      <w:ins w:id="446" w:author="Herr, Nora (059)" w:date="2019-11-25T16:07:00Z">
        <w:r w:rsidR="009066DD">
          <w:rPr>
            <w:rFonts w:ascii="Times New Roman" w:hAnsi="Cambria Math" w:cs="Times New Roman"/>
            <w:sz w:val="22"/>
            <w:szCs w:val="22"/>
            <w:lang w:val="en"/>
          </w:rPr>
          <w:t xml:space="preserve">to </w:t>
        </w:r>
      </w:ins>
      <w:r>
        <w:rPr>
          <w:rFonts w:ascii="Times New Roman" w:hAnsi="Cambria Math" w:cs="Times New Roman"/>
          <w:sz w:val="22"/>
          <w:szCs w:val="22"/>
          <w:lang w:val="en"/>
        </w:rPr>
        <w:t xml:space="preserve">pass through the origin </w:t>
      </w:r>
      <w:proofErr w:type="spellStart"/>
      <w:r>
        <w:rPr>
          <w:rFonts w:ascii="Times New Roman" w:hAnsi="Cambria Math" w:cs="Times New Roman"/>
          <w:b/>
          <w:bCs/>
          <w:sz w:val="22"/>
          <w:szCs w:val="22"/>
          <w:lang w:val="en"/>
        </w:rPr>
        <w:t>FigureTruncated</w:t>
      </w:r>
      <w:proofErr w:type="spellEnd"/>
      <w:r>
        <w:rPr>
          <w:rFonts w:ascii="Times New Roman" w:hAnsi="Cambria Math" w:cs="Times New Roman"/>
          <w:sz w:val="22"/>
          <w:szCs w:val="22"/>
          <w:lang w:val="en"/>
        </w:rPr>
        <w:t>. Th</w:t>
      </w:r>
      <w:ins w:id="447" w:author="Herr, Nora (059)" w:date="2019-11-25T16:07:00Z">
        <w:r w:rsidR="009066DD">
          <w:rPr>
            <w:rFonts w:ascii="Times New Roman" w:hAnsi="Cambria Math" w:cs="Times New Roman"/>
            <w:sz w:val="22"/>
            <w:szCs w:val="22"/>
            <w:lang w:val="en"/>
          </w:rPr>
          <w:t>is</w:t>
        </w:r>
      </w:ins>
      <w:del w:id="448" w:author="Herr, Nora (059)" w:date="2019-11-25T16:07:00Z">
        <w:r w:rsidDel="009066DD">
          <w:rPr>
            <w:rFonts w:ascii="Times New Roman" w:hAnsi="Cambria Math" w:cs="Times New Roman"/>
            <w:sz w:val="22"/>
            <w:szCs w:val="22"/>
            <w:lang w:val="en"/>
          </w:rPr>
          <w:delText>ese</w:delText>
        </w:r>
      </w:del>
      <w:r>
        <w:rPr>
          <w:rFonts w:ascii="Times New Roman" w:hAnsi="Cambria Math" w:cs="Times New Roman"/>
          <w:sz w:val="22"/>
          <w:szCs w:val="22"/>
          <w:lang w:val="en"/>
        </w:rPr>
        <w:t xml:space="preserve"> behavior gave rise to an idea that allowed the manipulation of the predictions, albeit with </w:t>
      </w:r>
      <w:commentRangeStart w:id="449"/>
      <w:r>
        <w:rPr>
          <w:rFonts w:ascii="Times New Roman" w:hAnsi="Cambria Math" w:cs="Times New Roman"/>
          <w:b/>
          <w:bCs/>
          <w:sz w:val="22"/>
          <w:szCs w:val="22"/>
          <w:lang w:val="en"/>
        </w:rPr>
        <w:t>one/two</w:t>
      </w:r>
      <w:r>
        <w:rPr>
          <w:rFonts w:ascii="Times New Roman" w:hAnsi="Cambria Math" w:cs="Times New Roman"/>
          <w:sz w:val="22"/>
          <w:szCs w:val="22"/>
          <w:lang w:val="en"/>
        </w:rPr>
        <w:t xml:space="preserve"> </w:t>
      </w:r>
      <w:commentRangeEnd w:id="449"/>
      <w:r w:rsidR="009066DD">
        <w:rPr>
          <w:rStyle w:val="Kommentarzeichen"/>
        </w:rPr>
        <w:commentReference w:id="449"/>
      </w:r>
      <w:r>
        <w:rPr>
          <w:rFonts w:ascii="Times New Roman" w:hAnsi="Cambria Math" w:cs="Times New Roman"/>
          <w:sz w:val="22"/>
          <w:szCs w:val="22"/>
          <w:lang w:val="en"/>
        </w:rPr>
        <w:t>key concession</w:t>
      </w:r>
      <w:del w:id="450" w:author="Herr, Nora (059)" w:date="2019-11-25T16:08:00Z">
        <w:r w:rsidDel="009066DD">
          <w:rPr>
            <w:rFonts w:ascii="Times New Roman" w:hAnsi="Cambria Math" w:cs="Times New Roman"/>
            <w:sz w:val="22"/>
            <w:szCs w:val="22"/>
            <w:lang w:val="en"/>
          </w:rPr>
          <w:delText xml:space="preserve"> being made</w:delText>
        </w:r>
      </w:del>
      <w:r>
        <w:rPr>
          <w:rFonts w:ascii="Times New Roman" w:hAnsi="Cambria Math" w:cs="Times New Roman"/>
          <w:sz w:val="22"/>
          <w:szCs w:val="22"/>
          <w:lang w:val="en"/>
        </w:rPr>
        <w:t xml:space="preserve">, </w:t>
      </w:r>
      <w:del w:id="451" w:author="Herr, Nora (059)" w:date="2019-11-25T16:08:00Z">
        <w:r w:rsidDel="009066DD">
          <w:rPr>
            <w:rFonts w:ascii="Times New Roman" w:hAnsi="Cambria Math" w:cs="Times New Roman"/>
            <w:sz w:val="22"/>
            <w:szCs w:val="22"/>
            <w:lang w:val="en"/>
          </w:rPr>
          <w:delText xml:space="preserve">but </w:delText>
        </w:r>
      </w:del>
      <w:r>
        <w:rPr>
          <w:rFonts w:ascii="Times New Roman" w:hAnsi="Cambria Math" w:cs="Times New Roman"/>
          <w:sz w:val="22"/>
          <w:szCs w:val="22"/>
          <w:lang w:val="en"/>
        </w:rPr>
        <w:t>which result</w:t>
      </w:r>
      <w:ins w:id="452" w:author="Herr, Nora (059)" w:date="2019-11-25T16:08:00Z">
        <w:r w:rsidR="009066DD">
          <w:rPr>
            <w:rFonts w:ascii="Times New Roman" w:hAnsi="Cambria Math" w:cs="Times New Roman"/>
            <w:sz w:val="22"/>
            <w:szCs w:val="22"/>
            <w:lang w:val="en"/>
          </w:rPr>
          <w:t>s</w:t>
        </w:r>
      </w:ins>
      <w:r>
        <w:rPr>
          <w:rFonts w:ascii="Times New Roman" w:hAnsi="Cambria Math" w:cs="Times New Roman"/>
          <w:sz w:val="22"/>
          <w:szCs w:val="22"/>
          <w:lang w:val="en"/>
        </w:rPr>
        <w:t xml:space="preserve"> in an increased performance over the stock prediction of the modeled calibration data and </w:t>
      </w:r>
      <w:proofErr w:type="gramStart"/>
      <w:r>
        <w:rPr>
          <w:rFonts w:ascii="Times New Roman" w:hAnsi="Cambria Math" w:cs="Times New Roman"/>
          <w:sz w:val="22"/>
          <w:szCs w:val="22"/>
          <w:lang w:val="en"/>
        </w:rPr>
        <w:t>is expected</w:t>
      </w:r>
      <w:proofErr w:type="gramEnd"/>
      <w:r>
        <w:rPr>
          <w:rFonts w:ascii="Times New Roman" w:hAnsi="Cambria Math" w:cs="Times New Roman"/>
          <w:sz w:val="22"/>
          <w:szCs w:val="22"/>
          <w:lang w:val="en"/>
        </w:rPr>
        <w:t xml:space="preserve"> to work with other </w:t>
      </w:r>
      <w:proofErr w:type="spellStart"/>
      <w:r>
        <w:rPr>
          <w:rFonts w:ascii="Times New Roman" w:hAnsi="Cambria Math" w:cs="Times New Roman"/>
          <w:sz w:val="22"/>
          <w:szCs w:val="22"/>
          <w:lang w:val="en"/>
        </w:rPr>
        <w:t>Tecan</w:t>
      </w:r>
      <w:proofErr w:type="spellEnd"/>
      <w:r>
        <w:rPr>
          <w:rFonts w:ascii="Times New Roman" w:hAnsi="Cambria Math" w:cs="Times New Roman"/>
          <w:sz w:val="22"/>
          <w:szCs w:val="22"/>
          <w:lang w:val="en"/>
        </w:rPr>
        <w:t xml:space="preserve"> measurements as well a</w:t>
      </w:r>
      <w:ins w:id="453" w:author="Herr, Nora (059)" w:date="2019-11-25T16:08:00Z">
        <w:r w:rsidR="009066DD">
          <w:rPr>
            <w:rFonts w:ascii="Times New Roman" w:hAnsi="Cambria Math" w:cs="Times New Roman"/>
            <w:sz w:val="22"/>
            <w:szCs w:val="22"/>
            <w:lang w:val="en"/>
          </w:rPr>
          <w:t>s</w:t>
        </w:r>
      </w:ins>
      <w:del w:id="454" w:author="Herr, Nora (059)" w:date="2019-11-25T16:08:00Z">
        <w:r w:rsidDel="009066DD">
          <w:rPr>
            <w:rFonts w:ascii="Times New Roman" w:hAnsi="Cambria Math" w:cs="Times New Roman"/>
            <w:sz w:val="22"/>
            <w:szCs w:val="22"/>
            <w:lang w:val="en"/>
          </w:rPr>
          <w:delText>nd</w:delText>
        </w:r>
      </w:del>
      <w:r>
        <w:rPr>
          <w:rFonts w:ascii="Times New Roman" w:hAnsi="Cambria Math" w:cs="Times New Roman"/>
          <w:sz w:val="22"/>
          <w:szCs w:val="22"/>
          <w:lang w:val="en"/>
        </w:rPr>
        <w:t xml:space="preserve"> 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models themselves</w:t>
      </w:r>
      <w:ins w:id="455" w:author="Herr, Nora (059)" w:date="2019-11-25T16:09:00Z">
        <w:r w:rsidR="009066DD">
          <w:rPr>
            <w:rFonts w:ascii="Times New Roman" w:hAnsi="Cambria Math" w:cs="Times New Roman"/>
            <w:sz w:val="22"/>
            <w:szCs w:val="22"/>
            <w:lang w:val="en"/>
          </w:rPr>
          <w:t>.</w:t>
        </w:r>
      </w:ins>
      <w:del w:id="456" w:author="Herr, Nora (059)" w:date="2019-11-25T16:09:00Z">
        <w:r w:rsidDel="009066DD">
          <w:rPr>
            <w:rFonts w:ascii="Times New Roman" w:hAnsi="Cambria Math" w:cs="Times New Roman"/>
            <w:sz w:val="22"/>
            <w:szCs w:val="22"/>
            <w:lang w:val="en"/>
          </w:rPr>
          <w:delText>,</w:delText>
        </w:r>
      </w:del>
      <w:r>
        <w:rPr>
          <w:rFonts w:ascii="Times New Roman" w:hAnsi="Cambria Math" w:cs="Times New Roman"/>
          <w:sz w:val="22"/>
          <w:szCs w:val="22"/>
          <w:lang w:val="en"/>
        </w:rPr>
        <w:t xml:space="preserve"> </w:t>
      </w:r>
      <w:commentRangeStart w:id="457"/>
      <w:proofErr w:type="gramStart"/>
      <w:r>
        <w:rPr>
          <w:rFonts w:ascii="Times New Roman" w:hAnsi="Cambria Math" w:cs="Times New Roman"/>
          <w:sz w:val="22"/>
          <w:szCs w:val="22"/>
          <w:lang w:val="en"/>
        </w:rPr>
        <w:t>this</w:t>
      </w:r>
      <w:proofErr w:type="gramEnd"/>
      <w:r>
        <w:rPr>
          <w:rFonts w:ascii="Times New Roman" w:hAnsi="Cambria Math" w:cs="Times New Roman"/>
          <w:sz w:val="22"/>
          <w:szCs w:val="22"/>
          <w:lang w:val="en"/>
        </w:rPr>
        <w:t xml:space="preserve"> however, is yet to be determined. </w:t>
      </w:r>
      <w:commentRangeEnd w:id="457"/>
      <w:r w:rsidR="009066DD">
        <w:rPr>
          <w:rStyle w:val="Kommentarzeichen"/>
        </w:rPr>
        <w:commentReference w:id="457"/>
      </w:r>
    </w:p>
    <w:tbl>
      <w:tblPr>
        <w:tblStyle w:val="Tabellenraster"/>
        <w:tblW w:w="8522" w:type="dxa"/>
        <w:tblLayout w:type="fixed"/>
        <w:tblLook w:val="04A0" w:firstRow="1" w:lastRow="0" w:firstColumn="1" w:lastColumn="0" w:noHBand="0" w:noVBand="1"/>
      </w:tblPr>
      <w:tblGrid>
        <w:gridCol w:w="8522"/>
      </w:tblGrid>
      <w:tr w:rsidR="00C332A5" w14:paraId="7E12AF4D" w14:textId="77777777">
        <w:tc>
          <w:tcPr>
            <w:tcW w:w="8522" w:type="dxa"/>
          </w:tcPr>
          <w:p w14:paraId="04CB15DF"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17DC792B" wp14:editId="00212126">
                  <wp:extent cx="4114800" cy="2432685"/>
                  <wp:effectExtent l="0" t="0" r="13335" b="1905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21"/>
                          <a:stretch>
                            <a:fillRect/>
                          </a:stretch>
                        </pic:blipFill>
                        <pic:spPr>
                          <a:xfrm>
                            <a:off x="0" y="0"/>
                            <a:ext cx="4114800" cy="2432685"/>
                          </a:xfrm>
                          <a:prstGeom prst="rect">
                            <a:avLst/>
                          </a:prstGeom>
                          <a:noFill/>
                          <a:ln>
                            <a:noFill/>
                          </a:ln>
                        </pic:spPr>
                      </pic:pic>
                    </a:graphicData>
                  </a:graphic>
                </wp:inline>
              </w:drawing>
            </w:r>
          </w:p>
        </w:tc>
      </w:tr>
      <w:tr w:rsidR="00C332A5" w14:paraId="6DC5D6C8" w14:textId="77777777">
        <w:tc>
          <w:tcPr>
            <w:tcW w:w="8522" w:type="dxa"/>
          </w:tcPr>
          <w:p w14:paraId="2DDC0C05" w14:textId="77777777" w:rsidR="00C332A5" w:rsidRDefault="009066DD">
            <w:pPr>
              <w:widowControl/>
              <w:spacing w:line="360" w:lineRule="auto"/>
              <w:rPr>
                <w:rFonts w:ascii="Times New Roman" w:hAnsi="Cambria Math" w:cs="Times New Roman" w:hint="eastAsia"/>
                <w:sz w:val="22"/>
                <w:szCs w:val="22"/>
                <w:lang w:val="en"/>
              </w:rPr>
            </w:pPr>
            <w:r>
              <w:rPr>
                <w:rStyle w:val="Kommentarzeichen"/>
              </w:rPr>
              <w:commentReference w:id="458"/>
            </w:r>
          </w:p>
        </w:tc>
      </w:tr>
    </w:tbl>
    <w:p w14:paraId="59CDB4FC"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2DA2F416" w14:textId="77777777">
        <w:tc>
          <w:tcPr>
            <w:tcW w:w="8522" w:type="dxa"/>
          </w:tcPr>
          <w:p w14:paraId="43A50AFA"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lastRenderedPageBreak/>
              <w:drawing>
                <wp:inline distT="0" distB="0" distL="114300" distR="114300" wp14:anchorId="12014D9A" wp14:editId="570AD986">
                  <wp:extent cx="4114800" cy="2435225"/>
                  <wp:effectExtent l="0" t="0" r="13335" b="1651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22"/>
                          <a:stretch>
                            <a:fillRect/>
                          </a:stretch>
                        </pic:blipFill>
                        <pic:spPr>
                          <a:xfrm>
                            <a:off x="0" y="0"/>
                            <a:ext cx="4114800" cy="2435225"/>
                          </a:xfrm>
                          <a:prstGeom prst="rect">
                            <a:avLst/>
                          </a:prstGeom>
                          <a:noFill/>
                          <a:ln>
                            <a:noFill/>
                          </a:ln>
                        </pic:spPr>
                      </pic:pic>
                    </a:graphicData>
                  </a:graphic>
                </wp:inline>
              </w:drawing>
            </w:r>
          </w:p>
        </w:tc>
      </w:tr>
      <w:tr w:rsidR="00C332A5" w14:paraId="003CB47E" w14:textId="77777777">
        <w:tc>
          <w:tcPr>
            <w:tcW w:w="8522" w:type="dxa"/>
          </w:tcPr>
          <w:p w14:paraId="5F7AAC9C" w14:textId="77777777" w:rsidR="00C332A5" w:rsidRDefault="00C332A5">
            <w:pPr>
              <w:widowControl/>
              <w:spacing w:line="360" w:lineRule="auto"/>
              <w:rPr>
                <w:rFonts w:ascii="Times New Roman" w:hAnsi="Cambria Math" w:cs="Times New Roman" w:hint="eastAsia"/>
                <w:sz w:val="22"/>
                <w:szCs w:val="22"/>
                <w:lang w:val="en"/>
              </w:rPr>
            </w:pPr>
          </w:p>
        </w:tc>
      </w:tr>
      <w:tr w:rsidR="00C332A5" w14:paraId="718E65AE" w14:textId="77777777">
        <w:tc>
          <w:tcPr>
            <w:tcW w:w="8522" w:type="dxa"/>
          </w:tcPr>
          <w:p w14:paraId="33E4F4C1" w14:textId="77777777" w:rsidR="00C332A5" w:rsidRDefault="00C332A5">
            <w:pPr>
              <w:widowControl/>
              <w:spacing w:line="360" w:lineRule="auto"/>
              <w:rPr>
                <w:rFonts w:ascii="Times New Roman" w:hAnsi="Cambria Math" w:cs="Times New Roman" w:hint="eastAsia"/>
                <w:sz w:val="22"/>
                <w:szCs w:val="22"/>
                <w:lang w:val="en"/>
              </w:rPr>
            </w:pPr>
          </w:p>
        </w:tc>
      </w:tr>
    </w:tbl>
    <w:p w14:paraId="7EDFBD11" w14:textId="77777777" w:rsidR="00C332A5" w:rsidRDefault="00C332A5">
      <w:pPr>
        <w:spacing w:line="360" w:lineRule="auto"/>
        <w:jc w:val="both"/>
        <w:rPr>
          <w:rFonts w:ascii="Times New Roman" w:hAnsi="Cambria Math" w:cs="Times New Roman" w:hint="eastAsia"/>
          <w:sz w:val="22"/>
          <w:szCs w:val="22"/>
          <w:lang w:val="en"/>
        </w:rPr>
      </w:pPr>
    </w:p>
    <w:p w14:paraId="686534ED"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5" w:type="dxa"/>
        <w:tblLayout w:type="fixed"/>
        <w:tblLook w:val="04A0" w:firstRow="1" w:lastRow="0" w:firstColumn="1" w:lastColumn="0" w:noHBand="0" w:noVBand="1"/>
      </w:tblPr>
      <w:tblGrid>
        <w:gridCol w:w="4263"/>
        <w:gridCol w:w="4262"/>
      </w:tblGrid>
      <w:tr w:rsidR="00C332A5" w14:paraId="574A972B" w14:textId="77777777">
        <w:tc>
          <w:tcPr>
            <w:tcW w:w="4263" w:type="dxa"/>
          </w:tcPr>
          <w:p w14:paraId="0DAC5CC4" w14:textId="77777777" w:rsidR="00C332A5" w:rsidRDefault="001271F9">
            <w:pPr>
              <w:widowControl/>
              <w:spacing w:line="360" w:lineRule="auto"/>
              <w:jc w:val="right"/>
              <w:rPr>
                <w:rFonts w:ascii="Times New Roman" w:hAnsi="Cambria Math" w:cs="Times New Roman" w:hint="eastAsia"/>
                <w:sz w:val="22"/>
                <w:szCs w:val="22"/>
              </w:rPr>
            </w:pPr>
            <m:oMathPara>
              <m:oMathParaPr>
                <m:jc m:val="left"/>
              </m:oMathParaPr>
              <m:oMath>
                <m:r>
                  <w:rPr>
                    <w:rFonts w:ascii="Cambria Math" w:hAnsi="Cambria Math" w:cs="Times New Roman"/>
                    <w:sz w:val="22"/>
                    <w:szCs w:val="22"/>
                  </w:rPr>
                  <m:t xml:space="preserve">f(x) = </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sSup>
                  <m:sSupPr>
                    <m:ctrlPr>
                      <w:rPr>
                        <w:rFonts w:ascii="Cambria Math" w:hAnsi="Cambria Math" w:cs="Times New Roman"/>
                        <w:i/>
                        <w:sz w:val="22"/>
                        <w:szCs w:val="22"/>
                        <w:lang w:val="en"/>
                      </w:rPr>
                    </m:ctrlPr>
                  </m:sSupPr>
                  <m:e>
                    <m:r>
                      <w:rPr>
                        <w:rFonts w:ascii="Cambria Math" w:hAnsi="Cambria Math" w:cs="Times New Roman"/>
                        <w:sz w:val="22"/>
                        <w:szCs w:val="22"/>
                      </w:rPr>
                      <m:t>x</m:t>
                    </m:r>
                  </m:e>
                  <m:sup>
                    <m:r>
                      <w:rPr>
                        <w:rFonts w:ascii="Cambria Math" w:hAnsi="Cambria Math" w:cs="Times New Roman"/>
                        <w:sz w:val="22"/>
                        <w:szCs w:val="22"/>
                        <w:lang w:val="en"/>
                      </w:rPr>
                      <m:t>2</m:t>
                    </m:r>
                  </m:sup>
                </m:s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1</m:t>
                    </m:r>
                  </m:sub>
                </m:sSub>
                <m:r>
                  <w:rPr>
                    <w:rFonts w:ascii="Cambria Math" w:hAnsi="Cambria Math" w:cs="Times New Roman"/>
                    <w:sz w:val="22"/>
                    <w:szCs w:val="22"/>
                  </w:rPr>
                  <m:t xml:space="preserve">x + </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oMath>
            </m:oMathPara>
          </w:p>
        </w:tc>
        <w:tc>
          <w:tcPr>
            <w:tcW w:w="4262" w:type="dxa"/>
          </w:tcPr>
          <w:p w14:paraId="286F7790" w14:textId="77777777" w:rsidR="00C332A5" w:rsidRDefault="001271F9">
            <w:pPr>
              <w:widowControl/>
              <w:wordWrap w:val="0"/>
              <w:spacing w:line="360" w:lineRule="auto"/>
              <w:jc w:val="right"/>
              <w:rPr>
                <w:rFonts w:ascii="Times New Roman" w:hAnsi="Cambria Math" w:cs="Times New Roman" w:hint="eastAsia"/>
                <w:sz w:val="22"/>
                <w:szCs w:val="22"/>
                <w:lang w:val="en"/>
              </w:rPr>
            </w:pPr>
            <w:r>
              <w:rPr>
                <w:rFonts w:ascii="Times New Roman" w:hAnsi="Cambria Math" w:cs="Times New Roman"/>
                <w:sz w:val="22"/>
                <w:szCs w:val="22"/>
                <w:lang w:val="en"/>
              </w:rPr>
              <w:t>Standard Equation of a Parabola</w:t>
            </w:r>
          </w:p>
        </w:tc>
      </w:tr>
      <w:tr w:rsidR="00C332A5" w14:paraId="0662D0B4" w14:textId="77777777">
        <w:tc>
          <w:tcPr>
            <w:tcW w:w="4263" w:type="dxa"/>
          </w:tcPr>
          <w:p w14:paraId="63962DE0" w14:textId="77777777" w:rsidR="00C332A5" w:rsidRDefault="001271F9">
            <w:pPr>
              <w:widowControl/>
              <w:spacing w:line="360" w:lineRule="auto"/>
              <w:jc w:val="right"/>
              <w:rPr>
                <w:rFonts w:ascii="Times New Roman" w:hAnsi="Cambria Math" w:cs="Times New Roman" w:hint="eastAsia"/>
                <w:sz w:val="22"/>
                <w:szCs w:val="22"/>
                <w:lang w:val="en"/>
              </w:rPr>
            </w:pPr>
            <m:oMathPara>
              <m:oMathParaPr>
                <m:jc m:val="left"/>
              </m:oMathParaPr>
              <m:oMath>
                <m:r>
                  <w:rPr>
                    <w:rFonts w:ascii="Cambria Math" w:hAnsi="Cambria Math" w:cs="Times New Roman"/>
                    <w:sz w:val="22"/>
                    <w:szCs w:val="22"/>
                  </w:rPr>
                  <m:t xml:space="preserve">f(x) = </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sSup>
                  <m:sSupPr>
                    <m:ctrlPr>
                      <w:rPr>
                        <w:rFonts w:ascii="Cambria Math" w:hAnsi="Cambria Math" w:cs="Times New Roman"/>
                        <w:i/>
                        <w:sz w:val="22"/>
                        <w:szCs w:val="22"/>
                        <w:lang w:val="en"/>
                      </w:rPr>
                    </m:ctrlPr>
                  </m:sSupPr>
                  <m:e>
                    <m:r>
                      <w:rPr>
                        <w:rFonts w:ascii="Cambria Math" w:hAnsi="Cambria Math" w:cs="Times New Roman"/>
                        <w:sz w:val="22"/>
                        <w:szCs w:val="22"/>
                      </w:rPr>
                      <m:t>(x-h)</m:t>
                    </m:r>
                  </m:e>
                  <m:sup>
                    <m:r>
                      <w:rPr>
                        <w:rFonts w:ascii="Cambria Math" w:hAnsi="Cambria Math" w:cs="Times New Roman"/>
                        <w:sz w:val="22"/>
                        <w:szCs w:val="22"/>
                        <w:lang w:val="en"/>
                      </w:rPr>
                      <m:t>2</m:t>
                    </m:r>
                  </m:sup>
                </m:sSup>
                <m:r>
                  <w:rPr>
                    <w:rFonts w:ascii="Cambria Math" w:hAnsi="Cambria Math" w:cs="Times New Roman"/>
                    <w:sz w:val="22"/>
                    <w:szCs w:val="22"/>
                  </w:rPr>
                  <m:t xml:space="preserve"> + k</m:t>
                </m:r>
              </m:oMath>
            </m:oMathPara>
          </w:p>
        </w:tc>
        <w:tc>
          <w:tcPr>
            <w:tcW w:w="4262" w:type="dxa"/>
          </w:tcPr>
          <w:p w14:paraId="136AE1BD" w14:textId="77777777" w:rsidR="00C332A5" w:rsidRDefault="001271F9">
            <w:pPr>
              <w:widowControl/>
              <w:spacing w:line="360" w:lineRule="auto"/>
              <w:jc w:val="right"/>
              <w:rPr>
                <w:rFonts w:ascii="Times New Roman" w:hAnsi="Cambria Math" w:cs="Times New Roman" w:hint="eastAsia"/>
                <w:sz w:val="22"/>
                <w:szCs w:val="22"/>
                <w:lang w:val="en"/>
              </w:rPr>
            </w:pPr>
            <w:r>
              <w:rPr>
                <w:rFonts w:ascii="Times New Roman" w:hAnsi="Cambria Math" w:cs="Times New Roman"/>
                <w:sz w:val="22"/>
                <w:szCs w:val="22"/>
                <w:lang w:val="en"/>
              </w:rPr>
              <w:t>Vertex Form of Parabola Equation: V = (h, k)</w:t>
            </w:r>
          </w:p>
        </w:tc>
      </w:tr>
      <w:tr w:rsidR="00C332A5" w14:paraId="6D5C17FB" w14:textId="77777777">
        <w:tc>
          <w:tcPr>
            <w:tcW w:w="4263" w:type="dxa"/>
          </w:tcPr>
          <w:p w14:paraId="17ED2FFB" w14:textId="77777777" w:rsidR="00C332A5" w:rsidRDefault="001271F9">
            <w:pPr>
              <w:widowControl/>
              <w:spacing w:line="360" w:lineRule="auto"/>
              <w:jc w:val="right"/>
              <w:rPr>
                <w:rFonts w:ascii="Times New Roman" w:hAnsi="Cambria Math" w:cs="Times New Roman" w:hint="eastAsia"/>
                <w:sz w:val="22"/>
                <w:szCs w:val="22"/>
              </w:rPr>
            </w:pPr>
            <m:oMathPara>
              <m:oMathParaPr>
                <m:jc m:val="left"/>
              </m:oMathParaPr>
              <m:oMath>
                <m:r>
                  <w:rPr>
                    <w:rFonts w:ascii="Cambria Math" w:hAnsi="Cambria Math" w:cs="Times New Roman"/>
                    <w:sz w:val="22"/>
                    <w:szCs w:val="22"/>
                  </w:rPr>
                  <m:t>f(x) =</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sSup>
                  <m:sSupPr>
                    <m:ctrlPr>
                      <w:rPr>
                        <w:rFonts w:ascii="Cambria Math" w:hAnsi="Cambria Math" w:cs="Times New Roman"/>
                        <w:i/>
                        <w:sz w:val="22"/>
                        <w:szCs w:val="22"/>
                        <w:lang w:val="en"/>
                      </w:rPr>
                    </m:ctrlPr>
                  </m:sSupPr>
                  <m:e>
                    <m:r>
                      <w:rPr>
                        <w:rFonts w:ascii="Cambria Math" w:hAnsi="Cambria Math" w:cs="Times New Roman"/>
                        <w:sz w:val="22"/>
                        <w:szCs w:val="22"/>
                      </w:rPr>
                      <m:t>x</m:t>
                    </m:r>
                  </m:e>
                  <m:sup>
                    <m:r>
                      <w:rPr>
                        <w:rFonts w:ascii="Cambria Math" w:hAnsi="Cambria Math" w:cs="Times New Roman"/>
                        <w:sz w:val="22"/>
                        <w:szCs w:val="22"/>
                        <w:lang w:val="en"/>
                      </w:rPr>
                      <m:t>2</m:t>
                    </m:r>
                  </m:sup>
                </m:sSup>
                <m:r>
                  <w:rPr>
                    <w:rFonts w:ascii="Cambria Math" w:hAnsi="Cambria Math" w:cs="Times New Roman"/>
                    <w:sz w:val="22"/>
                    <w:szCs w:val="22"/>
                  </w:rPr>
                  <m:t xml:space="preserve"> - </m:t>
                </m:r>
                <m:sSub>
                  <m:sSubPr>
                    <m:ctrlPr>
                      <w:rPr>
                        <w:rFonts w:ascii="Cambria Math" w:hAnsi="Cambria Math" w:cs="Times New Roman"/>
                        <w:i/>
                        <w:sz w:val="22"/>
                        <w:szCs w:val="22"/>
                      </w:rPr>
                    </m:ctrlPr>
                  </m:sSubPr>
                  <m:e>
                    <m:r>
                      <w:rPr>
                        <w:rFonts w:ascii="Cambria Math" w:hAnsi="Cambria Math" w:cs="Times New Roman"/>
                        <w:sz w:val="22"/>
                        <w:szCs w:val="22"/>
                      </w:rPr>
                      <m:t>2a</m:t>
                    </m:r>
                  </m:e>
                  <m:sub>
                    <m:r>
                      <w:rPr>
                        <w:rFonts w:ascii="Cambria Math" w:hAnsi="Cambria Math" w:cs="Times New Roman"/>
                        <w:sz w:val="22"/>
                        <w:szCs w:val="22"/>
                      </w:rPr>
                      <m:t>2</m:t>
                    </m:r>
                  </m:sub>
                </m:sSub>
                <m:r>
                  <w:rPr>
                    <w:rFonts w:ascii="Cambria Math" w:hAnsi="Cambria Math" w:cs="Times New Roman"/>
                    <w:sz w:val="22"/>
                    <w:szCs w:val="22"/>
                  </w:rPr>
                  <m:t xml:space="preserve">hx + </m:t>
                </m:r>
                <m:sSup>
                  <m:sSupPr>
                    <m:ctrlPr>
                      <w:rPr>
                        <w:rFonts w:ascii="Cambria Math" w:hAnsi="Cambria Math" w:cs="Times New Roman"/>
                        <w:i/>
                        <w:sz w:val="22"/>
                        <w:szCs w:val="22"/>
                        <w:lang w:val="en"/>
                      </w:rPr>
                    </m:ctrlPr>
                  </m:sSupPr>
                  <m:e>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r>
                      <w:rPr>
                        <w:rFonts w:ascii="Cambria Math" w:hAnsi="Cambria Math" w:cs="Times New Roman"/>
                        <w:sz w:val="22"/>
                        <w:szCs w:val="22"/>
                      </w:rPr>
                      <m:t>h</m:t>
                    </m:r>
                  </m:e>
                  <m:sup>
                    <m:r>
                      <w:rPr>
                        <w:rFonts w:ascii="Cambria Math" w:hAnsi="Cambria Math" w:cs="Times New Roman"/>
                        <w:sz w:val="22"/>
                        <w:szCs w:val="22"/>
                        <w:lang w:val="en"/>
                      </w:rPr>
                      <m:t>2</m:t>
                    </m:r>
                  </m:sup>
                </m:sSup>
                <m:r>
                  <w:rPr>
                    <w:rFonts w:ascii="Cambria Math" w:hAnsi="Cambria Math" w:cs="Times New Roman"/>
                    <w:sz w:val="22"/>
                    <w:szCs w:val="22"/>
                  </w:rPr>
                  <m:t>+ k</m:t>
                </m:r>
              </m:oMath>
            </m:oMathPara>
          </w:p>
        </w:tc>
        <w:tc>
          <w:tcPr>
            <w:tcW w:w="4262" w:type="dxa"/>
          </w:tcPr>
          <w:p w14:paraId="01567892" w14:textId="77777777" w:rsidR="00C332A5" w:rsidRDefault="001271F9">
            <w:pPr>
              <w:widowControl/>
              <w:spacing w:line="360" w:lineRule="auto"/>
              <w:jc w:val="right"/>
              <w:rPr>
                <w:rFonts w:ascii="Times New Roman" w:hAnsi="Cambria Math" w:cs="Times New Roman" w:hint="eastAsia"/>
                <w:sz w:val="22"/>
                <w:szCs w:val="22"/>
                <w:lang w:val="en"/>
              </w:rPr>
            </w:pPr>
            <w:r>
              <w:rPr>
                <w:rFonts w:ascii="Times New Roman" w:hAnsi="Cambria Math" w:cs="Times New Roman"/>
                <w:sz w:val="22"/>
                <w:szCs w:val="22"/>
                <w:lang w:val="en"/>
              </w:rPr>
              <w:t>Relationship between the Equations above</w:t>
            </w:r>
          </w:p>
        </w:tc>
      </w:tr>
      <w:tr w:rsidR="00C332A5" w14:paraId="569A0EB4" w14:textId="77777777">
        <w:tc>
          <w:tcPr>
            <w:tcW w:w="4263" w:type="dxa"/>
          </w:tcPr>
          <w:p w14:paraId="0110F911" w14:textId="77777777" w:rsidR="00C332A5" w:rsidRDefault="001271F9">
            <w:pPr>
              <w:widowControl/>
              <w:spacing w:line="360" w:lineRule="auto"/>
              <w:rPr>
                <w:rFonts w:ascii="Cambria Math" w:hAnsi="Cambria Math" w:cs="Times New Roman" w:hint="eastAsia"/>
                <w:sz w:val="22"/>
                <w:szCs w:val="22"/>
                <w:oMath/>
              </w:rPr>
            </w:pPr>
            <m:oMathPara>
              <m:oMathParaPr>
                <m:jc m:val="right"/>
              </m:oMathParaPr>
              <m:oMath>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sSup>
                  <m:sSupPr>
                    <m:ctrlPr>
                      <w:rPr>
                        <w:rFonts w:ascii="Cambria Math" w:hAnsi="Cambria Math" w:cs="Times New Roman"/>
                        <w:i/>
                        <w:sz w:val="22"/>
                        <w:szCs w:val="22"/>
                        <w:lang w:val="en"/>
                      </w:rPr>
                    </m:ctrlPr>
                  </m:sSupPr>
                  <m:e>
                    <m:r>
                      <w:rPr>
                        <w:rFonts w:ascii="Cambria Math" w:hAnsi="Cambria Math" w:cs="Times New Roman"/>
                        <w:sz w:val="22"/>
                        <w:szCs w:val="22"/>
                      </w:rPr>
                      <m:t>h</m:t>
                    </m:r>
                  </m:e>
                  <m:sup>
                    <m:r>
                      <w:rPr>
                        <w:rFonts w:ascii="Cambria Math" w:hAnsi="Cambria Math" w:cs="Times New Roman"/>
                        <w:sz w:val="22"/>
                        <w:szCs w:val="22"/>
                        <w:lang w:val="en"/>
                      </w:rPr>
                      <m:t>2</m:t>
                    </m:r>
                  </m:sup>
                </m:sSup>
                <m:r>
                  <w:rPr>
                    <w:rFonts w:ascii="Cambria Math" w:hAnsi="Cambria Math" w:cs="Times New Roman"/>
                    <w:sz w:val="22"/>
                    <w:szCs w:val="22"/>
                  </w:rPr>
                  <m:t>+k = 0</m:t>
                </m:r>
              </m:oMath>
            </m:oMathPara>
          </w:p>
        </w:tc>
        <w:tc>
          <w:tcPr>
            <w:tcW w:w="4262" w:type="dxa"/>
          </w:tcPr>
          <w:p w14:paraId="032FAA04" w14:textId="69077675" w:rsidR="00C332A5" w:rsidRDefault="001271F9">
            <w:pPr>
              <w:widowControl/>
              <w:spacing w:line="360" w:lineRule="auto"/>
              <w:jc w:val="right"/>
              <w:rPr>
                <w:rFonts w:ascii="Times New Roman" w:hAnsi="Cambria Math" w:cs="Times New Roman" w:hint="eastAsia"/>
                <w:sz w:val="22"/>
                <w:szCs w:val="22"/>
                <w:lang w:val="en"/>
              </w:rPr>
            </w:pPr>
            <w:r>
              <w:rPr>
                <w:rFonts w:ascii="Times New Roman" w:hAnsi="Cambria Math" w:cs="Times New Roman"/>
                <w:sz w:val="22"/>
                <w:szCs w:val="22"/>
                <w:lang w:val="en"/>
              </w:rPr>
              <w:t xml:space="preserve">Truncated </w:t>
            </w:r>
            <w:ins w:id="459" w:author="Herr, Nora (059)" w:date="2019-11-25T16:09:00Z">
              <w:r w:rsidR="009066DD">
                <w:rPr>
                  <w:rFonts w:ascii="Times New Roman" w:hAnsi="Cambria Math" w:cs="Times New Roman"/>
                  <w:sz w:val="22"/>
                  <w:szCs w:val="22"/>
                  <w:lang w:val="en"/>
                </w:rPr>
                <w:t>P</w:t>
              </w:r>
            </w:ins>
            <w:del w:id="460" w:author="Herr, Nora (059)" w:date="2019-11-25T16:09:00Z">
              <w:r w:rsidDel="009066DD">
                <w:rPr>
                  <w:rFonts w:ascii="Times New Roman" w:hAnsi="Cambria Math" w:cs="Times New Roman"/>
                  <w:sz w:val="22"/>
                  <w:szCs w:val="22"/>
                  <w:lang w:val="en"/>
                </w:rPr>
                <w:delText>p</w:delText>
              </w:r>
            </w:del>
            <w:r>
              <w:rPr>
                <w:rFonts w:ascii="Times New Roman" w:hAnsi="Cambria Math" w:cs="Times New Roman"/>
                <w:sz w:val="22"/>
                <w:szCs w:val="22"/>
                <w:lang w:val="en"/>
              </w:rPr>
              <w:t>arabola</w:t>
            </w:r>
          </w:p>
        </w:tc>
      </w:tr>
      <w:tr w:rsidR="00C332A5" w14:paraId="6AE5FB91" w14:textId="77777777">
        <w:tc>
          <w:tcPr>
            <w:tcW w:w="4263" w:type="dxa"/>
          </w:tcPr>
          <w:p w14:paraId="6F32FE04" w14:textId="77777777" w:rsidR="00C332A5" w:rsidRDefault="001271F9">
            <w:pPr>
              <w:widowControl/>
              <w:spacing w:line="360" w:lineRule="auto"/>
              <w:rPr>
                <w:rFonts w:ascii="Cambria Math" w:hAnsi="Cambria Math" w:cs="Times New Roman" w:hint="eastAsia"/>
                <w:sz w:val="22"/>
                <w:szCs w:val="22"/>
                <w:oMath/>
              </w:rPr>
            </w:pPr>
            <m:oMathPara>
              <m:oMathParaPr>
                <m:jc m:val="right"/>
              </m:oMathParaPr>
              <m:oMath>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1</m:t>
                    </m:r>
                  </m:sub>
                </m:sSub>
                <m:r>
                  <w:rPr>
                    <w:rFonts w:ascii="Cambria Math" w:hAnsi="Cambria Math" w:cs="Times New Roman"/>
                    <w:sz w:val="22"/>
                    <w:szCs w:val="22"/>
                  </w:rPr>
                  <m:t xml:space="preserve"> = -2</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r>
                  <w:rPr>
                    <w:rFonts w:ascii="Cambria Math" w:hAnsi="Cambria Math" w:cs="Times New Roman"/>
                    <w:sz w:val="22"/>
                    <w:szCs w:val="22"/>
                  </w:rPr>
                  <m:t>h</m:t>
                </m:r>
              </m:oMath>
            </m:oMathPara>
          </w:p>
        </w:tc>
        <w:tc>
          <w:tcPr>
            <w:tcW w:w="4262" w:type="dxa"/>
          </w:tcPr>
          <w:p w14:paraId="1247E341" w14:textId="77777777" w:rsidR="00C332A5" w:rsidRDefault="00C332A5">
            <w:pPr>
              <w:widowControl/>
              <w:spacing w:line="360" w:lineRule="auto"/>
              <w:jc w:val="right"/>
              <w:rPr>
                <w:rFonts w:ascii="Times New Roman" w:hAnsi="Cambria Math" w:cs="Times New Roman" w:hint="eastAsia"/>
                <w:sz w:val="22"/>
                <w:szCs w:val="22"/>
                <w:lang w:val="en"/>
              </w:rPr>
            </w:pPr>
          </w:p>
        </w:tc>
      </w:tr>
      <w:tr w:rsidR="00C332A5" w14:paraId="4278F083" w14:textId="77777777">
        <w:tc>
          <w:tcPr>
            <w:tcW w:w="4263" w:type="dxa"/>
          </w:tcPr>
          <w:p w14:paraId="13F0EA68" w14:textId="77777777" w:rsidR="00C332A5" w:rsidRDefault="001271F9">
            <w:pPr>
              <w:widowControl/>
              <w:spacing w:line="360" w:lineRule="auto"/>
              <w:rPr>
                <w:rFonts w:ascii="Cambria Math" w:hAnsi="Cambria Math" w:cs="Times New Roman" w:hint="eastAsia"/>
                <w:sz w:val="22"/>
                <w:szCs w:val="22"/>
                <w:oMath/>
              </w:rPr>
            </w:pPr>
            <m:oMathPara>
              <m:oMathParaPr>
                <m:jc m:val="right"/>
              </m:oMathParaPr>
              <m:oMath>
                <m:r>
                  <w:rPr>
                    <w:rFonts w:ascii="Cambria Math" w:hAnsi="Cambria Math" w:cs="Times New Roman"/>
                    <w:sz w:val="22"/>
                    <w:szCs w:val="22"/>
                  </w:rPr>
                  <m:t xml:space="preserve">h = </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1</m:t>
                    </m:r>
                  </m:sub>
                </m:sSub>
                <m:r>
                  <w:rPr>
                    <w:rFonts w:ascii="Cambria Math" w:hAnsi="Cambria Math" w:cs="Times New Roman"/>
                    <w:sz w:val="22"/>
                    <w:szCs w:val="22"/>
                  </w:rPr>
                  <m:t>/2</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oMath>
            </m:oMathPara>
          </w:p>
        </w:tc>
        <w:tc>
          <w:tcPr>
            <w:tcW w:w="4262" w:type="dxa"/>
          </w:tcPr>
          <w:p w14:paraId="1C5D4DA8" w14:textId="77777777" w:rsidR="00C332A5" w:rsidRDefault="00C332A5">
            <w:pPr>
              <w:widowControl/>
              <w:spacing w:line="360" w:lineRule="auto"/>
              <w:jc w:val="right"/>
              <w:rPr>
                <w:rFonts w:ascii="Times New Roman" w:hAnsi="Cambria Math" w:cs="Times New Roman" w:hint="eastAsia"/>
                <w:sz w:val="22"/>
                <w:szCs w:val="22"/>
                <w:lang w:val="en"/>
              </w:rPr>
            </w:pPr>
          </w:p>
        </w:tc>
      </w:tr>
    </w:tbl>
    <w:p w14:paraId="34AF9A32" w14:textId="77777777" w:rsidR="00C332A5" w:rsidRDefault="00C332A5">
      <w:pPr>
        <w:spacing w:line="360" w:lineRule="auto"/>
        <w:jc w:val="both"/>
        <w:rPr>
          <w:rFonts w:ascii="Times New Roman" w:hAnsi="Cambria Math" w:cs="Times New Roman" w:hint="eastAsia"/>
          <w:sz w:val="22"/>
          <w:szCs w:val="22"/>
          <w:lang w:val="en"/>
        </w:rPr>
      </w:pPr>
    </w:p>
    <w:p w14:paraId="4FBB4A61" w14:textId="74C8FE17" w:rsidR="00C332A5" w:rsidDel="0070490B" w:rsidRDefault="001271F9">
      <w:pPr>
        <w:spacing w:line="360" w:lineRule="auto"/>
        <w:jc w:val="both"/>
        <w:rPr>
          <w:del w:id="461" w:author="Herr, Nora (059)" w:date="2019-11-25T16:13:00Z"/>
          <w:rFonts w:ascii="Times New Roman" w:hAnsi="Cambria Math" w:cs="Times New Roman" w:hint="eastAsia"/>
          <w:sz w:val="22"/>
          <w:szCs w:val="22"/>
          <w:lang w:val="en"/>
        </w:rPr>
      </w:pPr>
      <w:r>
        <w:rPr>
          <w:rFonts w:ascii="Times New Roman" w:hAnsi="Cambria Math" w:cs="Times New Roman"/>
          <w:sz w:val="22"/>
          <w:szCs w:val="22"/>
          <w:lang w:val="en"/>
        </w:rPr>
        <w:t xml:space="preserve">In order for the manipulations to work, the concession has to be made that the observed parabolic trends seen in </w:t>
      </w:r>
      <w:proofErr w:type="spellStart"/>
      <w:r>
        <w:rPr>
          <w:rFonts w:ascii="Times New Roman" w:hAnsi="Cambria Math" w:cs="Times New Roman"/>
          <w:b/>
          <w:bCs/>
          <w:sz w:val="22"/>
          <w:szCs w:val="22"/>
          <w:lang w:val="en"/>
        </w:rPr>
        <w:t>FigureUntruncated</w:t>
      </w:r>
      <w:proofErr w:type="spellEnd"/>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all come from a parabola having a unique breadth or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2</w:t>
      </w:r>
      <w:r>
        <w:rPr>
          <w:rFonts w:ascii="Times New Roman" w:hAnsi="Cambria Math" w:cs="Times New Roman"/>
          <w:sz w:val="22"/>
          <w:szCs w:val="22"/>
          <w:lang w:val="en"/>
        </w:rPr>
        <w:t xml:space="preserve"> parameter (i.e. the rate at which it flares open), which is not an unreasonable first approximation as seen in </w:t>
      </w:r>
      <w:proofErr w:type="spellStart"/>
      <w:r>
        <w:rPr>
          <w:rFonts w:ascii="Times New Roman" w:hAnsi="Cambria Math" w:cs="Times New Roman"/>
          <w:sz w:val="22"/>
          <w:szCs w:val="22"/>
          <w:lang w:val="en"/>
        </w:rPr>
        <w:t>Un</w:t>
      </w:r>
      <w:r>
        <w:rPr>
          <w:rFonts w:ascii="Times New Roman" w:hAnsi="Cambria Math" w:cs="Times New Roman"/>
          <w:b/>
          <w:bCs/>
          <w:sz w:val="22"/>
          <w:szCs w:val="22"/>
          <w:lang w:val="en"/>
        </w:rPr>
        <w:t>TruncatedPlot</w:t>
      </w:r>
      <w:proofErr w:type="spellEnd"/>
      <w:r w:rsidRPr="009066DD">
        <w:rPr>
          <w:rFonts w:ascii="Times New Roman" w:hAnsi="Cambria Math" w:cs="Times New Roman"/>
          <w:bCs/>
          <w:sz w:val="22"/>
          <w:szCs w:val="22"/>
          <w:lang w:val="en"/>
          <w:rPrChange w:id="462" w:author="Herr, Nora (059)" w:date="2019-11-25T16:10:00Z">
            <w:rPr>
              <w:rFonts w:ascii="Times New Roman" w:hAnsi="Cambria Math" w:cs="Times New Roman"/>
              <w:b/>
              <w:bCs/>
              <w:sz w:val="22"/>
              <w:szCs w:val="22"/>
              <w:lang w:val="en"/>
            </w:rPr>
          </w:rPrChange>
        </w:rPr>
        <w:t>. Once</w:t>
      </w:r>
      <w:r>
        <w:rPr>
          <w:rFonts w:ascii="Times New Roman" w:hAnsi="Cambria Math" w:cs="Times New Roman"/>
          <w:sz w:val="22"/>
          <w:szCs w:val="22"/>
          <w:lang w:val="en"/>
        </w:rPr>
        <w:t xml:space="preserve"> this concession </w:t>
      </w:r>
      <w:proofErr w:type="gramStart"/>
      <w:r>
        <w:rPr>
          <w:rFonts w:ascii="Times New Roman" w:hAnsi="Cambria Math" w:cs="Times New Roman"/>
          <w:sz w:val="22"/>
          <w:szCs w:val="22"/>
          <w:lang w:val="en"/>
        </w:rPr>
        <w:t>is made</w:t>
      </w:r>
      <w:proofErr w:type="gramEnd"/>
      <w:ins w:id="463" w:author="Herr, Nora (059)" w:date="2019-11-25T16:10:00Z">
        <w:r w:rsidR="009066DD">
          <w:rPr>
            <w:rFonts w:ascii="Times New Roman" w:hAnsi="Cambria Math" w:cs="Times New Roman"/>
            <w:sz w:val="22"/>
            <w:szCs w:val="22"/>
            <w:lang w:val="en"/>
          </w:rPr>
          <w:t>,</w:t>
        </w:r>
      </w:ins>
      <w:r>
        <w:rPr>
          <w:rFonts w:ascii="Times New Roman" w:hAnsi="Cambria Math" w:cs="Times New Roman"/>
          <w:sz w:val="22"/>
          <w:szCs w:val="22"/>
          <w:lang w:val="en"/>
        </w:rPr>
        <w:t xml:space="preserve"> the next step is to model the observed relationship between each fitted parabolas vertex (h, k) at </w:t>
      </w:r>
      <w:r>
        <w:rPr>
          <w:rFonts w:ascii="Times New Roman" w:hAnsi="Cambria Math" w:cs="Times New Roman"/>
          <w:b/>
          <w:bCs/>
          <w:sz w:val="22"/>
          <w:szCs w:val="22"/>
          <w:lang w:val="en"/>
        </w:rPr>
        <w:t>h</w:t>
      </w:r>
      <w:r>
        <w:rPr>
          <w:rFonts w:ascii="Times New Roman" w:hAnsi="Cambria Math" w:cs="Times New Roman"/>
          <w:sz w:val="22"/>
          <w:szCs w:val="22"/>
          <w:lang w:val="en"/>
        </w:rPr>
        <w:t xml:space="preserve"> and the known bacterial concentration: </w:t>
      </w:r>
      <w:ins w:id="464" w:author="Herr, Nora (059)" w:date="2019-11-25T16:10:00Z">
        <w:r w:rsidR="0070490B">
          <w:rPr>
            <w:rFonts w:ascii="Times New Roman" w:hAnsi="Cambria Math" w:cs="Times New Roman"/>
            <w:b/>
            <w:bCs/>
            <w:sz w:val="22"/>
            <w:szCs w:val="22"/>
            <w:lang w:val="en"/>
          </w:rPr>
          <w:t>H</w:t>
        </w:r>
      </w:ins>
      <w:del w:id="465" w:author="Herr, Nora (059)" w:date="2019-11-25T16:10:00Z">
        <w:r w:rsidDel="0070490B">
          <w:rPr>
            <w:rFonts w:ascii="Times New Roman" w:hAnsi="Cambria Math" w:cs="Times New Roman"/>
            <w:b/>
            <w:bCs/>
            <w:sz w:val="22"/>
            <w:szCs w:val="22"/>
            <w:lang w:val="en"/>
          </w:rPr>
          <w:delText>h</w:delText>
        </w:r>
      </w:del>
      <w:r>
        <w:rPr>
          <w:rFonts w:ascii="Times New Roman" w:hAnsi="Cambria Math" w:cs="Times New Roman"/>
          <w:sz w:val="22"/>
          <w:szCs w:val="22"/>
          <w:lang w:val="en"/>
        </w:rPr>
        <w:t xml:space="preserve"> moves leftward as a function of B. Objectively, this relationship is true</w:t>
      </w:r>
      <w:ins w:id="466" w:author="Herr, Nora (059)" w:date="2019-11-25T16:11:00Z">
        <w:r w:rsidR="0070490B">
          <w:rPr>
            <w:rFonts w:ascii="Times New Roman" w:hAnsi="Cambria Math" w:cs="Times New Roman"/>
            <w:sz w:val="22"/>
            <w:szCs w:val="22"/>
            <w:lang w:val="en"/>
          </w:rPr>
          <w:t xml:space="preserve"> as</w:t>
        </w:r>
      </w:ins>
      <w:del w:id="467" w:author="Herr, Nora (059)" w:date="2019-11-25T16:11:00Z">
        <w:r w:rsidDel="0070490B">
          <w:rPr>
            <w:rFonts w:ascii="Times New Roman" w:hAnsi="Cambria Math" w:cs="Times New Roman"/>
            <w:sz w:val="22"/>
            <w:szCs w:val="22"/>
            <w:lang w:val="en"/>
          </w:rPr>
          <w:delText>,</w:delText>
        </w:r>
      </w:del>
      <w:r>
        <w:rPr>
          <w:rFonts w:ascii="Times New Roman" w:hAnsi="Cambria Math" w:cs="Times New Roman"/>
          <w:sz w:val="22"/>
          <w:szCs w:val="22"/>
          <w:lang w:val="en"/>
        </w:rPr>
        <w:t xml:space="preserve"> there is an apparent movement of fitted parabolas vertex</w:t>
      </w:r>
      <w:r>
        <w:rPr>
          <w:rFonts w:ascii="Times New Roman" w:hAnsi="Cambria Math" w:cs="Times New Roman"/>
          <w:sz w:val="22"/>
          <w:szCs w:val="22"/>
          <w:lang w:val="en"/>
        </w:rPr>
        <w:t>’</w:t>
      </w:r>
      <w:del w:id="468" w:author="Herr, Nora (059)" w:date="2019-11-25T16:11:00Z">
        <w:r w:rsidDel="0070490B">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h value leftwards in </w:t>
      </w:r>
      <w:proofErr w:type="spellStart"/>
      <w:r w:rsidRPr="0070490B">
        <w:rPr>
          <w:rFonts w:ascii="Times New Roman" w:hAnsi="Cambria Math" w:cs="Times New Roman"/>
          <w:b/>
          <w:sz w:val="22"/>
          <w:szCs w:val="22"/>
          <w:lang w:val="en"/>
          <w:rPrChange w:id="469" w:author="Herr, Nora (059)" w:date="2019-11-25T16:11:00Z">
            <w:rPr>
              <w:rFonts w:ascii="Times New Roman" w:hAnsi="Cambria Math" w:cs="Times New Roman"/>
              <w:sz w:val="22"/>
              <w:szCs w:val="22"/>
              <w:lang w:val="en"/>
            </w:rPr>
          </w:rPrChange>
        </w:rPr>
        <w:t>FigureUnctruncated</w:t>
      </w:r>
      <w:proofErr w:type="spellEnd"/>
      <w:r>
        <w:rPr>
          <w:rFonts w:ascii="Times New Roman" w:hAnsi="Cambria Math" w:cs="Times New Roman"/>
          <w:sz w:val="22"/>
          <w:szCs w:val="22"/>
          <w:lang w:val="en"/>
        </w:rPr>
        <w:t>. It</w:t>
      </w:r>
      <w:ins w:id="470" w:author="Herr, Nora (059)" w:date="2019-11-25T16:11:00Z">
        <w:r w:rsidR="0070490B">
          <w:rPr>
            <w:rFonts w:ascii="Times New Roman" w:hAnsi="Cambria Math" w:cs="Times New Roman"/>
            <w:sz w:val="22"/>
            <w:szCs w:val="22"/>
            <w:lang w:val="en"/>
          </w:rPr>
          <w:t xml:space="preserve"> is</w:t>
        </w:r>
      </w:ins>
      <w:del w:id="471" w:author="Herr, Nora (059)" w:date="2019-11-25T16:11:00Z">
        <w:r w:rsidDel="0070490B">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not unreasonable</w:t>
      </w:r>
      <w:proofErr w:type="gramEnd"/>
      <w:r>
        <w:rPr>
          <w:rFonts w:ascii="Times New Roman" w:hAnsi="Cambria Math" w:cs="Times New Roman"/>
          <w:sz w:val="22"/>
          <w:szCs w:val="22"/>
          <w:lang w:val="en"/>
        </w:rPr>
        <w:t xml:space="preserve"> to imagine that at any concentration of bacteria </w:t>
      </w:r>
      <w:r>
        <w:rPr>
          <w:rFonts w:ascii="Times New Roman" w:hAnsi="Cambria Math" w:cs="Times New Roman"/>
          <w:sz w:val="22"/>
          <w:szCs w:val="22"/>
          <w:lang w:val="en"/>
        </w:rPr>
        <w:lastRenderedPageBreak/>
        <w:t xml:space="preserve">B, a theoretical parabola exists whose vertex lies along the trace and outlines the path of all possible predictions </w:t>
      </w:r>
      <w:commentRangeStart w:id="472"/>
      <w:r>
        <w:rPr>
          <w:rFonts w:ascii="Times New Roman" w:hAnsi="Cambria Math" w:cs="Times New Roman"/>
          <w:sz w:val="22"/>
          <w:szCs w:val="22"/>
          <w:lang w:val="en"/>
        </w:rPr>
        <w:t xml:space="preserve">given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w:t>
      </w:r>
      <w:r>
        <w:rPr>
          <w:rFonts w:ascii="Times New Roman" w:hAnsi="Cambria Math" w:cs="Times New Roman"/>
          <w:sz w:val="22"/>
          <w:szCs w:val="22"/>
          <w:lang w:val="en"/>
        </w:rPr>
        <w:t xml:space="preserve">lower lying parabolas have a lower rate of </w:t>
      </w:r>
      <w:del w:id="473" w:author="Herr, Nora (059)" w:date="2019-11-25T16:12:00Z">
        <w:r w:rsidDel="0070490B">
          <w:rPr>
            <w:rFonts w:ascii="Times New Roman" w:hAnsi="Cambria Math" w:cs="Times New Roman"/>
            <w:sz w:val="22"/>
            <w:szCs w:val="22"/>
            <w:lang w:val="en"/>
          </w:rPr>
          <w:delText xml:space="preserve">of </w:delText>
        </w:r>
      </w:del>
      <w:r>
        <w:rPr>
          <w:rFonts w:ascii="Times New Roman" w:hAnsi="Cambria Math" w:cs="Times New Roman"/>
          <w:sz w:val="22"/>
          <w:szCs w:val="22"/>
          <w:lang w:val="en"/>
        </w:rPr>
        <w:t xml:space="preserve">change than higher lying parabolas with respect to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concentration</w:t>
      </w:r>
      <w:commentRangeEnd w:id="472"/>
      <w:r w:rsidR="0070490B">
        <w:rPr>
          <w:rStyle w:val="Kommentarzeichen"/>
        </w:rPr>
        <w:commentReference w:id="472"/>
      </w:r>
      <w:r>
        <w:rPr>
          <w:rFonts w:ascii="Times New Roman" w:hAnsi="Cambria Math" w:cs="Times New Roman"/>
          <w:sz w:val="22"/>
          <w:szCs w:val="22"/>
          <w:lang w:val="en"/>
        </w:rPr>
        <w:t xml:space="preserve">. When these theoretical parabolas are subsequently forced to pass through the origin,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concentrations (predicted with a good degree of accuracy) determine</w:t>
      </w:r>
      <w:del w:id="474" w:author="Herr, Nora (059)" w:date="2019-11-25T16:12:00Z">
        <w:r w:rsidDel="0070490B">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the extent of this influence and th</w:t>
      </w:r>
      <w:ins w:id="475" w:author="Herr, Nora (059)" w:date="2019-11-25T16:12:00Z">
        <w:r w:rsidR="0070490B">
          <w:rPr>
            <w:rFonts w:ascii="Times New Roman" w:hAnsi="Cambria Math" w:cs="Times New Roman"/>
            <w:sz w:val="22"/>
            <w:szCs w:val="22"/>
            <w:lang w:val="en"/>
          </w:rPr>
          <w:t>e</w:t>
        </w:r>
      </w:ins>
      <w:del w:id="476" w:author="Herr, Nora (059)" w:date="2019-11-25T16:12:00Z">
        <w:r w:rsidDel="0070490B">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value </w:t>
      </w:r>
      <w:proofErr w:type="gramStart"/>
      <w:r>
        <w:rPr>
          <w:rFonts w:ascii="Times New Roman" w:hAnsi="Cambria Math" w:cs="Times New Roman"/>
          <w:sz w:val="22"/>
          <w:szCs w:val="22"/>
          <w:lang w:val="en"/>
        </w:rPr>
        <w:t xml:space="preserve">is either added or removed from the original prediction depending </w:t>
      </w:r>
      <w:ins w:id="477" w:author="Herr, Nora (059)" w:date="2019-11-25T16:13:00Z">
        <w:r w:rsidR="0070490B">
          <w:rPr>
            <w:rFonts w:ascii="Times New Roman" w:hAnsi="Cambria Math" w:cs="Times New Roman"/>
            <w:sz w:val="22"/>
            <w:szCs w:val="22"/>
            <w:lang w:val="en"/>
          </w:rPr>
          <w:t xml:space="preserve">on </w:t>
        </w:r>
      </w:ins>
      <w:r>
        <w:rPr>
          <w:rFonts w:ascii="Times New Roman" w:hAnsi="Cambria Math" w:cs="Times New Roman"/>
          <w:sz w:val="22"/>
          <w:szCs w:val="22"/>
          <w:lang w:val="en"/>
        </w:rPr>
        <w:t>whether it lies below or above the x-axis</w:t>
      </w:r>
      <w:r>
        <w:rPr>
          <w:rFonts w:ascii="Times New Roman" w:hAnsi="Cambria Math" w:cs="Times New Roman"/>
          <w:b/>
          <w:bCs/>
          <w:sz w:val="22"/>
          <w:szCs w:val="22"/>
          <w:lang w:val="en"/>
        </w:rPr>
        <w:t xml:space="preserve"> </w:t>
      </w:r>
      <w:r>
        <w:rPr>
          <w:rFonts w:ascii="Times New Roman" w:hAnsi="Cambria Math" w:cs="Times New Roman"/>
          <w:sz w:val="22"/>
          <w:szCs w:val="22"/>
          <w:lang w:val="en"/>
        </w:rPr>
        <w:t>as seen in truncated</w:t>
      </w:r>
      <w:proofErr w:type="gramEnd"/>
      <w:r>
        <w:rPr>
          <w:rFonts w:ascii="Times New Roman" w:hAnsi="Cambria Math" w:cs="Times New Roman"/>
          <w:sz w:val="22"/>
          <w:szCs w:val="22"/>
          <w:lang w:val="en"/>
        </w:rPr>
        <w:t>.</w:t>
      </w:r>
    </w:p>
    <w:p w14:paraId="5F213963" w14:textId="77777777" w:rsidR="00C332A5" w:rsidRDefault="00C332A5">
      <w:pPr>
        <w:spacing w:line="360" w:lineRule="auto"/>
        <w:jc w:val="both"/>
        <w:rPr>
          <w:rFonts w:ascii="Times New Roman" w:hAnsi="Cambria Math" w:cs="Times New Roman" w:hint="eastAsia"/>
          <w:sz w:val="22"/>
          <w:szCs w:val="22"/>
          <w:lang w:val="en"/>
        </w:rPr>
      </w:pPr>
    </w:p>
    <w:p w14:paraId="18A3761D" w14:textId="59CEA68F" w:rsidR="00C332A5" w:rsidRDefault="001271F9">
      <w:pPr>
        <w:spacing w:line="360" w:lineRule="auto"/>
        <w:jc w:val="both"/>
        <w:rPr>
          <w:rFonts w:ascii="Times New Roman" w:hAnsi="Cambria Math" w:cs="Times New Roman" w:hint="eastAsia"/>
          <w:sz w:val="22"/>
          <w:szCs w:val="22"/>
          <w:lang w:val="en"/>
        </w:rPr>
      </w:pPr>
      <w:commentRangeStart w:id="478"/>
      <w:r>
        <w:rPr>
          <w:rFonts w:ascii="Times New Roman" w:hAnsi="Cambria Math" w:cs="Times New Roman"/>
          <w:sz w:val="22"/>
          <w:szCs w:val="22"/>
          <w:lang w:val="en"/>
        </w:rPr>
        <w:t>To grant the concession</w:t>
      </w:r>
      <w:ins w:id="479" w:author="Herr, Nora (059)" w:date="2019-11-25T16:13:00Z">
        <w:r w:rsidR="0070490B">
          <w:rPr>
            <w:rFonts w:ascii="Times New Roman" w:hAnsi="Cambria Math" w:cs="Times New Roman"/>
            <w:sz w:val="22"/>
            <w:szCs w:val="22"/>
            <w:lang w:val="en"/>
          </w:rPr>
          <w:t>,</w:t>
        </w:r>
      </w:ins>
      <w:r>
        <w:rPr>
          <w:rFonts w:ascii="Times New Roman" w:hAnsi="Cambria Math" w:cs="Times New Roman"/>
          <w:sz w:val="22"/>
          <w:szCs w:val="22"/>
          <w:lang w:val="en"/>
        </w:rPr>
        <w:t xml:space="preserve"> the data </w:t>
      </w:r>
      <w:proofErr w:type="gramStart"/>
      <w:r>
        <w:rPr>
          <w:rFonts w:ascii="Times New Roman" w:hAnsi="Cambria Math" w:cs="Times New Roman"/>
          <w:sz w:val="22"/>
          <w:szCs w:val="22"/>
          <w:lang w:val="en"/>
        </w:rPr>
        <w:t>is fitted</w:t>
      </w:r>
      <w:proofErr w:type="gramEnd"/>
      <w:r>
        <w:rPr>
          <w:rFonts w:ascii="Times New Roman" w:hAnsi="Cambria Math" w:cs="Times New Roman"/>
          <w:sz w:val="22"/>
          <w:szCs w:val="22"/>
          <w:lang w:val="en"/>
        </w:rPr>
        <w:t xml:space="preserve"> to find the average parabolic </w:t>
      </w:r>
      <w:del w:id="480" w:author="Herr, Nora (059)" w:date="2019-11-25T16:13:00Z">
        <w:r w:rsidDel="0070490B">
          <w:rPr>
            <w:rFonts w:ascii="Times New Roman" w:hAnsi="Cambria Math" w:cs="Times New Roman"/>
            <w:sz w:val="22"/>
            <w:szCs w:val="22"/>
            <w:lang w:val="en"/>
          </w:rPr>
          <w:delText>breadth which</w:delText>
        </w:r>
      </w:del>
      <w:ins w:id="481" w:author="Herr, Nora (059)" w:date="2019-11-25T16:13:00Z">
        <w:r w:rsidR="0070490B">
          <w:rPr>
            <w:rFonts w:ascii="Times New Roman" w:hAnsi="Cambria Math" w:cs="Times New Roman"/>
            <w:sz w:val="22"/>
            <w:szCs w:val="22"/>
            <w:lang w:val="en"/>
          </w:rPr>
          <w:t>breadth, which</w:t>
        </w:r>
      </w:ins>
      <w:r>
        <w:rPr>
          <w:rFonts w:ascii="Times New Roman" w:hAnsi="Cambria Math" w:cs="Times New Roman"/>
          <w:sz w:val="22"/>
          <w:szCs w:val="22"/>
          <w:lang w:val="en"/>
        </w:rPr>
        <w:t xml:space="preserve"> yields -0.4187</w:t>
      </w:r>
      <w:ins w:id="482" w:author="Herr, Nora (059)" w:date="2019-11-25T16:13:00Z">
        <w:r w:rsidR="0070490B">
          <w:rPr>
            <w:rFonts w:ascii="Times New Roman" w:hAnsi="Cambria Math" w:cs="Times New Roman"/>
            <w:sz w:val="22"/>
            <w:szCs w:val="22"/>
            <w:lang w:val="en"/>
          </w:rPr>
          <w:t>;</w:t>
        </w:r>
      </w:ins>
      <w:del w:id="483" w:author="Herr, Nora (059)" w:date="2019-11-25T16:13:00Z">
        <w:r w:rsidDel="0070490B">
          <w:rPr>
            <w:rFonts w:ascii="Times New Roman" w:hAnsi="Cambria Math" w:cs="Times New Roman"/>
            <w:sz w:val="22"/>
            <w:szCs w:val="22"/>
            <w:lang w:val="en"/>
          </w:rPr>
          <w:delText>, but</w:delText>
        </w:r>
      </w:del>
      <w:r>
        <w:rPr>
          <w:rFonts w:ascii="Times New Roman" w:hAnsi="Cambria Math" w:cs="Times New Roman"/>
          <w:sz w:val="22"/>
          <w:szCs w:val="22"/>
          <w:lang w:val="en"/>
        </w:rPr>
        <w:t xml:space="preserve"> alternatively</w:t>
      </w:r>
      <w:ins w:id="484" w:author="Herr, Nora (059)" w:date="2019-11-25T16:13:00Z">
        <w:r w:rsidR="0070490B">
          <w:rPr>
            <w:rFonts w:ascii="Times New Roman" w:hAnsi="Cambria Math" w:cs="Times New Roman"/>
            <w:sz w:val="22"/>
            <w:szCs w:val="22"/>
            <w:lang w:val="en"/>
          </w:rPr>
          <w:t>,</w:t>
        </w:r>
      </w:ins>
      <w:r>
        <w:rPr>
          <w:rFonts w:ascii="Times New Roman" w:hAnsi="Cambria Math" w:cs="Times New Roman"/>
          <w:sz w:val="22"/>
          <w:szCs w:val="22"/>
          <w:lang w:val="en"/>
        </w:rPr>
        <w:t xml:space="preserve"> the median can be used. Subsequently, it was found that the average over all the</w:t>
      </w:r>
      <w:del w:id="485" w:author="Herr, Nora (059)" w:date="2019-11-25T16:14:00Z">
        <w:r w:rsidDel="0070490B">
          <w:rPr>
            <w:rFonts w:ascii="Times New Roman" w:hAnsi="Cambria Math" w:cs="Times New Roman"/>
            <w:sz w:val="22"/>
            <w:szCs w:val="22"/>
            <w:lang w:val="en"/>
          </w:rPr>
          <w:delText xml:space="preserve"> corrections</w:delText>
        </w:r>
      </w:del>
      <w:ins w:id="486" w:author="Herr, Nora (059)" w:date="2019-11-25T16:14:00Z">
        <w:r w:rsidR="0070490B">
          <w:rPr>
            <w:rFonts w:ascii="Times New Roman" w:hAnsi="Cambria Math" w:cs="Times New Roman"/>
            <w:sz w:val="22"/>
            <w:szCs w:val="22"/>
            <w:lang w:val="en"/>
          </w:rPr>
          <w:t xml:space="preserve"> corrected</w:t>
        </w:r>
      </w:ins>
      <w:r>
        <w:rPr>
          <w:rFonts w:ascii="Times New Roman" w:hAnsi="Cambria Math" w:cs="Times New Roman"/>
          <w:sz w:val="22"/>
          <w:szCs w:val="22"/>
          <w:lang w:val="en"/>
        </w:rPr>
        <w:t xml:space="preserve"> Models 1-S (global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2</w:t>
      </w:r>
      <w:r>
        <w:rPr>
          <w:rFonts w:ascii="Times New Roman" w:hAnsi="Cambria Math" w:cs="Times New Roman"/>
          <w:sz w:val="22"/>
          <w:szCs w:val="22"/>
          <w:lang w:val="en"/>
        </w:rPr>
        <w:t xml:space="preserve"> average, -0.4995) gave the best performance. Next, the path that the parabolas</w:t>
      </w:r>
      <w:r>
        <w:rPr>
          <w:rFonts w:ascii="Times New Roman" w:hAnsi="Cambria Math" w:cs="Times New Roman"/>
          <w:sz w:val="22"/>
          <w:szCs w:val="22"/>
          <w:lang w:val="en"/>
        </w:rPr>
        <w:t>’</w:t>
      </w:r>
      <w:r>
        <w:rPr>
          <w:rFonts w:ascii="Times New Roman" w:hAnsi="Cambria Math" w:cs="Times New Roman"/>
          <w:sz w:val="22"/>
          <w:szCs w:val="22"/>
          <w:lang w:val="en"/>
        </w:rPr>
        <w:t xml:space="preserve"> vertices trace must be found and is the slope </w:t>
      </w:r>
      <w:r>
        <w:rPr>
          <w:rFonts w:ascii="Times New Roman" w:hAnsi="Cambria Math" w:cs="Times New Roman"/>
          <w:b/>
          <w:bCs/>
          <w:sz w:val="22"/>
          <w:szCs w:val="22"/>
          <w:lang w:val="en"/>
        </w:rPr>
        <w:t xml:space="preserve">h/B. </w:t>
      </w:r>
      <w:r>
        <w:rPr>
          <w:rFonts w:ascii="Times New Roman" w:hAnsi="Cambria Math" w:cs="Times New Roman"/>
          <w:sz w:val="22"/>
          <w:szCs w:val="22"/>
          <w:lang w:val="en"/>
        </w:rPr>
        <w:t xml:space="preserve">This parameter had to </w:t>
      </w:r>
      <w:ins w:id="487" w:author="Herr, Nora (059)" w:date="2019-11-25T16:14:00Z">
        <w:r w:rsidR="0070490B">
          <w:rPr>
            <w:rFonts w:ascii="Times New Roman" w:hAnsi="Cambria Math" w:cs="Times New Roman"/>
            <w:sz w:val="22"/>
            <w:szCs w:val="22"/>
            <w:lang w:val="en"/>
          </w:rPr>
          <w:t xml:space="preserve">be </w:t>
        </w:r>
      </w:ins>
      <w:r>
        <w:rPr>
          <w:rFonts w:ascii="Times New Roman" w:hAnsi="Cambria Math" w:cs="Times New Roman"/>
          <w:sz w:val="22"/>
          <w:szCs w:val="22"/>
          <w:lang w:val="en"/>
        </w:rPr>
        <w:t xml:space="preserve">found numerically from each of the fitted parabolas as the set of returned parameters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2</w:t>
      </w:r>
      <w:r>
        <w:rPr>
          <w:rFonts w:ascii="Times New Roman" w:hAnsi="Cambria Math" w:cs="Times New Roman"/>
          <w:b/>
          <w:bCs/>
          <w:sz w:val="22"/>
          <w:szCs w:val="22"/>
          <w:lang w:val="en"/>
        </w:rPr>
        <w:t>,</w:t>
      </w:r>
      <w:r>
        <w:rPr>
          <w:rFonts w:ascii="Times New Roman" w:hAnsi="Cambria Math" w:cs="Times New Roman"/>
          <w:b/>
          <w:bCs/>
          <w:sz w:val="22"/>
          <w:szCs w:val="22"/>
          <w:vertAlign w:val="subscript"/>
          <w:lang w:val="en"/>
        </w:rPr>
        <w:t xml:space="preserve">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1</w:t>
      </w:r>
      <w:r>
        <w:rPr>
          <w:rFonts w:ascii="Times New Roman" w:hAnsi="Cambria Math" w:cs="Times New Roman"/>
          <w:b/>
          <w:bCs/>
          <w:sz w:val="22"/>
          <w:szCs w:val="22"/>
          <w:lang w:val="en"/>
        </w:rPr>
        <w:t>, a</w:t>
      </w:r>
      <w:r>
        <w:rPr>
          <w:rFonts w:ascii="Times New Roman" w:hAnsi="Cambria Math" w:cs="Times New Roman"/>
          <w:b/>
          <w:bCs/>
          <w:sz w:val="22"/>
          <w:szCs w:val="22"/>
          <w:vertAlign w:val="subscript"/>
          <w:lang w:val="en"/>
        </w:rPr>
        <w:t>0</w:t>
      </w:r>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do not yield an </w:t>
      </w:r>
      <w:r w:rsidRPr="0070490B">
        <w:rPr>
          <w:rFonts w:ascii="Times New Roman" w:hAnsi="Cambria Math" w:cs="Times New Roman"/>
          <w:b/>
          <w:sz w:val="22"/>
          <w:szCs w:val="22"/>
          <w:lang w:val="en"/>
          <w:rPrChange w:id="488" w:author="Herr, Nora (059)" w:date="2019-11-25T16:15:00Z">
            <w:rPr>
              <w:rFonts w:ascii="Times New Roman" w:hAnsi="Cambria Math" w:cs="Times New Roman"/>
              <w:sz w:val="22"/>
              <w:szCs w:val="22"/>
              <w:lang w:val="en"/>
            </w:rPr>
          </w:rPrChange>
        </w:rPr>
        <w:t>h</w:t>
      </w:r>
      <w:r>
        <w:rPr>
          <w:rFonts w:ascii="Times New Roman" w:hAnsi="Cambria Math" w:cs="Times New Roman"/>
          <w:sz w:val="22"/>
          <w:szCs w:val="22"/>
          <w:lang w:val="en"/>
        </w:rPr>
        <w:t xml:space="preserve"> using the analytical function to obtain </w:t>
      </w:r>
      <w:r w:rsidRPr="0070490B">
        <w:rPr>
          <w:rFonts w:ascii="Times New Roman" w:hAnsi="Cambria Math" w:cs="Times New Roman"/>
          <w:b/>
          <w:sz w:val="22"/>
          <w:szCs w:val="22"/>
          <w:lang w:val="en"/>
          <w:rPrChange w:id="489" w:author="Herr, Nora (059)" w:date="2019-11-25T16:15:00Z">
            <w:rPr>
              <w:rFonts w:ascii="Times New Roman" w:hAnsi="Cambria Math" w:cs="Times New Roman"/>
              <w:sz w:val="22"/>
              <w:szCs w:val="22"/>
              <w:lang w:val="en"/>
            </w:rPr>
          </w:rPrChange>
        </w:rPr>
        <w:t>(h, k)</w:t>
      </w:r>
      <w:r w:rsidRPr="0070490B">
        <w:rPr>
          <w:rFonts w:ascii="Times New Roman" w:hAnsi="Cambria Math" w:cs="Times New Roman"/>
          <w:sz w:val="22"/>
          <w:szCs w:val="22"/>
          <w:lang w:val="en"/>
        </w:rPr>
        <w:t>.</w:t>
      </w:r>
      <w:r>
        <w:rPr>
          <w:rFonts w:ascii="Times New Roman" w:hAnsi="Cambria Math" w:cs="Times New Roman"/>
          <w:sz w:val="22"/>
          <w:szCs w:val="22"/>
          <w:lang w:val="en"/>
        </w:rPr>
        <w:t xml:space="preserve"> Through </w:t>
      </w:r>
      <w:proofErr w:type="spellStart"/>
      <w:r>
        <w:rPr>
          <w:rFonts w:ascii="Times New Roman" w:hAnsi="Cambria Math" w:cs="Times New Roman"/>
          <w:sz w:val="22"/>
          <w:szCs w:val="22"/>
          <w:lang w:val="en"/>
        </w:rPr>
        <w:t>Nympy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w:t>
      </w:r>
      <w:r>
        <w:rPr>
          <w:rFonts w:ascii="Times New Roman" w:hAnsi="Cambria Math" w:cs="Times New Roman"/>
          <w:b/>
          <w:bCs/>
          <w:sz w:val="22"/>
          <w:szCs w:val="22"/>
          <w:lang w:val="en"/>
        </w:rPr>
        <w:t xml:space="preserve">poly1d[cite] </w:t>
      </w:r>
      <w:r>
        <w:rPr>
          <w:rFonts w:ascii="Times New Roman" w:hAnsi="Cambria Math" w:cs="Times New Roman"/>
          <w:sz w:val="22"/>
          <w:szCs w:val="22"/>
          <w:lang w:val="en"/>
        </w:rPr>
        <w:t xml:space="preserve">function, which takes </w:t>
      </w:r>
      <w:commentRangeStart w:id="490"/>
      <w:r>
        <w:rPr>
          <w:rFonts w:ascii="Times New Roman" w:hAnsi="Cambria Math" w:cs="Times New Roman"/>
          <w:sz w:val="22"/>
          <w:szCs w:val="22"/>
          <w:lang w:val="en"/>
        </w:rPr>
        <w:t xml:space="preserve">in a curves parameters </w:t>
      </w:r>
      <w:commentRangeEnd w:id="490"/>
      <w:r w:rsidR="0070490B">
        <w:rPr>
          <w:rStyle w:val="Kommentarzeichen"/>
        </w:rPr>
        <w:commentReference w:id="490"/>
      </w:r>
      <w:r>
        <w:rPr>
          <w:rFonts w:ascii="Times New Roman" w:hAnsi="Cambria Math" w:cs="Times New Roman"/>
          <w:sz w:val="22"/>
          <w:szCs w:val="22"/>
          <w:lang w:val="en"/>
        </w:rPr>
        <w:t xml:space="preserve">to create a predictive linear model, a list of 100K numbers, representing a range of </w:t>
      </w:r>
      <w:r>
        <w:rPr>
          <w:rFonts w:ascii="Times New Roman" w:hAnsi="Cambria Math" w:cs="Times New Roman"/>
          <w:b/>
          <w:bCs/>
          <w:sz w:val="22"/>
          <w:szCs w:val="22"/>
          <w:lang w:val="en"/>
        </w:rPr>
        <w:t>h</w:t>
      </w:r>
      <w:r>
        <w:rPr>
          <w:rFonts w:ascii="Times New Roman" w:hAnsi="Cambria Math" w:cs="Times New Roman"/>
          <w:sz w:val="22"/>
          <w:szCs w:val="22"/>
          <w:lang w:val="en"/>
        </w:rPr>
        <w:t xml:space="preserve"> values (-1,1), is used</w:t>
      </w:r>
      <w:ins w:id="491" w:author="Herr, Nora (059)" w:date="2019-11-25T16:15:00Z">
        <w:r w:rsidR="0070490B">
          <w:rPr>
            <w:rFonts w:ascii="Times New Roman" w:hAnsi="Cambria Math" w:cs="Times New Roman"/>
            <w:sz w:val="22"/>
            <w:szCs w:val="22"/>
            <w:lang w:val="en"/>
          </w:rPr>
          <w:t xml:space="preserve"> to</w:t>
        </w:r>
      </w:ins>
      <w:r>
        <w:rPr>
          <w:rFonts w:ascii="Times New Roman" w:hAnsi="Cambria Math" w:cs="Times New Roman"/>
          <w:sz w:val="22"/>
          <w:szCs w:val="22"/>
          <w:lang w:val="en"/>
        </w:rPr>
        <w:t xml:space="preserve"> obtain the </w:t>
      </w:r>
      <w:r>
        <w:rPr>
          <w:rFonts w:ascii="Times New Roman" w:hAnsi="Cambria Math" w:cs="Times New Roman"/>
          <w:b/>
          <w:bCs/>
          <w:sz w:val="22"/>
          <w:szCs w:val="22"/>
          <w:lang w:val="en"/>
        </w:rPr>
        <w:t>h</w:t>
      </w:r>
      <w:r>
        <w:rPr>
          <w:rFonts w:ascii="Times New Roman" w:hAnsi="Cambria Math" w:cs="Times New Roman"/>
          <w:sz w:val="22"/>
          <w:szCs w:val="22"/>
          <w:lang w:val="en"/>
        </w:rPr>
        <w:t xml:space="preserve"> value at each apparent vertex (using the </w:t>
      </w:r>
      <w:commentRangeStart w:id="492"/>
      <w:proofErr w:type="spellStart"/>
      <w:r>
        <w:rPr>
          <w:rFonts w:ascii="Times New Roman" w:hAnsi="Cambria Math" w:cs="Times New Roman"/>
          <w:sz w:val="22"/>
          <w:szCs w:val="22"/>
          <w:lang w:val="en"/>
        </w:rPr>
        <w:t>argmax</w:t>
      </w:r>
      <w:commentRangeEnd w:id="492"/>
      <w:proofErr w:type="spellEnd"/>
      <w:r w:rsidR="0070490B">
        <w:rPr>
          <w:rStyle w:val="Kommentarzeichen"/>
        </w:rPr>
        <w:commentReference w:id="492"/>
      </w:r>
      <w:r>
        <w:rPr>
          <w:rFonts w:ascii="Times New Roman" w:hAnsi="Cambria Math" w:cs="Times New Roman"/>
          <w:sz w:val="22"/>
          <w:szCs w:val="22"/>
          <w:lang w:val="en"/>
        </w:rPr>
        <w:t xml:space="preserve"> property of </w:t>
      </w:r>
      <w:proofErr w:type="spellStart"/>
      <w:r>
        <w:rPr>
          <w:rFonts w:ascii="Times New Roman" w:hAnsi="Cambria Math" w:cs="Times New Roman"/>
          <w:sz w:val="22"/>
          <w:szCs w:val="22"/>
          <w:lang w:val="en"/>
        </w:rPr>
        <w:t>N</w:t>
      </w:r>
      <w:ins w:id="493" w:author="Herr, Nora (059)" w:date="2019-11-25T16:16:00Z">
        <w:r w:rsidR="0070490B">
          <w:rPr>
            <w:rFonts w:ascii="Times New Roman" w:hAnsi="Cambria Math" w:cs="Times New Roman"/>
            <w:sz w:val="22"/>
            <w:szCs w:val="22"/>
            <w:lang w:val="en"/>
          </w:rPr>
          <w:t>y</w:t>
        </w:r>
      </w:ins>
      <w:del w:id="494" w:author="Herr, Nora (059)" w:date="2019-11-25T16:16:00Z">
        <w:r w:rsidDel="0070490B">
          <w:rPr>
            <w:rFonts w:ascii="Times New Roman" w:hAnsi="Cambria Math" w:cs="Times New Roman"/>
            <w:sz w:val="22"/>
            <w:szCs w:val="22"/>
            <w:lang w:val="en"/>
          </w:rPr>
          <w:delText>u</w:delText>
        </w:r>
      </w:del>
      <w:r>
        <w:rPr>
          <w:rFonts w:ascii="Times New Roman" w:hAnsi="Cambria Math" w:cs="Times New Roman"/>
          <w:sz w:val="22"/>
          <w:szCs w:val="22"/>
          <w:lang w:val="en"/>
        </w:rPr>
        <w:t>mpy</w:t>
      </w:r>
      <w:ins w:id="495" w:author="Herr, Nora (059)" w:date="2019-11-25T16:16:00Z">
        <w:r w:rsidR="0070490B">
          <w:rPr>
            <w:rFonts w:ascii="Times New Roman" w:hAnsi="Cambria Math" w:cs="Times New Roman"/>
            <w:sz w:val="22"/>
            <w:szCs w:val="22"/>
            <w:lang w:val="en"/>
          </w:rPr>
          <w:t>’</w:t>
        </w:r>
        <w:r w:rsidR="0070490B">
          <w:rPr>
            <w:rFonts w:ascii="Times New Roman" w:hAnsi="Cambria Math" w:cs="Times New Roman"/>
            <w:sz w:val="22"/>
            <w:szCs w:val="22"/>
            <w:lang w:val="en"/>
          </w:rPr>
          <w:t>s</w:t>
        </w:r>
      </w:ins>
      <w:proofErr w:type="spellEnd"/>
      <w:r>
        <w:rPr>
          <w:rFonts w:ascii="Times New Roman" w:hAnsi="Cambria Math" w:cs="Times New Roman"/>
          <w:sz w:val="22"/>
          <w:szCs w:val="22"/>
          <w:lang w:val="en"/>
        </w:rPr>
        <w:t xml:space="preserve"> lists). The large list of number</w:t>
      </w:r>
      <w:ins w:id="496" w:author="Herr, Nora (059)" w:date="2019-11-25T16:16:00Z">
        <w:r w:rsidR="0070490B">
          <w:rPr>
            <w:rFonts w:ascii="Times New Roman" w:hAnsi="Cambria Math" w:cs="Times New Roman"/>
            <w:sz w:val="22"/>
            <w:szCs w:val="22"/>
            <w:lang w:val="en"/>
          </w:rPr>
          <w:t>s</w:t>
        </w:r>
      </w:ins>
      <w:r>
        <w:rPr>
          <w:rFonts w:ascii="Times New Roman" w:hAnsi="Cambria Math" w:cs="Times New Roman"/>
          <w:sz w:val="22"/>
          <w:szCs w:val="22"/>
          <w:lang w:val="en"/>
        </w:rPr>
        <w:t xml:space="preserve"> is </w:t>
      </w:r>
      <w:commentRangeStart w:id="497"/>
      <w:r>
        <w:rPr>
          <w:rFonts w:ascii="Times New Roman" w:hAnsi="Cambria Math" w:cs="Times New Roman"/>
          <w:sz w:val="22"/>
          <w:szCs w:val="22"/>
          <w:lang w:val="en"/>
        </w:rPr>
        <w:t xml:space="preserve">necessary approximate </w:t>
      </w:r>
      <w:commentRangeEnd w:id="497"/>
      <w:r w:rsidR="0070490B">
        <w:rPr>
          <w:rStyle w:val="Kommentarzeichen"/>
        </w:rPr>
        <w:commentReference w:id="497"/>
      </w:r>
      <w:r>
        <w:rPr>
          <w:rFonts w:ascii="Times New Roman" w:hAnsi="Cambria Math" w:cs="Times New Roman"/>
          <w:sz w:val="22"/>
          <w:szCs w:val="22"/>
          <w:lang w:val="en"/>
        </w:rPr>
        <w:t xml:space="preserve">the true </w:t>
      </w:r>
      <w:r>
        <w:rPr>
          <w:rFonts w:ascii="Times New Roman" w:hAnsi="Cambria Math" w:cs="Times New Roman"/>
          <w:b/>
          <w:bCs/>
          <w:sz w:val="22"/>
          <w:szCs w:val="22"/>
          <w:lang w:val="en"/>
        </w:rPr>
        <w:t>h</w:t>
      </w:r>
      <w:r>
        <w:rPr>
          <w:rFonts w:ascii="Times New Roman" w:hAnsi="Cambria Math" w:cs="Times New Roman"/>
          <w:sz w:val="22"/>
          <w:szCs w:val="22"/>
          <w:lang w:val="en"/>
        </w:rPr>
        <w:t xml:space="preserve"> as best as possible. The</w:t>
      </w:r>
      <w:del w:id="498" w:author="Herr, Nora (059)" w:date="2019-11-25T16:17:00Z">
        <w:r w:rsidDel="0070490B">
          <w:rPr>
            <w:rFonts w:ascii="Times New Roman" w:hAnsi="Cambria Math" w:cs="Times New Roman"/>
            <w:sz w:val="22"/>
            <w:szCs w:val="22"/>
            <w:lang w:val="en"/>
          </w:rPr>
          <w:delText>se</w:delText>
        </w:r>
      </w:del>
      <w:r>
        <w:rPr>
          <w:rFonts w:ascii="Times New Roman" w:hAnsi="Cambria Math" w:cs="Times New Roman"/>
          <w:sz w:val="22"/>
          <w:szCs w:val="22"/>
          <w:lang w:val="en"/>
        </w:rPr>
        <w:t xml:space="preserve"> </w:t>
      </w:r>
      <w:r>
        <w:rPr>
          <w:rFonts w:ascii="Times New Roman" w:hAnsi="Cambria Math" w:cs="Times New Roman"/>
          <w:b/>
          <w:bCs/>
          <w:sz w:val="22"/>
          <w:szCs w:val="22"/>
          <w:lang w:val="en"/>
        </w:rPr>
        <w:t>h</w:t>
      </w:r>
      <w:ins w:id="499" w:author="Herr, Nora (059)" w:date="2019-11-25T16:17:00Z">
        <w:r w:rsidR="0070490B">
          <w:rPr>
            <w:rFonts w:ascii="Times New Roman" w:hAnsi="Cambria Math" w:cs="Times New Roman"/>
            <w:b/>
            <w:bCs/>
            <w:sz w:val="22"/>
            <w:szCs w:val="22"/>
            <w:lang w:val="en"/>
          </w:rPr>
          <w:t xml:space="preserve"> values</w:t>
        </w:r>
      </w:ins>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are </w:t>
      </w:r>
      <w:del w:id="500" w:author="Herr, Nora (059)" w:date="2019-11-25T16:17:00Z">
        <w:r w:rsidDel="0070490B">
          <w:rPr>
            <w:rFonts w:ascii="Times New Roman" w:hAnsi="Cambria Math" w:cs="Times New Roman"/>
            <w:sz w:val="22"/>
            <w:szCs w:val="22"/>
            <w:lang w:val="en"/>
          </w:rPr>
          <w:delText>then pl</w:delText>
        </w:r>
      </w:del>
      <w:ins w:id="501" w:author="Herr, Nora (059)" w:date="2019-11-25T16:17:00Z">
        <w:r w:rsidR="0070490B">
          <w:rPr>
            <w:rFonts w:ascii="Times New Roman" w:hAnsi="Cambria Math" w:cs="Times New Roman"/>
            <w:sz w:val="22"/>
            <w:szCs w:val="22"/>
            <w:lang w:val="en"/>
          </w:rPr>
          <w:t xml:space="preserve"> pl</w:t>
        </w:r>
      </w:ins>
      <w:r>
        <w:rPr>
          <w:rFonts w:ascii="Times New Roman" w:hAnsi="Cambria Math" w:cs="Times New Roman"/>
          <w:sz w:val="22"/>
          <w:szCs w:val="22"/>
          <w:lang w:val="en"/>
        </w:rPr>
        <w:t>otted against the known B concentration of each row and result</w:t>
      </w:r>
      <w:del w:id="502" w:author="Herr, Nora (059)" w:date="2019-11-25T16:17:00Z">
        <w:r w:rsidDel="0070490B">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in the following regression</w:t>
      </w:r>
      <w:r>
        <w:rPr>
          <w:rFonts w:ascii="Times New Roman" w:hAnsi="Cambria Math" w:cs="Times New Roman"/>
          <w:b/>
          <w:bCs/>
          <w:sz w:val="22"/>
          <w:szCs w:val="22"/>
          <w:lang w:val="en"/>
        </w:rPr>
        <w:t xml:space="preserve"> </w:t>
      </w:r>
      <w:proofErr w:type="spellStart"/>
      <w:r>
        <w:rPr>
          <w:rFonts w:ascii="Times New Roman" w:hAnsi="Cambria Math" w:cs="Times New Roman"/>
          <w:b/>
          <w:bCs/>
          <w:sz w:val="22"/>
          <w:szCs w:val="22"/>
          <w:lang w:val="en"/>
        </w:rPr>
        <w:t>Fig_hBRegres</w:t>
      </w:r>
      <w:proofErr w:type="spellEnd"/>
      <w:r>
        <w:rPr>
          <w:rFonts w:ascii="Times New Roman" w:hAnsi="Cambria Math" w:cs="Times New Roman"/>
          <w:b/>
          <w:bCs/>
          <w:sz w:val="22"/>
          <w:szCs w:val="22"/>
          <w:lang w:val="en"/>
        </w:rPr>
        <w:t xml:space="preserve">. </w:t>
      </w:r>
      <w:r>
        <w:rPr>
          <w:rFonts w:ascii="Times New Roman" w:hAnsi="Cambria Math" w:cs="Times New Roman"/>
          <w:sz w:val="22"/>
          <w:szCs w:val="22"/>
          <w:lang w:val="en"/>
        </w:rPr>
        <w:t>The parameter</w:t>
      </w:r>
      <w:ins w:id="503" w:author="Herr, Nora (059)" w:date="2019-11-25T16:17:00Z">
        <w:r w:rsidR="0070490B">
          <w:rPr>
            <w:rFonts w:ascii="Times New Roman" w:hAnsi="Cambria Math" w:cs="Times New Roman"/>
            <w:sz w:val="22"/>
            <w:szCs w:val="22"/>
            <w:lang w:val="en"/>
          </w:rPr>
          <w:t>s</w:t>
        </w:r>
      </w:ins>
      <w:r>
        <w:rPr>
          <w:rFonts w:ascii="Times New Roman" w:hAnsi="Cambria Math" w:cs="Times New Roman"/>
          <w:sz w:val="22"/>
          <w:szCs w:val="22"/>
          <w:lang w:val="en"/>
        </w:rPr>
        <w:t xml:space="preserve"> representing this line are used to compose a line </w:t>
      </w:r>
      <w:proofErr w:type="gramStart"/>
      <w:r>
        <w:rPr>
          <w:rFonts w:ascii="Times New Roman" w:hAnsi="Cambria Math" w:cs="Times New Roman"/>
          <w:b/>
          <w:bCs/>
          <w:sz w:val="22"/>
          <w:szCs w:val="22"/>
          <w:lang w:val="en"/>
        </w:rPr>
        <w:t>f(</w:t>
      </w:r>
      <w:proofErr w:type="spellStart"/>
      <w:proofErr w:type="gramEnd"/>
      <w:r>
        <w:rPr>
          <w:rFonts w:ascii="Times New Roman" w:hAnsi="Cambria Math" w:cs="Times New Roman"/>
          <w:b/>
          <w:bCs/>
          <w:sz w:val="22"/>
          <w:szCs w:val="22"/>
          <w:lang w:val="en"/>
        </w:rPr>
        <w:t>pB</w:t>
      </w:r>
      <w:proofErr w:type="spellEnd"/>
      <w:r>
        <w:rPr>
          <w:rFonts w:ascii="Times New Roman" w:hAnsi="Cambria Math" w:cs="Times New Roman"/>
          <w:b/>
          <w:bCs/>
          <w:sz w:val="22"/>
          <w:szCs w:val="22"/>
          <w:lang w:val="en"/>
        </w:rPr>
        <w:t>) = -m(</w:t>
      </w:r>
      <w:proofErr w:type="spellStart"/>
      <w:r>
        <w:rPr>
          <w:rFonts w:ascii="Times New Roman" w:hAnsi="Cambria Math" w:cs="Times New Roman"/>
          <w:b/>
          <w:bCs/>
          <w:sz w:val="22"/>
          <w:szCs w:val="22"/>
          <w:lang w:val="en"/>
        </w:rPr>
        <w:t>pB</w:t>
      </w:r>
      <w:proofErr w:type="spellEnd"/>
      <w:r>
        <w:rPr>
          <w:rFonts w:ascii="Times New Roman" w:hAnsi="Cambria Math" w:cs="Times New Roman"/>
          <w:b/>
          <w:bCs/>
          <w:sz w:val="22"/>
          <w:szCs w:val="22"/>
          <w:lang w:val="en"/>
        </w:rPr>
        <w:t>) + b</w:t>
      </w:r>
      <w:r>
        <w:rPr>
          <w:rFonts w:ascii="Times New Roman" w:hAnsi="Cambria Math" w:cs="Times New Roman"/>
          <w:sz w:val="22"/>
          <w:szCs w:val="22"/>
          <w:lang w:val="en"/>
        </w:rPr>
        <w:t xml:space="preserve"> which yield</w:t>
      </w:r>
      <w:ins w:id="504" w:author="Herr, Nora (059)" w:date="2019-11-25T16:18:00Z">
        <w:r w:rsidR="0070490B">
          <w:rPr>
            <w:rFonts w:ascii="Times New Roman" w:hAnsi="Cambria Math" w:cs="Times New Roman"/>
            <w:sz w:val="22"/>
            <w:szCs w:val="22"/>
            <w:lang w:val="en"/>
          </w:rPr>
          <w:t>s</w:t>
        </w:r>
      </w:ins>
      <w:r>
        <w:rPr>
          <w:rFonts w:ascii="Times New Roman" w:hAnsi="Cambria Math" w:cs="Times New Roman"/>
          <w:sz w:val="22"/>
          <w:szCs w:val="22"/>
          <w:lang w:val="en"/>
        </w:rPr>
        <w:t xml:space="preserve"> a </w:t>
      </w:r>
      <w:r>
        <w:rPr>
          <w:rFonts w:ascii="Times New Roman" w:hAnsi="Cambria Math" w:cs="Times New Roman"/>
          <w:b/>
          <w:bCs/>
          <w:sz w:val="22"/>
          <w:szCs w:val="22"/>
          <w:lang w:val="en"/>
        </w:rPr>
        <w:t>h</w:t>
      </w:r>
      <w:r>
        <w:rPr>
          <w:rFonts w:ascii="Times New Roman" w:hAnsi="Cambria Math" w:cs="Times New Roman"/>
          <w:sz w:val="22"/>
          <w:szCs w:val="22"/>
          <w:lang w:val="en"/>
        </w:rPr>
        <w:t xml:space="preserve"> of (h, k) that corresponds to that particular parabola in the space of all possible parabolas which lie along that path.</w:t>
      </w:r>
      <w:commentRangeEnd w:id="478"/>
      <w:r w:rsidR="0070490B">
        <w:rPr>
          <w:rStyle w:val="Kommentarzeichen"/>
        </w:rPr>
        <w:commentReference w:id="478"/>
      </w:r>
    </w:p>
    <w:p w14:paraId="51F706A2"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2FC58277" w14:textId="77777777">
        <w:tc>
          <w:tcPr>
            <w:tcW w:w="8522" w:type="dxa"/>
          </w:tcPr>
          <w:p w14:paraId="0CC6555D"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5647C3F3" wp14:editId="1A351E44">
                  <wp:extent cx="4114800" cy="1605915"/>
                  <wp:effectExtent l="0" t="0" r="1333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3"/>
                          <a:stretch>
                            <a:fillRect/>
                          </a:stretch>
                        </pic:blipFill>
                        <pic:spPr>
                          <a:xfrm>
                            <a:off x="0" y="0"/>
                            <a:ext cx="4114800" cy="1605915"/>
                          </a:xfrm>
                          <a:prstGeom prst="rect">
                            <a:avLst/>
                          </a:prstGeom>
                          <a:noFill/>
                          <a:ln>
                            <a:noFill/>
                          </a:ln>
                        </pic:spPr>
                      </pic:pic>
                    </a:graphicData>
                  </a:graphic>
                </wp:inline>
              </w:drawing>
            </w:r>
          </w:p>
        </w:tc>
      </w:tr>
      <w:tr w:rsidR="00C332A5" w14:paraId="50F1EF1A" w14:textId="77777777">
        <w:tc>
          <w:tcPr>
            <w:tcW w:w="8522" w:type="dxa"/>
          </w:tcPr>
          <w:p w14:paraId="472AD31E" w14:textId="77777777" w:rsidR="00C332A5" w:rsidRDefault="001271F9">
            <w:pPr>
              <w:widowControl/>
              <w:spacing w:line="360" w:lineRule="auto"/>
              <w:rPr>
                <w:rFonts w:ascii="Times New Roman" w:hAnsi="Cambria Math" w:cs="Times New Roman" w:hint="eastAsia"/>
                <w:b/>
                <w:bCs/>
                <w:sz w:val="22"/>
                <w:szCs w:val="22"/>
                <w:lang w:val="en"/>
              </w:rPr>
            </w:pPr>
            <w:proofErr w:type="spellStart"/>
            <w:r>
              <w:rPr>
                <w:rFonts w:ascii="Times New Roman" w:hAnsi="Cambria Math" w:cs="Times New Roman"/>
                <w:b/>
                <w:bCs/>
                <w:sz w:val="22"/>
                <w:szCs w:val="22"/>
                <w:lang w:val="en"/>
              </w:rPr>
              <w:t>figureRedTable</w:t>
            </w:r>
            <w:proofErr w:type="spellEnd"/>
          </w:p>
        </w:tc>
      </w:tr>
    </w:tbl>
    <w:p w14:paraId="6C6EA40A" w14:textId="77777777" w:rsidR="00C332A5" w:rsidRDefault="00C332A5">
      <w:pPr>
        <w:spacing w:line="360" w:lineRule="auto"/>
        <w:jc w:val="both"/>
        <w:rPr>
          <w:rFonts w:ascii="Times New Roman" w:hAnsi="Cambria Math" w:cs="Times New Roman" w:hint="eastAsia"/>
          <w:sz w:val="22"/>
          <w:szCs w:val="22"/>
          <w:lang w:val="en"/>
        </w:rPr>
      </w:pPr>
    </w:p>
    <w:p w14:paraId="6B980D8A" w14:textId="42EA9FF6" w:rsidR="00C332A5" w:rsidRDefault="001271F9">
      <w:pPr>
        <w:spacing w:line="360" w:lineRule="auto"/>
        <w:jc w:val="both"/>
        <w:rPr>
          <w:rFonts w:ascii="Times New Roman" w:hAnsi="Cambria Math" w:cs="Times New Roman" w:hint="eastAsia"/>
          <w:b/>
          <w:bCs/>
          <w:sz w:val="22"/>
          <w:szCs w:val="22"/>
          <w:lang w:val="en"/>
        </w:rPr>
      </w:pPr>
      <w:commentRangeStart w:id="505"/>
      <w:del w:id="506" w:author="Herr, Nora (059)" w:date="2019-11-25T16:18:00Z">
        <w:r w:rsidDel="00953C27">
          <w:rPr>
            <w:rFonts w:ascii="Times New Roman" w:hAnsi="Cambria Math" w:cs="Times New Roman"/>
            <w:sz w:val="22"/>
            <w:szCs w:val="22"/>
            <w:lang w:val="en"/>
          </w:rPr>
          <w:lastRenderedPageBreak/>
          <w:delText>Then for</w:delText>
        </w:r>
      </w:del>
      <w:ins w:id="507" w:author="Herr, Nora (059)" w:date="2019-11-25T16:18:00Z">
        <w:r w:rsidR="00953C27">
          <w:rPr>
            <w:rFonts w:ascii="Times New Roman" w:hAnsi="Cambria Math" w:cs="Times New Roman"/>
            <w:sz w:val="22"/>
            <w:szCs w:val="22"/>
            <w:lang w:val="en"/>
          </w:rPr>
          <w:t>Next, for</w:t>
        </w:r>
      </w:ins>
      <w:r>
        <w:rPr>
          <w:rFonts w:ascii="Times New Roman" w:hAnsi="Cambria Math" w:cs="Times New Roman"/>
          <w:sz w:val="22"/>
          <w:szCs w:val="22"/>
          <w:lang w:val="en"/>
        </w:rPr>
        <w:t xml:space="preserve"> any predicted concentration </w:t>
      </w:r>
      <w:proofErr w:type="spellStart"/>
      <w:proofErr w:type="gramStart"/>
      <w:r>
        <w:rPr>
          <w:rFonts w:ascii="Times New Roman" w:hAnsi="Cambria Math" w:cs="Times New Roman"/>
          <w:sz w:val="22"/>
          <w:szCs w:val="22"/>
          <w:lang w:val="en"/>
        </w:rPr>
        <w:t>pB</w:t>
      </w:r>
      <w:proofErr w:type="spellEnd"/>
      <w:proofErr w:type="gramEnd"/>
      <w:r>
        <w:rPr>
          <w:rFonts w:ascii="Times New Roman" w:hAnsi="Cambria Math" w:cs="Times New Roman"/>
          <w:sz w:val="22"/>
          <w:szCs w:val="22"/>
          <w:lang w:val="en"/>
        </w:rPr>
        <w:t xml:space="preserve">, this function is used to yield an </w:t>
      </w:r>
      <w:r>
        <w:rPr>
          <w:rFonts w:ascii="Times New Roman" w:hAnsi="Cambria Math" w:cs="Times New Roman"/>
          <w:b/>
          <w:bCs/>
          <w:sz w:val="22"/>
          <w:szCs w:val="22"/>
          <w:lang w:val="en"/>
        </w:rPr>
        <w:t>h</w:t>
      </w:r>
      <w:r>
        <w:rPr>
          <w:rFonts w:ascii="Times New Roman" w:hAnsi="Cambria Math" w:cs="Times New Roman"/>
          <w:sz w:val="22"/>
          <w:szCs w:val="22"/>
          <w:lang w:val="en"/>
        </w:rPr>
        <w:t xml:space="preserve"> of a theoretical parabola </w:t>
      </w:r>
      <w:del w:id="508" w:author="Herr, Nora (059)" w:date="2019-11-25T16:18:00Z">
        <w:r w:rsidDel="00953C27">
          <w:rPr>
            <w:rFonts w:ascii="Times New Roman" w:hAnsi="Cambria Math" w:cs="Times New Roman"/>
            <w:sz w:val="22"/>
            <w:szCs w:val="22"/>
            <w:lang w:val="en"/>
          </w:rPr>
          <w:delText xml:space="preserve">whose </w:delText>
        </w:r>
      </w:del>
      <w:ins w:id="509" w:author="Herr, Nora (059)" w:date="2019-11-25T16:18:00Z">
        <w:r w:rsidR="00953C27">
          <w:rPr>
            <w:rFonts w:ascii="Times New Roman" w:hAnsi="Cambria Math" w:cs="Times New Roman"/>
            <w:sz w:val="22"/>
            <w:szCs w:val="22"/>
            <w:lang w:val="en"/>
          </w:rPr>
          <w:t>of which the</w:t>
        </w:r>
        <w:r w:rsidR="00953C27">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only other known attribute </w:t>
      </w:r>
      <w:del w:id="510" w:author="Herr, Nora (059)" w:date="2019-11-25T16:18:00Z">
        <w:r w:rsidDel="00953C27">
          <w:rPr>
            <w:rFonts w:ascii="Times New Roman" w:hAnsi="Cambria Math" w:cs="Times New Roman"/>
            <w:sz w:val="22"/>
            <w:szCs w:val="22"/>
            <w:lang w:val="en"/>
          </w:rPr>
          <w:delText xml:space="preserve">known </w:delText>
        </w:r>
      </w:del>
      <w:r>
        <w:rPr>
          <w:rFonts w:ascii="Times New Roman" w:hAnsi="Cambria Math" w:cs="Times New Roman"/>
          <w:sz w:val="22"/>
          <w:szCs w:val="22"/>
          <w:lang w:val="en"/>
        </w:rPr>
        <w:t xml:space="preserve">is an averaged breadth (a2) parameter. To fit a parabola to this h,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1</w:t>
      </w:r>
      <w:r>
        <w:rPr>
          <w:rFonts w:ascii="Times New Roman" w:hAnsi="Cambria Math" w:cs="Times New Roman"/>
          <w:b/>
          <w:bCs/>
          <w:sz w:val="22"/>
          <w:szCs w:val="22"/>
          <w:lang w:val="en"/>
        </w:rPr>
        <w:t xml:space="preserve"> is necessary</w:t>
      </w:r>
      <w:r>
        <w:rPr>
          <w:rFonts w:ascii="Times New Roman" w:hAnsi="Cambria Math" w:cs="Times New Roman"/>
          <w:sz w:val="22"/>
          <w:szCs w:val="22"/>
          <w:lang w:val="en"/>
        </w:rPr>
        <w:t xml:space="preserve"> and can be derived from the mathematical relationships above. Once </w:t>
      </w:r>
      <w:r>
        <w:rPr>
          <w:rFonts w:ascii="Times New Roman" w:hAnsi="Cambria Math" w:cs="Times New Roman"/>
          <w:b/>
          <w:bCs/>
          <w:sz w:val="22"/>
          <w:szCs w:val="22"/>
          <w:lang w:val="en"/>
        </w:rPr>
        <w:t>a1</w:t>
      </w:r>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is obtained</w:t>
      </w:r>
      <w:proofErr w:type="gramEnd"/>
      <w:r>
        <w:rPr>
          <w:rFonts w:ascii="Times New Roman" w:hAnsi="Cambria Math" w:cs="Times New Roman"/>
          <w:sz w:val="22"/>
          <w:szCs w:val="22"/>
          <w:lang w:val="en"/>
        </w:rPr>
        <w:t xml:space="preserve">, the parameters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2</w:t>
      </w:r>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and </w:t>
      </w:r>
      <w:r>
        <w:rPr>
          <w:rFonts w:ascii="Times New Roman" w:hAnsi="Cambria Math" w:cs="Times New Roman"/>
          <w:b/>
          <w:bCs/>
          <w:sz w:val="22"/>
          <w:szCs w:val="22"/>
          <w:lang w:val="en"/>
        </w:rPr>
        <w:t>a</w:t>
      </w:r>
      <w:r>
        <w:rPr>
          <w:rFonts w:ascii="Times New Roman" w:hAnsi="Cambria Math" w:cs="Times New Roman"/>
          <w:b/>
          <w:bCs/>
          <w:sz w:val="22"/>
          <w:szCs w:val="22"/>
          <w:vertAlign w:val="subscript"/>
          <w:lang w:val="en"/>
        </w:rPr>
        <w:t>1</w:t>
      </w:r>
      <w:r>
        <w:rPr>
          <w:rFonts w:ascii="Times New Roman" w:hAnsi="Cambria Math" w:cs="Times New Roman"/>
          <w:sz w:val="22"/>
          <w:szCs w:val="22"/>
          <w:vertAlign w:val="subscript"/>
          <w:lang w:val="en"/>
        </w:rPr>
        <w:t xml:space="preserve"> </w:t>
      </w:r>
      <w:del w:id="511" w:author="Herr, Nora (059)" w:date="2019-11-25T16:19:00Z">
        <w:r w:rsidDel="00953C27">
          <w:rPr>
            <w:rFonts w:ascii="Times New Roman" w:hAnsi="Cambria Math" w:cs="Times New Roman"/>
            <w:sz w:val="22"/>
            <w:szCs w:val="22"/>
            <w:lang w:val="en"/>
          </w:rPr>
          <w:delText xml:space="preserve"> </w:delText>
        </w:r>
      </w:del>
      <w:r>
        <w:rPr>
          <w:rFonts w:ascii="Times New Roman" w:hAnsi="Cambria Math" w:cs="Times New Roman"/>
          <w:sz w:val="22"/>
          <w:szCs w:val="22"/>
          <w:lang w:val="en"/>
        </w:rPr>
        <w:t xml:space="preserve">are fitted to conform to a truncated parabola in the form </w:t>
      </w:r>
      <w:r>
        <w:rPr>
          <w:rFonts w:ascii="Times New Roman" w:hAnsi="Cambria Math" w:cs="Times New Roman"/>
          <w:b/>
          <w:bCs/>
          <w:sz w:val="22"/>
          <w:szCs w:val="22"/>
          <w:lang w:val="en"/>
        </w:rPr>
        <w:t>[a2, a1, 0]. Using the poly1D</w:t>
      </w:r>
      <w:r>
        <w:rPr>
          <w:rFonts w:ascii="Times New Roman" w:hAnsi="Cambria Math" w:cs="Times New Roman"/>
          <w:sz w:val="22"/>
          <w:szCs w:val="22"/>
          <w:lang w:val="en"/>
        </w:rPr>
        <w:t xml:space="preserve"> function</w:t>
      </w:r>
      <w:ins w:id="512" w:author="Herr, Nora (059)" w:date="2019-11-25T16:19:00Z">
        <w:r w:rsidR="00953C27">
          <w:rPr>
            <w:rFonts w:ascii="Times New Roman" w:hAnsi="Cambria Math" w:cs="Times New Roman"/>
            <w:sz w:val="22"/>
            <w:szCs w:val="22"/>
            <w:lang w:val="en"/>
          </w:rPr>
          <w:t>,</w:t>
        </w:r>
      </w:ins>
      <w:r>
        <w:rPr>
          <w:rFonts w:ascii="Times New Roman" w:hAnsi="Cambria Math" w:cs="Times New Roman"/>
          <w:sz w:val="22"/>
          <w:szCs w:val="22"/>
          <w:lang w:val="en"/>
        </w:rPr>
        <w:t xml:space="preserve"> the resulting equation is a </w:t>
      </w:r>
      <w:proofErr w:type="gramStart"/>
      <w:r>
        <w:rPr>
          <w:rFonts w:ascii="Times New Roman" w:hAnsi="Cambria Math" w:cs="Times New Roman"/>
          <w:sz w:val="22"/>
          <w:szCs w:val="22"/>
          <w:lang w:val="en"/>
        </w:rPr>
        <w:t>parabola which</w:t>
      </w:r>
      <w:proofErr w:type="gramEnd"/>
      <w:r>
        <w:rPr>
          <w:rFonts w:ascii="Times New Roman" w:hAnsi="Cambria Math" w:cs="Times New Roman"/>
          <w:sz w:val="22"/>
          <w:szCs w:val="22"/>
          <w:lang w:val="en"/>
        </w:rPr>
        <w:t xml:space="preserve"> takes in </w:t>
      </w:r>
      <w:proofErr w:type="spellStart"/>
      <w:r>
        <w:rPr>
          <w:rFonts w:ascii="Times New Roman" w:hAnsi="Cambria Math" w:cs="Times New Roman"/>
          <w:b/>
          <w:bCs/>
          <w:sz w:val="22"/>
          <w:szCs w:val="22"/>
          <w:lang w:val="en"/>
        </w:rPr>
        <w:t>pC</w:t>
      </w:r>
      <w:proofErr w:type="spellEnd"/>
      <w:r>
        <w:rPr>
          <w:rFonts w:ascii="Times New Roman" w:hAnsi="Cambria Math" w:cs="Times New Roman"/>
          <w:b/>
          <w:bCs/>
          <w:sz w:val="22"/>
          <w:szCs w:val="22"/>
          <w:lang w:val="en"/>
        </w:rPr>
        <w:t xml:space="preserve"> </w:t>
      </w:r>
      <w:r>
        <w:rPr>
          <w:rFonts w:ascii="Times New Roman" w:hAnsi="Cambria Math" w:cs="Times New Roman"/>
          <w:sz w:val="22"/>
          <w:szCs w:val="22"/>
          <w:lang w:val="en"/>
        </w:rPr>
        <w:t>and yields the net effect of th</w:t>
      </w:r>
      <w:ins w:id="513" w:author="Herr, Nora (059)" w:date="2019-11-25T16:19:00Z">
        <w:r w:rsidR="00953C27">
          <w:rPr>
            <w:rFonts w:ascii="Times New Roman" w:hAnsi="Cambria Math" w:cs="Times New Roman"/>
            <w:sz w:val="22"/>
            <w:szCs w:val="22"/>
            <w:lang w:val="en"/>
          </w:rPr>
          <w:t>e</w:t>
        </w:r>
      </w:ins>
      <w:del w:id="514" w:author="Herr, Nora (059)" w:date="2019-11-25T16:19:00Z">
        <w:r w:rsidDel="00953C27">
          <w:rPr>
            <w:rFonts w:ascii="Times New Roman" w:hAnsi="Cambria Math" w:cs="Times New Roman"/>
            <w:sz w:val="22"/>
            <w:szCs w:val="22"/>
            <w:lang w:val="en"/>
          </w:rPr>
          <w:delText>at</w:delText>
        </w:r>
      </w:del>
      <w:r>
        <w:rPr>
          <w:rFonts w:ascii="Times New Roman" w:hAnsi="Cambria Math" w:cs="Times New Roman"/>
          <w:sz w:val="22"/>
          <w:szCs w:val="22"/>
          <w:lang w:val="en"/>
        </w:rPr>
        <w:t xml:space="preserv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concentration for that particular parabola. The yielded value is then added </w:t>
      </w:r>
      <w:ins w:id="515" w:author="Herr, Nora (059)" w:date="2019-11-25T16:19:00Z">
        <w:r w:rsidR="00953C27">
          <w:rPr>
            <w:rFonts w:ascii="Times New Roman" w:hAnsi="Cambria Math" w:cs="Times New Roman"/>
            <w:sz w:val="22"/>
            <w:szCs w:val="22"/>
            <w:lang w:val="en"/>
          </w:rPr>
          <w:t xml:space="preserve">or </w:t>
        </w:r>
      </w:ins>
      <w:r>
        <w:rPr>
          <w:rFonts w:ascii="Times New Roman" w:hAnsi="Cambria Math" w:cs="Times New Roman"/>
          <w:sz w:val="22"/>
          <w:szCs w:val="22"/>
          <w:lang w:val="en"/>
        </w:rPr>
        <w:t xml:space="preserve">subtracted from the given </w:t>
      </w:r>
      <w:proofErr w:type="spellStart"/>
      <w:proofErr w:type="gramStart"/>
      <w:r>
        <w:rPr>
          <w:rFonts w:ascii="Times New Roman" w:hAnsi="Cambria Math" w:cs="Times New Roman"/>
          <w:sz w:val="22"/>
          <w:szCs w:val="22"/>
          <w:lang w:val="en"/>
        </w:rPr>
        <w:t>pB</w:t>
      </w:r>
      <w:proofErr w:type="spellEnd"/>
      <w:proofErr w:type="gramEnd"/>
      <w:r>
        <w:rPr>
          <w:rFonts w:ascii="Times New Roman" w:hAnsi="Cambria Math" w:cs="Times New Roman"/>
          <w:sz w:val="22"/>
          <w:szCs w:val="22"/>
          <w:lang w:val="en"/>
        </w:rPr>
        <w:t xml:space="preserve">. The resulting corrections </w:t>
      </w:r>
      <w:proofErr w:type="gramStart"/>
      <w:r>
        <w:rPr>
          <w:rFonts w:ascii="Times New Roman" w:hAnsi="Cambria Math" w:cs="Times New Roman"/>
          <w:sz w:val="22"/>
          <w:szCs w:val="22"/>
          <w:lang w:val="en"/>
        </w:rPr>
        <w:t>are shown</w:t>
      </w:r>
      <w:proofErr w:type="gramEnd"/>
      <w:r>
        <w:rPr>
          <w:rFonts w:ascii="Times New Roman" w:hAnsi="Cambria Math" w:cs="Times New Roman"/>
          <w:sz w:val="22"/>
          <w:szCs w:val="22"/>
          <w:lang w:val="en"/>
        </w:rPr>
        <w:t xml:space="preserve"> in </w:t>
      </w:r>
      <w:proofErr w:type="spellStart"/>
      <w:r>
        <w:rPr>
          <w:rFonts w:ascii="Times New Roman" w:hAnsi="Cambria Math" w:cs="Times New Roman"/>
          <w:b/>
          <w:bCs/>
          <w:sz w:val="22"/>
          <w:szCs w:val="22"/>
          <w:lang w:val="en"/>
        </w:rPr>
        <w:t>FigureCorrected</w:t>
      </w:r>
      <w:proofErr w:type="spellEnd"/>
      <w:r>
        <w:rPr>
          <w:rFonts w:ascii="Times New Roman" w:hAnsi="Cambria Math" w:cs="Times New Roman"/>
          <w:b/>
          <w:bCs/>
          <w:sz w:val="22"/>
          <w:szCs w:val="22"/>
          <w:lang w:val="en"/>
        </w:rPr>
        <w:t xml:space="preserve">. </w:t>
      </w:r>
      <w:commentRangeEnd w:id="505"/>
      <w:r w:rsidR="00953C27">
        <w:rPr>
          <w:rStyle w:val="Kommentarzeichen"/>
        </w:rPr>
        <w:commentReference w:id="505"/>
      </w:r>
    </w:p>
    <w:p w14:paraId="434C555A" w14:textId="77777777" w:rsidR="00C332A5" w:rsidRDefault="00C332A5">
      <w:pPr>
        <w:spacing w:line="360" w:lineRule="auto"/>
        <w:jc w:val="both"/>
        <w:rPr>
          <w:rFonts w:ascii="Times New Roman" w:hAnsi="Cambria Math" w:cs="Times New Roman" w:hint="eastAsia"/>
          <w:b/>
          <w:bCs/>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6203A981" w14:textId="77777777">
        <w:tc>
          <w:tcPr>
            <w:tcW w:w="8522" w:type="dxa"/>
          </w:tcPr>
          <w:p w14:paraId="62733F06" w14:textId="77777777" w:rsidR="00C332A5" w:rsidRDefault="001271F9">
            <w:pPr>
              <w:widowControl/>
              <w:spacing w:line="360" w:lineRule="auto"/>
            </w:pPr>
            <w:r>
              <w:rPr>
                <w:noProof/>
                <w:lang w:val="de-DE" w:eastAsia="de-DE"/>
              </w:rPr>
              <w:drawing>
                <wp:inline distT="0" distB="0" distL="114300" distR="114300" wp14:anchorId="02D6DA25" wp14:editId="077B5CD7">
                  <wp:extent cx="4114800" cy="2614930"/>
                  <wp:effectExtent l="0" t="0" r="133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4114800" cy="2614930"/>
                          </a:xfrm>
                          <a:prstGeom prst="rect">
                            <a:avLst/>
                          </a:prstGeom>
                          <a:noFill/>
                          <a:ln>
                            <a:noFill/>
                          </a:ln>
                        </pic:spPr>
                      </pic:pic>
                    </a:graphicData>
                  </a:graphic>
                </wp:inline>
              </w:drawing>
            </w:r>
          </w:p>
          <w:p w14:paraId="7A45C781" w14:textId="77777777" w:rsidR="00C332A5" w:rsidRDefault="001271F9">
            <w:pPr>
              <w:widowControl/>
              <w:spacing w:line="360" w:lineRule="auto"/>
              <w:rPr>
                <w:rFonts w:ascii="Times New Roman" w:hAnsi="Cambria Math" w:cs="Times New Roman" w:hint="eastAsia"/>
                <w:b/>
                <w:bCs/>
                <w:sz w:val="22"/>
                <w:szCs w:val="22"/>
                <w:lang w:val="en"/>
              </w:rPr>
            </w:pPr>
            <w:r>
              <w:rPr>
                <w:noProof/>
                <w:lang w:val="de-DE" w:eastAsia="de-DE"/>
              </w:rPr>
              <w:drawing>
                <wp:inline distT="0" distB="0" distL="114300" distR="114300" wp14:anchorId="22A55BB5" wp14:editId="3CBBF0AF">
                  <wp:extent cx="4114800" cy="2642870"/>
                  <wp:effectExtent l="0" t="0" r="1333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4114800" cy="2642870"/>
                          </a:xfrm>
                          <a:prstGeom prst="rect">
                            <a:avLst/>
                          </a:prstGeom>
                          <a:noFill/>
                          <a:ln>
                            <a:noFill/>
                          </a:ln>
                        </pic:spPr>
                      </pic:pic>
                    </a:graphicData>
                  </a:graphic>
                </wp:inline>
              </w:drawing>
            </w:r>
          </w:p>
        </w:tc>
      </w:tr>
      <w:tr w:rsidR="00C332A5" w14:paraId="0033C552" w14:textId="77777777">
        <w:tc>
          <w:tcPr>
            <w:tcW w:w="8522" w:type="dxa"/>
          </w:tcPr>
          <w:p w14:paraId="418AADA1" w14:textId="77777777" w:rsidR="00C332A5" w:rsidRDefault="001271F9">
            <w:pPr>
              <w:widowControl/>
              <w:spacing w:line="360" w:lineRule="auto"/>
              <w:rPr>
                <w:rFonts w:ascii="Times New Roman" w:hAnsi="Cambria Math" w:cs="Times New Roman" w:hint="eastAsia"/>
                <w:sz w:val="22"/>
                <w:szCs w:val="22"/>
                <w:lang w:val="en"/>
              </w:rPr>
            </w:pPr>
            <w:commentRangeStart w:id="516"/>
            <w:r>
              <w:rPr>
                <w:rFonts w:ascii="Times New Roman" w:hAnsi="Cambria Math" w:cs="Times New Roman"/>
                <w:sz w:val="22"/>
                <w:szCs w:val="22"/>
                <w:lang w:val="en"/>
              </w:rPr>
              <w:t xml:space="preserve">Show only the corrected version as </w:t>
            </w:r>
            <w:proofErr w:type="gramStart"/>
            <w:r>
              <w:rPr>
                <w:rFonts w:ascii="Times New Roman" w:hAnsi="Cambria Math" w:cs="Times New Roman"/>
                <w:sz w:val="22"/>
                <w:szCs w:val="22"/>
                <w:lang w:val="en"/>
              </w:rPr>
              <w:t>you</w:t>
            </w:r>
            <w:r>
              <w:rPr>
                <w:rFonts w:ascii="Times New Roman" w:hAnsi="Cambria Math" w:cs="Times New Roman"/>
                <w:sz w:val="22"/>
                <w:szCs w:val="22"/>
                <w:lang w:val="en"/>
              </w:rPr>
              <w:t>’</w:t>
            </w:r>
            <w:r>
              <w:rPr>
                <w:rFonts w:ascii="Times New Roman" w:hAnsi="Cambria Math" w:cs="Times New Roman"/>
                <w:sz w:val="22"/>
                <w:szCs w:val="22"/>
                <w:lang w:val="en"/>
              </w:rPr>
              <w:t>ve</w:t>
            </w:r>
            <w:proofErr w:type="gramEnd"/>
            <w:r>
              <w:rPr>
                <w:rFonts w:ascii="Times New Roman" w:hAnsi="Cambria Math" w:cs="Times New Roman"/>
                <w:sz w:val="22"/>
                <w:szCs w:val="22"/>
                <w:lang w:val="en"/>
              </w:rPr>
              <w:t xml:space="preserve"> already shown the uncorrected...</w:t>
            </w:r>
            <w:commentRangeEnd w:id="516"/>
            <w:r w:rsidR="00953C27">
              <w:rPr>
                <w:rStyle w:val="Kommentarzeichen"/>
              </w:rPr>
              <w:commentReference w:id="516"/>
            </w:r>
          </w:p>
        </w:tc>
      </w:tr>
    </w:tbl>
    <w:p w14:paraId="5D25875F" w14:textId="77777777" w:rsidR="00C332A5" w:rsidDel="00953C27" w:rsidRDefault="00C332A5">
      <w:pPr>
        <w:spacing w:line="360" w:lineRule="auto"/>
        <w:jc w:val="both"/>
        <w:rPr>
          <w:del w:id="517" w:author="Herr, Nora (059)" w:date="2019-11-25T16:20:00Z"/>
          <w:rFonts w:ascii="Times New Roman" w:hAnsi="Cambria Math" w:cs="Times New Roman" w:hint="eastAsia"/>
          <w:b/>
          <w:bCs/>
          <w:sz w:val="22"/>
          <w:szCs w:val="22"/>
          <w:lang w:val="en"/>
        </w:rPr>
      </w:pPr>
    </w:p>
    <w:p w14:paraId="03C72447" w14:textId="431348D7" w:rsidR="00C332A5" w:rsidRDefault="00953C27">
      <w:pPr>
        <w:spacing w:line="360" w:lineRule="auto"/>
        <w:jc w:val="both"/>
        <w:rPr>
          <w:rFonts w:ascii="Times New Roman" w:hAnsi="Cambria Math" w:cs="Times New Roman" w:hint="eastAsia"/>
          <w:sz w:val="22"/>
          <w:szCs w:val="22"/>
          <w:lang w:val="en"/>
        </w:rPr>
      </w:pPr>
      <w:commentRangeStart w:id="518"/>
      <w:proofErr w:type="gramStart"/>
      <w:ins w:id="519" w:author="Herr, Nora (059)" w:date="2019-11-25T16:20:00Z">
        <w:r>
          <w:rPr>
            <w:rFonts w:ascii="Times New Roman" w:hAnsi="Cambria Math" w:cs="Times New Roman"/>
            <w:sz w:val="22"/>
            <w:szCs w:val="22"/>
            <w:lang w:val="en"/>
          </w:rPr>
          <w:t xml:space="preserve">Whereas it may at first </w:t>
        </w:r>
      </w:ins>
      <w:del w:id="520" w:author="Herr, Nora (059)" w:date="2019-11-25T16:20:00Z">
        <w:r w:rsidR="001271F9" w:rsidDel="00953C27">
          <w:rPr>
            <w:rFonts w:ascii="Times New Roman" w:hAnsi="Cambria Math" w:cs="Times New Roman"/>
            <w:sz w:val="22"/>
            <w:szCs w:val="22"/>
            <w:lang w:val="en"/>
          </w:rPr>
          <w:delText xml:space="preserve">While at first it may </w:delText>
        </w:r>
      </w:del>
      <w:r w:rsidR="001271F9">
        <w:rPr>
          <w:rFonts w:ascii="Times New Roman" w:hAnsi="Cambria Math" w:cs="Times New Roman"/>
          <w:sz w:val="22"/>
          <w:szCs w:val="22"/>
          <w:lang w:val="en"/>
        </w:rPr>
        <w:t xml:space="preserve">seem that this finding is </w:t>
      </w:r>
      <w:commentRangeStart w:id="521"/>
      <w:r w:rsidR="001271F9">
        <w:rPr>
          <w:rFonts w:ascii="Times New Roman" w:hAnsi="Cambria Math" w:cs="Times New Roman"/>
          <w:sz w:val="22"/>
          <w:szCs w:val="22"/>
          <w:lang w:val="en"/>
        </w:rPr>
        <w:t xml:space="preserve">an effect </w:t>
      </w:r>
      <w:commentRangeEnd w:id="521"/>
      <w:r>
        <w:rPr>
          <w:rStyle w:val="Kommentarzeichen"/>
        </w:rPr>
        <w:commentReference w:id="521"/>
      </w:r>
      <w:r w:rsidR="001271F9">
        <w:rPr>
          <w:rFonts w:ascii="Times New Roman" w:hAnsi="Cambria Math" w:cs="Times New Roman"/>
          <w:sz w:val="22"/>
          <w:szCs w:val="22"/>
          <w:lang w:val="en"/>
        </w:rPr>
        <w:t xml:space="preserve">of circular logic, take for example the fact that in the above uncorrected graph, any horizontal line </w:t>
      </w:r>
      <w:proofErr w:type="spellStart"/>
      <w:r w:rsidR="001271F9">
        <w:rPr>
          <w:rFonts w:ascii="Times New Roman" w:hAnsi="Cambria Math" w:cs="Times New Roman"/>
          <w:sz w:val="22"/>
          <w:szCs w:val="22"/>
          <w:lang w:val="en"/>
        </w:rPr>
        <w:t>pB</w:t>
      </w:r>
      <w:proofErr w:type="spellEnd"/>
      <w:r w:rsidR="001271F9">
        <w:rPr>
          <w:rFonts w:ascii="Times New Roman" w:hAnsi="Cambria Math" w:cs="Times New Roman"/>
          <w:sz w:val="22"/>
          <w:szCs w:val="22"/>
          <w:lang w:val="en"/>
        </w:rPr>
        <w:t xml:space="preserve"> would cross more than one of the predictions in the graph (</w:t>
      </w:r>
      <w:proofErr w:type="spellStart"/>
      <w:r w:rsidR="001271F9">
        <w:rPr>
          <w:rFonts w:ascii="Times New Roman" w:hAnsi="Cambria Math" w:cs="Times New Roman"/>
          <w:sz w:val="22"/>
          <w:szCs w:val="22"/>
          <w:lang w:val="en"/>
        </w:rPr>
        <w:t>e.g</w:t>
      </w:r>
      <w:proofErr w:type="spellEnd"/>
      <w:r w:rsidR="001271F9">
        <w:rPr>
          <w:rFonts w:ascii="Times New Roman" w:hAnsi="Cambria Math" w:cs="Times New Roman"/>
          <w:sz w:val="22"/>
          <w:szCs w:val="22"/>
          <w:lang w:val="en"/>
        </w:rPr>
        <w:t xml:space="preserve"> </w:t>
      </w:r>
      <w:proofErr w:type="spellStart"/>
      <w:r w:rsidR="001271F9">
        <w:rPr>
          <w:rFonts w:ascii="Times New Roman" w:hAnsi="Cambria Math" w:cs="Times New Roman"/>
          <w:sz w:val="22"/>
          <w:szCs w:val="22"/>
          <w:lang w:val="en"/>
        </w:rPr>
        <w:t>B</w:t>
      </w:r>
      <w:r w:rsidR="001271F9">
        <w:rPr>
          <w:rFonts w:ascii="Times New Roman" w:hAnsi="Cambria Math" w:cs="Times New Roman"/>
          <w:sz w:val="22"/>
          <w:szCs w:val="22"/>
          <w:vertAlign w:val="subscript"/>
          <w:lang w:val="en"/>
        </w:rPr>
        <w:t>pred</w:t>
      </w:r>
      <w:proofErr w:type="spellEnd"/>
      <w:r w:rsidR="001271F9">
        <w:rPr>
          <w:rFonts w:ascii="Times New Roman" w:hAnsi="Cambria Math" w:cs="Times New Roman"/>
          <w:sz w:val="22"/>
          <w:szCs w:val="22"/>
          <w:lang w:val="en"/>
        </w:rPr>
        <w:t xml:space="preserve"> = .213) but each yields the exact </w:t>
      </w:r>
      <w:r w:rsidR="001271F9">
        <w:rPr>
          <w:rFonts w:ascii="Times New Roman" w:hAnsi="Cambria Math" w:cs="Times New Roman"/>
          <w:b/>
          <w:bCs/>
          <w:sz w:val="22"/>
          <w:szCs w:val="22"/>
          <w:lang w:val="en"/>
        </w:rPr>
        <w:t>h</w:t>
      </w:r>
      <w:r w:rsidR="001271F9">
        <w:rPr>
          <w:rFonts w:ascii="Times New Roman" w:hAnsi="Cambria Math" w:cs="Times New Roman"/>
          <w:sz w:val="22"/>
          <w:szCs w:val="22"/>
          <w:lang w:val="en"/>
        </w:rPr>
        <w:t xml:space="preserve"> from h</w:t>
      </w:r>
      <w:r w:rsidR="001271F9">
        <w:rPr>
          <w:rFonts w:ascii="Times New Roman" w:hAnsi="Cambria Math" w:cs="Times New Roman"/>
          <w:b/>
          <w:bCs/>
          <w:sz w:val="22"/>
          <w:szCs w:val="22"/>
          <w:lang w:val="en"/>
        </w:rPr>
        <w:t>(</w:t>
      </w:r>
      <w:proofErr w:type="spellStart"/>
      <w:r w:rsidR="001271F9">
        <w:rPr>
          <w:rFonts w:ascii="Times New Roman" w:hAnsi="Cambria Math" w:cs="Times New Roman"/>
          <w:b/>
          <w:bCs/>
          <w:sz w:val="22"/>
          <w:szCs w:val="22"/>
          <w:lang w:val="en"/>
        </w:rPr>
        <w:t>pB</w:t>
      </w:r>
      <w:proofErr w:type="spellEnd"/>
      <w:r w:rsidR="001271F9">
        <w:rPr>
          <w:rFonts w:ascii="Times New Roman" w:hAnsi="Cambria Math" w:cs="Times New Roman"/>
          <w:b/>
          <w:bCs/>
          <w:sz w:val="22"/>
          <w:szCs w:val="22"/>
          <w:lang w:val="en"/>
        </w:rPr>
        <w:t>)</w:t>
      </w:r>
      <w:r w:rsidR="001271F9">
        <w:rPr>
          <w:rFonts w:ascii="Times New Roman" w:hAnsi="Cambria Math" w:cs="Times New Roman"/>
          <w:sz w:val="22"/>
          <w:szCs w:val="22"/>
          <w:lang w:val="en"/>
        </w:rPr>
        <w:t xml:space="preserve"> and thus the same parabola is built from the resulting parameters.</w:t>
      </w:r>
      <w:proofErr w:type="gramEnd"/>
      <w:r w:rsidR="001271F9">
        <w:rPr>
          <w:rFonts w:ascii="Times New Roman" w:hAnsi="Cambria Math" w:cs="Times New Roman"/>
          <w:sz w:val="22"/>
          <w:szCs w:val="22"/>
          <w:lang w:val="en"/>
        </w:rPr>
        <w:t xml:space="preserve"> </w:t>
      </w:r>
      <w:commentRangeEnd w:id="518"/>
      <w:r w:rsidR="00B55D0D">
        <w:rPr>
          <w:rStyle w:val="Kommentarzeichen"/>
        </w:rPr>
        <w:commentReference w:id="518"/>
      </w:r>
      <w:commentRangeStart w:id="522"/>
      <w:r w:rsidR="001271F9">
        <w:rPr>
          <w:rFonts w:ascii="Times New Roman" w:hAnsi="Cambria Math" w:cs="Times New Roman"/>
          <w:sz w:val="22"/>
          <w:szCs w:val="22"/>
          <w:lang w:val="en"/>
        </w:rPr>
        <w:t>However, when the</w:t>
      </w:r>
      <w:del w:id="523" w:author="Herr, Nora (059)" w:date="2019-11-25T16:24:00Z">
        <w:r w:rsidR="001271F9" w:rsidDel="00B55D0D">
          <w:rPr>
            <w:rFonts w:ascii="Times New Roman" w:hAnsi="Cambria Math" w:cs="Times New Roman"/>
            <w:sz w:val="22"/>
            <w:szCs w:val="22"/>
            <w:lang w:val="en"/>
          </w:rPr>
          <w:delText>se</w:delText>
        </w:r>
      </w:del>
      <w:r w:rsidR="001271F9">
        <w:rPr>
          <w:rFonts w:ascii="Times New Roman" w:hAnsi="Cambria Math" w:cs="Times New Roman"/>
          <w:sz w:val="22"/>
          <w:szCs w:val="22"/>
          <w:lang w:val="en"/>
        </w:rPr>
        <w:t xml:space="preserve"> truncated parabola are subsequently fed </w:t>
      </w:r>
      <w:ins w:id="524" w:author="Herr, Nora (059)" w:date="2019-11-25T16:24:00Z">
        <w:r w:rsidR="00B55D0D">
          <w:rPr>
            <w:rFonts w:ascii="Times New Roman" w:hAnsi="Cambria Math" w:cs="Times New Roman"/>
            <w:sz w:val="22"/>
            <w:szCs w:val="22"/>
            <w:lang w:val="en"/>
          </w:rPr>
          <w:t>their</w:t>
        </w:r>
      </w:ins>
      <w:del w:id="525" w:author="Herr, Nora (059)" w:date="2019-11-25T16:24:00Z">
        <w:r w:rsidR="001271F9" w:rsidDel="00B55D0D">
          <w:rPr>
            <w:rFonts w:ascii="Times New Roman" w:hAnsi="Cambria Math" w:cs="Times New Roman"/>
            <w:sz w:val="22"/>
            <w:szCs w:val="22"/>
            <w:lang w:val="en"/>
          </w:rPr>
          <w:delText>its</w:delText>
        </w:r>
      </w:del>
      <w:r w:rsidR="001271F9">
        <w:rPr>
          <w:rFonts w:ascii="Times New Roman" w:hAnsi="Cambria Math" w:cs="Times New Roman"/>
          <w:sz w:val="22"/>
          <w:szCs w:val="22"/>
          <w:lang w:val="en"/>
        </w:rPr>
        <w:t xml:space="preserve"> partner predicted </w:t>
      </w:r>
      <w:proofErr w:type="spellStart"/>
      <w:r w:rsidR="001271F9">
        <w:rPr>
          <w:rFonts w:ascii="Times New Roman" w:hAnsi="Cambria Math" w:cs="Times New Roman"/>
          <w:sz w:val="22"/>
          <w:szCs w:val="22"/>
          <w:lang w:val="en"/>
        </w:rPr>
        <w:t>Chlamy</w:t>
      </w:r>
      <w:proofErr w:type="spellEnd"/>
      <w:r w:rsidR="001271F9">
        <w:rPr>
          <w:rFonts w:ascii="Times New Roman" w:hAnsi="Cambria Math" w:cs="Times New Roman"/>
          <w:sz w:val="22"/>
          <w:szCs w:val="22"/>
          <w:lang w:val="en"/>
        </w:rPr>
        <w:t xml:space="preserve"> concentration, which is different in each case, the amount of </w:t>
      </w:r>
      <w:proofErr w:type="gramStart"/>
      <w:r w:rsidR="001271F9">
        <w:rPr>
          <w:rFonts w:ascii="Times New Roman" w:hAnsi="Cambria Math" w:cs="Times New Roman"/>
          <w:sz w:val="22"/>
          <w:szCs w:val="22"/>
          <w:lang w:val="en"/>
        </w:rPr>
        <w:t>signal which is subsequently removed</w:t>
      </w:r>
      <w:proofErr w:type="gramEnd"/>
      <w:r w:rsidR="001271F9">
        <w:rPr>
          <w:rFonts w:ascii="Times New Roman" w:hAnsi="Cambria Math" w:cs="Times New Roman"/>
          <w:sz w:val="22"/>
          <w:szCs w:val="22"/>
          <w:lang w:val="en"/>
        </w:rPr>
        <w:t xml:space="preserve"> is almost exactly what has been added by the original model. </w:t>
      </w:r>
      <w:commentRangeEnd w:id="522"/>
      <w:r w:rsidR="00B55D0D">
        <w:rPr>
          <w:rStyle w:val="Kommentarzeichen"/>
        </w:rPr>
        <w:commentReference w:id="522"/>
      </w:r>
      <w:r w:rsidR="001271F9">
        <w:rPr>
          <w:rFonts w:ascii="Times New Roman" w:hAnsi="Cambria Math" w:cs="Times New Roman"/>
          <w:sz w:val="22"/>
          <w:szCs w:val="22"/>
          <w:lang w:val="en"/>
        </w:rPr>
        <w:t>Furthermore, it would be easier to</w:t>
      </w:r>
      <w:del w:id="526" w:author="Herr, Nora (059)" w:date="2019-11-25T16:25:00Z">
        <w:r w:rsidR="001271F9" w:rsidDel="00B55D0D">
          <w:rPr>
            <w:rFonts w:ascii="Times New Roman" w:hAnsi="Cambria Math" w:cs="Times New Roman"/>
            <w:sz w:val="22"/>
            <w:szCs w:val="22"/>
            <w:lang w:val="en"/>
          </w:rPr>
          <w:delText xml:space="preserve"> a</w:delText>
        </w:r>
      </w:del>
      <w:r w:rsidR="001271F9">
        <w:rPr>
          <w:rFonts w:ascii="Times New Roman" w:hAnsi="Cambria Math" w:cs="Times New Roman"/>
          <w:sz w:val="22"/>
          <w:szCs w:val="22"/>
          <w:lang w:val="en"/>
        </w:rPr>
        <w:t xml:space="preserve"> create a correction model </w:t>
      </w:r>
      <w:ins w:id="527" w:author="Herr, Nora (059)" w:date="2019-11-25T16:25:00Z">
        <w:r w:rsidR="00B55D0D">
          <w:rPr>
            <w:rFonts w:ascii="Times New Roman" w:hAnsi="Cambria Math" w:cs="Times New Roman"/>
            <w:sz w:val="22"/>
            <w:szCs w:val="22"/>
            <w:lang w:val="en"/>
          </w:rPr>
          <w:t xml:space="preserve">taking </w:t>
        </w:r>
      </w:ins>
      <w:del w:id="528" w:author="Herr, Nora (059)" w:date="2019-11-25T16:25:00Z">
        <w:r w:rsidR="001271F9" w:rsidDel="00B55D0D">
          <w:rPr>
            <w:rFonts w:ascii="Times New Roman" w:hAnsi="Cambria Math" w:cs="Times New Roman"/>
            <w:sz w:val="22"/>
            <w:szCs w:val="22"/>
            <w:lang w:val="en"/>
          </w:rPr>
          <w:delText xml:space="preserve">which took </w:delText>
        </w:r>
      </w:del>
      <w:proofErr w:type="spellStart"/>
      <w:r w:rsidR="001271F9">
        <w:rPr>
          <w:rFonts w:ascii="Times New Roman" w:hAnsi="Cambria Math" w:cs="Times New Roman"/>
          <w:sz w:val="22"/>
          <w:szCs w:val="22"/>
          <w:lang w:val="en"/>
        </w:rPr>
        <w:t>pC</w:t>
      </w:r>
      <w:proofErr w:type="spellEnd"/>
      <w:r w:rsidR="001271F9">
        <w:rPr>
          <w:rFonts w:ascii="Times New Roman" w:hAnsi="Cambria Math" w:cs="Times New Roman"/>
          <w:sz w:val="22"/>
          <w:szCs w:val="22"/>
          <w:lang w:val="en"/>
        </w:rPr>
        <w:t xml:space="preserve"> alone</w:t>
      </w:r>
      <w:ins w:id="529" w:author="Herr, Nora (059)" w:date="2019-11-25T16:25:00Z">
        <w:r w:rsidR="00B55D0D">
          <w:rPr>
            <w:rFonts w:ascii="Times New Roman" w:hAnsi="Cambria Math" w:cs="Times New Roman"/>
            <w:sz w:val="22"/>
            <w:szCs w:val="22"/>
            <w:lang w:val="en"/>
          </w:rPr>
          <w:t>.</w:t>
        </w:r>
      </w:ins>
      <w:del w:id="530" w:author="Herr, Nora (059)" w:date="2019-11-25T16:25:00Z">
        <w:r w:rsidR="001271F9" w:rsidDel="00B55D0D">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w:t>
      </w:r>
      <w:del w:id="531" w:author="Herr, Nora (059)" w:date="2019-11-25T16:25:00Z">
        <w:r w:rsidR="001271F9" w:rsidDel="00B55D0D">
          <w:rPr>
            <w:rFonts w:ascii="Times New Roman" w:hAnsi="Cambria Math" w:cs="Times New Roman"/>
            <w:sz w:val="22"/>
            <w:szCs w:val="22"/>
            <w:lang w:val="en"/>
          </w:rPr>
          <w:delText xml:space="preserve">but </w:delText>
        </w:r>
      </w:del>
      <w:ins w:id="532" w:author="Herr, Nora (059)" w:date="2019-11-25T16:25:00Z">
        <w:r w:rsidR="00B55D0D">
          <w:rPr>
            <w:rFonts w:ascii="Times New Roman" w:hAnsi="Cambria Math" w:cs="Times New Roman"/>
            <w:sz w:val="22"/>
            <w:szCs w:val="22"/>
            <w:lang w:val="en"/>
          </w:rPr>
          <w:t>However,</w:t>
        </w:r>
        <w:r w:rsidR="00B55D0D">
          <w:rPr>
            <w:rFonts w:ascii="Times New Roman" w:hAnsi="Cambria Math" w:cs="Times New Roman"/>
            <w:sz w:val="22"/>
            <w:szCs w:val="22"/>
            <w:lang w:val="en"/>
          </w:rPr>
          <w:t xml:space="preserve"> </w:t>
        </w:r>
      </w:ins>
      <w:r w:rsidR="001271F9">
        <w:rPr>
          <w:rFonts w:ascii="Times New Roman" w:hAnsi="Cambria Math" w:cs="Times New Roman"/>
          <w:sz w:val="22"/>
          <w:szCs w:val="22"/>
          <w:lang w:val="en"/>
        </w:rPr>
        <w:t>given the data</w:t>
      </w:r>
      <w:ins w:id="533" w:author="Herr, Nora (059)" w:date="2019-11-25T16:26:00Z">
        <w:r w:rsidR="00B55D0D">
          <w:rPr>
            <w:rFonts w:ascii="Times New Roman" w:hAnsi="Cambria Math" w:cs="Times New Roman"/>
            <w:sz w:val="22"/>
            <w:szCs w:val="22"/>
            <w:lang w:val="en"/>
          </w:rPr>
          <w:t>,</w:t>
        </w:r>
      </w:ins>
      <w:r w:rsidR="001271F9">
        <w:rPr>
          <w:rFonts w:ascii="Times New Roman" w:hAnsi="Cambria Math" w:cs="Times New Roman"/>
          <w:sz w:val="22"/>
          <w:szCs w:val="22"/>
          <w:lang w:val="en"/>
        </w:rPr>
        <w:t xml:space="preserve"> this is impossible because the model attributes different amounts with respect to the concentration of bacteria and </w:t>
      </w:r>
      <w:proofErr w:type="gramStart"/>
      <w:r w:rsidR="001271F9">
        <w:rPr>
          <w:rFonts w:ascii="Times New Roman" w:hAnsi="Cambria Math" w:cs="Times New Roman"/>
          <w:sz w:val="22"/>
          <w:szCs w:val="22"/>
          <w:lang w:val="en"/>
        </w:rPr>
        <w:t>is believed to be captured</w:t>
      </w:r>
      <w:proofErr w:type="gramEnd"/>
      <w:r w:rsidR="001271F9">
        <w:rPr>
          <w:rFonts w:ascii="Times New Roman" w:hAnsi="Cambria Math" w:cs="Times New Roman"/>
          <w:sz w:val="22"/>
          <w:szCs w:val="22"/>
          <w:lang w:val="en"/>
        </w:rPr>
        <w:t xml:space="preserve"> by the trace of the parabolic vertices. </w:t>
      </w:r>
      <w:proofErr w:type="gramStart"/>
      <w:r w:rsidR="001271F9">
        <w:rPr>
          <w:rFonts w:ascii="Times New Roman" w:hAnsi="Cambria Math" w:cs="Times New Roman"/>
          <w:sz w:val="22"/>
          <w:szCs w:val="22"/>
          <w:lang w:val="en"/>
        </w:rPr>
        <w:t>Thus</w:t>
      </w:r>
      <w:proofErr w:type="gramEnd"/>
      <w:r w:rsidR="001271F9">
        <w:rPr>
          <w:rFonts w:ascii="Times New Roman" w:hAnsi="Cambria Math" w:cs="Times New Roman"/>
          <w:sz w:val="22"/>
          <w:szCs w:val="22"/>
          <w:lang w:val="en"/>
        </w:rPr>
        <w:t xml:space="preserve"> it appears</w:t>
      </w:r>
      <w:ins w:id="534" w:author="Herr, Nora (059)" w:date="2019-11-25T16:26:00Z">
        <w:r w:rsidR="00B55D0D">
          <w:rPr>
            <w:rFonts w:ascii="Times New Roman" w:hAnsi="Cambria Math" w:cs="Times New Roman"/>
            <w:sz w:val="22"/>
            <w:szCs w:val="22"/>
            <w:lang w:val="en"/>
          </w:rPr>
          <w:t xml:space="preserve"> that</w:t>
        </w:r>
      </w:ins>
      <w:del w:id="535" w:author="Herr, Nora (059)" w:date="2019-11-25T16:26:00Z">
        <w:r w:rsidR="001271F9" w:rsidDel="00B55D0D">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although it is not yet known why, </w:t>
      </w:r>
      <w:del w:id="536" w:author="Herr, Nora (059)" w:date="2019-11-25T16:26:00Z">
        <w:r w:rsidR="001271F9" w:rsidDel="00B55D0D">
          <w:rPr>
            <w:rFonts w:ascii="Times New Roman" w:hAnsi="Cambria Math" w:cs="Times New Roman"/>
            <w:sz w:val="22"/>
            <w:szCs w:val="22"/>
            <w:lang w:val="en"/>
          </w:rPr>
          <w:delText xml:space="preserve">that </w:delText>
        </w:r>
      </w:del>
      <w:r w:rsidR="001271F9">
        <w:rPr>
          <w:rFonts w:ascii="Times New Roman" w:hAnsi="Cambria Math" w:cs="Times New Roman"/>
          <w:sz w:val="22"/>
          <w:szCs w:val="22"/>
          <w:lang w:val="en"/>
        </w:rPr>
        <w:t>there</w:t>
      </w:r>
      <w:ins w:id="537" w:author="Herr, Nora (059)" w:date="2019-11-25T16:26:00Z">
        <w:r w:rsidR="00B55D0D">
          <w:rPr>
            <w:rFonts w:ascii="Times New Roman" w:hAnsi="Cambria Math" w:cs="Times New Roman"/>
            <w:sz w:val="22"/>
            <w:szCs w:val="22"/>
            <w:lang w:val="en"/>
          </w:rPr>
          <w:t xml:space="preserve"> is</w:t>
        </w:r>
      </w:ins>
      <w:r w:rsidR="001271F9">
        <w:rPr>
          <w:rFonts w:ascii="Times New Roman" w:hAnsi="Cambria Math" w:cs="Times New Roman"/>
          <w:sz w:val="22"/>
          <w:szCs w:val="22"/>
          <w:lang w:val="en"/>
        </w:rPr>
        <w:t xml:space="preserve"> indeed </w:t>
      </w:r>
      <w:del w:id="538" w:author="Herr, Nora (059)" w:date="2019-11-25T16:26:00Z">
        <w:r w:rsidR="001271F9" w:rsidDel="00B55D0D">
          <w:rPr>
            <w:rFonts w:ascii="Times New Roman" w:hAnsi="Cambria Math" w:cs="Times New Roman"/>
            <w:sz w:val="22"/>
            <w:szCs w:val="22"/>
            <w:lang w:val="en"/>
          </w:rPr>
          <w:delText xml:space="preserve">is </w:delText>
        </w:r>
      </w:del>
      <w:r w:rsidR="001271F9">
        <w:rPr>
          <w:rFonts w:ascii="Times New Roman" w:hAnsi="Cambria Math" w:cs="Times New Roman"/>
          <w:sz w:val="22"/>
          <w:szCs w:val="22"/>
          <w:lang w:val="en"/>
        </w:rPr>
        <w:t>some truth behind th</w:t>
      </w:r>
      <w:ins w:id="539" w:author="Herr, Nora (059)" w:date="2019-11-25T16:26:00Z">
        <w:r w:rsidR="00B55D0D">
          <w:rPr>
            <w:rFonts w:ascii="Times New Roman" w:hAnsi="Cambria Math" w:cs="Times New Roman"/>
            <w:sz w:val="22"/>
            <w:szCs w:val="22"/>
            <w:lang w:val="en"/>
          </w:rPr>
          <w:t>e</w:t>
        </w:r>
      </w:ins>
      <w:del w:id="540" w:author="Herr, Nora (059)" w:date="2019-11-25T16:26:00Z">
        <w:r w:rsidR="001271F9" w:rsidDel="00B55D0D">
          <w:rPr>
            <w:rFonts w:ascii="Times New Roman" w:hAnsi="Cambria Math" w:cs="Times New Roman"/>
            <w:sz w:val="22"/>
            <w:szCs w:val="22"/>
            <w:lang w:val="en"/>
          </w:rPr>
          <w:delText>is</w:delText>
        </w:r>
      </w:del>
      <w:r w:rsidR="001271F9">
        <w:rPr>
          <w:rFonts w:ascii="Times New Roman" w:hAnsi="Cambria Math" w:cs="Times New Roman"/>
          <w:sz w:val="22"/>
          <w:szCs w:val="22"/>
          <w:lang w:val="en"/>
        </w:rPr>
        <w:t xml:space="preserve"> mathematical manipulation of </w:t>
      </w:r>
      <w:del w:id="541" w:author="Herr, Nora (059)" w:date="2019-11-25T16:27:00Z">
        <w:r w:rsidR="001271F9" w:rsidDel="00B55D0D">
          <w:rPr>
            <w:rFonts w:ascii="Times New Roman" w:hAnsi="Cambria Math" w:cs="Times New Roman"/>
            <w:sz w:val="22"/>
            <w:szCs w:val="22"/>
            <w:lang w:val="en"/>
          </w:rPr>
          <w:delText>the</w:delText>
        </w:r>
      </w:del>
      <w:r w:rsidR="001271F9">
        <w:rPr>
          <w:rFonts w:ascii="Times New Roman" w:hAnsi="Cambria Math" w:cs="Times New Roman"/>
          <w:sz w:val="22"/>
          <w:szCs w:val="22"/>
          <w:lang w:val="en"/>
        </w:rPr>
        <w:t xml:space="preserve"> data in this manner. </w:t>
      </w:r>
      <w:del w:id="542" w:author="Herr, Nora (059)" w:date="2019-11-25T16:27:00Z">
        <w:r w:rsidR="001271F9" w:rsidDel="00B55D0D">
          <w:rPr>
            <w:rFonts w:ascii="Times New Roman" w:hAnsi="Cambria Math" w:cs="Times New Roman"/>
            <w:sz w:val="22"/>
            <w:szCs w:val="22"/>
            <w:lang w:val="en"/>
          </w:rPr>
          <w:delText>Note too, however,</w:delText>
        </w:r>
      </w:del>
      <w:ins w:id="543" w:author="Herr, Nora (059)" w:date="2019-11-25T16:27:00Z">
        <w:r w:rsidR="00B55D0D">
          <w:rPr>
            <w:rFonts w:ascii="Times New Roman" w:hAnsi="Cambria Math" w:cs="Times New Roman"/>
            <w:sz w:val="22"/>
            <w:szCs w:val="22"/>
            <w:lang w:val="en"/>
          </w:rPr>
          <w:t xml:space="preserve"> It is also to be noted</w:t>
        </w:r>
      </w:ins>
      <w:r w:rsidR="001271F9">
        <w:rPr>
          <w:rFonts w:ascii="Times New Roman" w:hAnsi="Cambria Math" w:cs="Times New Roman"/>
          <w:sz w:val="22"/>
          <w:szCs w:val="22"/>
          <w:lang w:val="en"/>
        </w:rPr>
        <w:t xml:space="preserve"> that corrections make the predictions worst at low values of bacteria, </w:t>
      </w:r>
      <w:ins w:id="544" w:author="Herr, Nora (059)" w:date="2019-11-25T16:28:00Z">
        <w:r w:rsidR="00B55D0D">
          <w:rPr>
            <w:rFonts w:ascii="Times New Roman" w:hAnsi="Cambria Math" w:cs="Times New Roman"/>
            <w:sz w:val="22"/>
            <w:szCs w:val="22"/>
            <w:lang w:val="en"/>
          </w:rPr>
          <w:t xml:space="preserve">maybe/potentially </w:t>
        </w:r>
      </w:ins>
      <w:r w:rsidR="001271F9">
        <w:rPr>
          <w:rFonts w:ascii="Times New Roman" w:hAnsi="Cambria Math" w:cs="Times New Roman"/>
          <w:sz w:val="22"/>
          <w:szCs w:val="22"/>
          <w:lang w:val="en"/>
        </w:rPr>
        <w:t xml:space="preserve">prompting </w:t>
      </w:r>
      <w:del w:id="545" w:author="Herr, Nora (059)" w:date="2019-11-25T16:27:00Z">
        <w:r w:rsidR="001271F9" w:rsidDel="00B55D0D">
          <w:rPr>
            <w:rFonts w:ascii="Times New Roman" w:hAnsi="Cambria Math" w:cs="Times New Roman"/>
            <w:sz w:val="22"/>
            <w:szCs w:val="22"/>
            <w:lang w:val="en"/>
          </w:rPr>
          <w:delText xml:space="preserve">perhaps </w:delText>
        </w:r>
      </w:del>
      <w:r w:rsidR="001271F9">
        <w:rPr>
          <w:rFonts w:ascii="Times New Roman" w:hAnsi="Cambria Math" w:cs="Times New Roman"/>
          <w:sz w:val="22"/>
          <w:szCs w:val="22"/>
          <w:lang w:val="en"/>
        </w:rPr>
        <w:t xml:space="preserve">a limit to the range of </w:t>
      </w:r>
      <w:ins w:id="546" w:author="Herr, Nora (059)" w:date="2019-11-25T16:28:00Z">
        <w:r w:rsidR="00B55D0D">
          <w:rPr>
            <w:rFonts w:ascii="Times New Roman" w:hAnsi="Cambria Math" w:cs="Times New Roman"/>
            <w:sz w:val="22"/>
            <w:szCs w:val="22"/>
            <w:lang w:val="en"/>
          </w:rPr>
          <w:t xml:space="preserve">handled </w:t>
        </w:r>
      </w:ins>
      <w:proofErr w:type="spellStart"/>
      <w:proofErr w:type="gramStart"/>
      <w:r w:rsidR="001271F9">
        <w:rPr>
          <w:rFonts w:ascii="Times New Roman" w:hAnsi="Cambria Math" w:cs="Times New Roman"/>
          <w:sz w:val="22"/>
          <w:szCs w:val="22"/>
          <w:lang w:val="en"/>
        </w:rPr>
        <w:t>pB</w:t>
      </w:r>
      <w:proofErr w:type="spellEnd"/>
      <w:r w:rsidR="001271F9">
        <w:rPr>
          <w:rFonts w:ascii="Times New Roman" w:hAnsi="Cambria Math" w:cs="Times New Roman"/>
          <w:sz w:val="22"/>
          <w:szCs w:val="22"/>
          <w:lang w:val="en"/>
        </w:rPr>
        <w:t xml:space="preserve"> </w:t>
      </w:r>
      <w:proofErr w:type="gramEnd"/>
      <w:del w:id="547" w:author="Herr, Nora (059)" w:date="2019-11-25T16:28:00Z">
        <w:r w:rsidR="001271F9" w:rsidDel="00B55D0D">
          <w:rPr>
            <w:rFonts w:ascii="Times New Roman" w:hAnsi="Cambria Math" w:cs="Times New Roman"/>
            <w:sz w:val="22"/>
            <w:szCs w:val="22"/>
            <w:lang w:val="en"/>
          </w:rPr>
          <w:delText>which should be handled</w:delText>
        </w:r>
      </w:del>
      <w:r w:rsidR="001271F9">
        <w:rPr>
          <w:rFonts w:ascii="Times New Roman" w:hAnsi="Cambria Math" w:cs="Times New Roman"/>
          <w:sz w:val="22"/>
          <w:szCs w:val="22"/>
          <w:lang w:val="en"/>
        </w:rPr>
        <w:t xml:space="preserve">. Moreover, it is possible that without the accurate predictions of </w:t>
      </w:r>
      <w:proofErr w:type="spellStart"/>
      <w:r w:rsidR="001271F9">
        <w:rPr>
          <w:rFonts w:ascii="Times New Roman" w:hAnsi="Cambria Math" w:cs="Times New Roman"/>
          <w:sz w:val="22"/>
          <w:szCs w:val="22"/>
          <w:lang w:val="en"/>
        </w:rPr>
        <w:t>Chlamy</w:t>
      </w:r>
      <w:proofErr w:type="spellEnd"/>
      <w:ins w:id="548" w:author="Herr, Nora (059)" w:date="2019-11-25T16:28:00Z">
        <w:r w:rsidR="00B55D0D">
          <w:rPr>
            <w:rFonts w:ascii="Times New Roman" w:hAnsi="Cambria Math" w:cs="Times New Roman"/>
            <w:sz w:val="22"/>
            <w:szCs w:val="22"/>
            <w:lang w:val="en"/>
          </w:rPr>
          <w:t>,</w:t>
        </w:r>
      </w:ins>
      <w:r w:rsidR="001271F9">
        <w:rPr>
          <w:rFonts w:ascii="Times New Roman" w:hAnsi="Cambria Math" w:cs="Times New Roman"/>
          <w:sz w:val="22"/>
          <w:szCs w:val="22"/>
          <w:lang w:val="en"/>
        </w:rPr>
        <w:t xml:space="preserve"> it would not be possible to achieve this kind of correction</w:t>
      </w:r>
      <w:del w:id="549" w:author="Herr, Nora (059)" w:date="2019-11-25T16:28:00Z">
        <w:r w:rsidR="001271F9" w:rsidDel="00B55D0D">
          <w:rPr>
            <w:rFonts w:ascii="Times New Roman" w:hAnsi="Cambria Math" w:cs="Times New Roman"/>
            <w:sz w:val="22"/>
            <w:szCs w:val="22"/>
            <w:lang w:val="en"/>
          </w:rPr>
          <w:delText>,</w:delText>
        </w:r>
      </w:del>
      <w:r w:rsidR="001271F9">
        <w:rPr>
          <w:rFonts w:ascii="Times New Roman" w:hAnsi="Cambria Math" w:cs="Times New Roman"/>
          <w:sz w:val="22"/>
          <w:szCs w:val="22"/>
          <w:lang w:val="en"/>
        </w:rPr>
        <w:t xml:space="preserve"> and</w:t>
      </w:r>
      <w:ins w:id="550" w:author="Herr, Nora (059)" w:date="2019-11-25T16:28:00Z">
        <w:r w:rsidR="00B55D0D">
          <w:rPr>
            <w:rFonts w:ascii="Times New Roman" w:hAnsi="Cambria Math" w:cs="Times New Roman"/>
            <w:sz w:val="22"/>
            <w:szCs w:val="22"/>
            <w:lang w:val="en"/>
          </w:rPr>
          <w:t xml:space="preserve"> that</w:t>
        </w:r>
      </w:ins>
      <w:r w:rsidR="001271F9">
        <w:rPr>
          <w:rFonts w:ascii="Times New Roman" w:hAnsi="Cambria Math" w:cs="Times New Roman"/>
          <w:sz w:val="22"/>
          <w:szCs w:val="22"/>
          <w:lang w:val="en"/>
        </w:rPr>
        <w:t xml:space="preserve"> more testing is required.</w:t>
      </w:r>
    </w:p>
    <w:p w14:paraId="09C774B7" w14:textId="77777777" w:rsidR="00C332A5" w:rsidRDefault="00C332A5">
      <w:pPr>
        <w:jc w:val="both"/>
        <w:rPr>
          <w:lang w:val="en"/>
        </w:rPr>
      </w:pPr>
    </w:p>
    <w:p w14:paraId="43D53771" w14:textId="77777777" w:rsidR="00C332A5" w:rsidRDefault="001271F9">
      <w:pPr>
        <w:spacing w:line="360" w:lineRule="auto"/>
        <w:jc w:val="both"/>
        <w:rPr>
          <w:rFonts w:ascii="Times New Roman" w:hAnsi="Cambria Math" w:cs="Times New Roman" w:hint="eastAsia"/>
          <w:sz w:val="22"/>
          <w:szCs w:val="22"/>
          <w:lang w:val="en"/>
        </w:rPr>
      </w:pPr>
      <w:commentRangeStart w:id="551"/>
      <w:r>
        <w:rPr>
          <w:rFonts w:ascii="Times New Roman" w:hAnsi="Cambria Math" w:cs="Times New Roman"/>
          <w:sz w:val="22"/>
          <w:szCs w:val="22"/>
          <w:lang w:val="en"/>
        </w:rPr>
        <w:t xml:space="preserve"># Describe </w:t>
      </w:r>
      <w:proofErr w:type="gramStart"/>
      <w:r>
        <w:rPr>
          <w:rFonts w:ascii="Times New Roman" w:hAnsi="Cambria Math" w:cs="Times New Roman"/>
          <w:sz w:val="22"/>
          <w:szCs w:val="22"/>
          <w:lang w:val="en"/>
        </w:rPr>
        <w:t>The</w:t>
      </w:r>
      <w:proofErr w:type="gramEnd"/>
      <w:r>
        <w:rPr>
          <w:rFonts w:ascii="Times New Roman" w:hAnsi="Cambria Math" w:cs="Times New Roman"/>
          <w:sz w:val="22"/>
          <w:szCs w:val="22"/>
          <w:lang w:val="en"/>
        </w:rPr>
        <w:t xml:space="preserve"> Space C B, </w:t>
      </w:r>
    </w:p>
    <w:p w14:paraId="65BCD545" w14:textId="77777777" w:rsidR="00C332A5" w:rsidRDefault="001271F9">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 </w:t>
      </w:r>
      <w:proofErr w:type="gramStart"/>
      <w:r>
        <w:rPr>
          <w:rFonts w:ascii="Times New Roman" w:eastAsia="Ubuntu" w:hAnsi="Times New Roman" w:cs="Times New Roman"/>
          <w:sz w:val="22"/>
          <w:szCs w:val="22"/>
          <w:lang w:val="en"/>
        </w:rPr>
        <w:t>Can</w:t>
      </w:r>
      <w:proofErr w:type="gramEnd"/>
      <w:r>
        <w:rPr>
          <w:rFonts w:ascii="Times New Roman" w:eastAsia="Ubuntu" w:hAnsi="Times New Roman" w:cs="Times New Roman"/>
          <w:sz w:val="22"/>
          <w:szCs w:val="22"/>
          <w:lang w:val="en"/>
        </w:rPr>
        <w:t xml:space="preserve"> only be applied post predictions</w:t>
      </w:r>
      <w:commentRangeEnd w:id="551"/>
      <w:r w:rsidR="00B55D0D">
        <w:rPr>
          <w:rStyle w:val="Kommentarzeichen"/>
        </w:rPr>
        <w:commentReference w:id="551"/>
      </w:r>
    </w:p>
    <w:p w14:paraId="184EB580" w14:textId="77777777" w:rsidR="00C332A5" w:rsidRDefault="00C332A5">
      <w:pPr>
        <w:spacing w:line="360" w:lineRule="auto"/>
        <w:jc w:val="both"/>
        <w:rPr>
          <w:rFonts w:ascii="Times New Roman" w:eastAsia="Ubuntu" w:hAnsi="Times New Roman" w:cs="Times New Roman"/>
          <w:sz w:val="22"/>
          <w:szCs w:val="22"/>
          <w:lang w:val="en"/>
        </w:rPr>
      </w:pPr>
    </w:p>
    <w:p w14:paraId="1E95A587" w14:textId="77777777" w:rsidR="00C332A5" w:rsidRDefault="001271F9">
      <w:pPr>
        <w:spacing w:line="360" w:lineRule="auto"/>
        <w:jc w:val="both"/>
        <w:rPr>
          <w:rFonts w:ascii="Ubuntu" w:eastAsia="Ubuntu" w:hAnsi="Ubuntu" w:cs="Ubuntu"/>
          <w:sz w:val="40"/>
          <w:szCs w:val="40"/>
          <w:lang w:val="en"/>
        </w:rPr>
      </w:pPr>
      <w:r>
        <w:rPr>
          <w:rFonts w:ascii="Ubuntu" w:eastAsia="Ubuntu" w:hAnsi="Ubuntu" w:cs="Ubuntu"/>
          <w:sz w:val="40"/>
          <w:szCs w:val="40"/>
          <w:lang w:val="en"/>
        </w:rPr>
        <w:t>4.4 Pivoting Back to Analysis</w:t>
      </w:r>
    </w:p>
    <w:p w14:paraId="6DFBDE18" w14:textId="2C8904CB"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As noted in </w:t>
      </w:r>
      <w:del w:id="552" w:author="Herr, Nora (059)" w:date="2019-11-25T16:29:00Z">
        <w:r w:rsidDel="00B55D0D">
          <w:rPr>
            <w:rFonts w:ascii="Times New Roman" w:hAnsi="Cambria Math" w:cs="Times New Roman"/>
            <w:sz w:val="22"/>
            <w:szCs w:val="22"/>
            <w:lang w:val="en"/>
          </w:rPr>
          <w:delText xml:space="preserve">the </w:delText>
        </w:r>
      </w:del>
      <w:ins w:id="553" w:author="Herr, Nora (059)" w:date="2019-11-25T16:29:00Z">
        <w:r w:rsidR="00B55D0D" w:rsidRPr="00B55D0D">
          <w:rPr>
            <w:rFonts w:ascii="Times New Roman" w:hAnsi="Cambria Math" w:cs="Times New Roman"/>
            <w:sz w:val="22"/>
            <w:szCs w:val="22"/>
            <w:lang w:val="en"/>
          </w:rPr>
          <w:t>4.3.2 Optimization of Model S</w:t>
        </w:r>
      </w:ins>
      <w:del w:id="554" w:author="Herr, Nora (059)" w:date="2019-11-25T16:29:00Z">
        <w:r w:rsidDel="00B55D0D">
          <w:rPr>
            <w:rFonts w:ascii="Times New Roman" w:hAnsi="Cambria Math" w:cs="Times New Roman"/>
            <w:sz w:val="22"/>
            <w:szCs w:val="22"/>
            <w:lang w:val="en"/>
          </w:rPr>
          <w:delText>optimization of Model S section</w:delText>
        </w:r>
      </w:del>
      <w:r>
        <w:rPr>
          <w:rFonts w:ascii="Times New Roman" w:hAnsi="Cambria Math" w:cs="Times New Roman"/>
          <w:sz w:val="22"/>
          <w:szCs w:val="22"/>
          <w:lang w:val="en"/>
        </w:rPr>
        <w:t xml:space="preserve">, there is an observed tendency for the Strain predictions to be </w:t>
      </w:r>
      <w:ins w:id="555" w:author="Herr, Nora (059)" w:date="2019-11-25T16:29:00Z">
        <w:r w:rsidR="00B55D0D">
          <w:rPr>
            <w:rFonts w:ascii="Times New Roman" w:hAnsi="Cambria Math" w:cs="Times New Roman"/>
            <w:sz w:val="22"/>
            <w:szCs w:val="22"/>
            <w:lang w:val="en"/>
          </w:rPr>
          <w:t xml:space="preserve">either </w:t>
        </w:r>
      </w:ins>
      <w:proofErr w:type="spellStart"/>
      <w:proofErr w:type="gramStart"/>
      <w:r>
        <w:rPr>
          <w:rFonts w:ascii="Times New Roman" w:hAnsi="Cambria Math" w:cs="Times New Roman"/>
          <w:sz w:val="22"/>
          <w:szCs w:val="22"/>
          <w:lang w:val="en"/>
        </w:rPr>
        <w:t>over</w:t>
      </w:r>
      <w:ins w:id="556" w:author="Herr, Nora (059)" w:date="2019-11-25T16:29:00Z">
        <w:r w:rsidR="00B55D0D">
          <w:rPr>
            <w:rFonts w:ascii="Times New Roman" w:hAnsi="Cambria Math" w:cs="Times New Roman"/>
            <w:sz w:val="22"/>
            <w:szCs w:val="22"/>
            <w:lang w:val="en"/>
          </w:rPr>
          <w:t>predicted</w:t>
        </w:r>
      </w:ins>
      <w:proofErr w:type="spellEnd"/>
      <w:proofErr w:type="gramEnd"/>
      <w:r>
        <w:rPr>
          <w:rFonts w:ascii="Times New Roman" w:hAnsi="Cambria Math" w:cs="Times New Roman"/>
          <w:sz w:val="22"/>
          <w:szCs w:val="22"/>
          <w:lang w:val="en"/>
        </w:rPr>
        <w:t xml:space="preserve"> or </w:t>
      </w:r>
      <w:proofErr w:type="spellStart"/>
      <w:r>
        <w:rPr>
          <w:rFonts w:ascii="Times New Roman" w:hAnsi="Cambria Math" w:cs="Times New Roman"/>
          <w:sz w:val="22"/>
          <w:szCs w:val="22"/>
          <w:lang w:val="en"/>
        </w:rPr>
        <w:t>underpredicted</w:t>
      </w:r>
      <w:proofErr w:type="spellEnd"/>
      <w:r>
        <w:rPr>
          <w:rFonts w:ascii="Times New Roman" w:hAnsi="Cambria Math" w:cs="Times New Roman"/>
          <w:sz w:val="22"/>
          <w:szCs w:val="22"/>
          <w:lang w:val="en"/>
        </w:rPr>
        <w:t xml:space="preserve"> by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gradient with a strength that is proportional to the true concentration of the Strains. The optimization of Models 1-S </w:t>
      </w:r>
      <w:proofErr w:type="gramStart"/>
      <w:ins w:id="557" w:author="Herr, Nora (059)" w:date="2019-11-25T16:30:00Z">
        <w:r w:rsidR="00B55D0D">
          <w:rPr>
            <w:rFonts w:ascii="Times New Roman" w:hAnsi="Cambria Math" w:cs="Times New Roman"/>
            <w:sz w:val="22"/>
            <w:szCs w:val="22"/>
            <w:lang w:val="en"/>
          </w:rPr>
          <w:t>is</w:t>
        </w:r>
      </w:ins>
      <w:del w:id="558" w:author="Herr, Nora (059)" w:date="2019-11-25T16:30:00Z">
        <w:r w:rsidDel="00B55D0D">
          <w:rPr>
            <w:rFonts w:ascii="Times New Roman" w:hAnsi="Cambria Math" w:cs="Times New Roman"/>
            <w:sz w:val="22"/>
            <w:szCs w:val="22"/>
            <w:lang w:val="en"/>
          </w:rPr>
          <w:delText>are</w:delText>
        </w:r>
      </w:del>
      <w:r>
        <w:rPr>
          <w:rFonts w:ascii="Times New Roman" w:hAnsi="Cambria Math" w:cs="Times New Roman"/>
          <w:sz w:val="22"/>
          <w:szCs w:val="22"/>
          <w:lang w:val="en"/>
        </w:rPr>
        <w:t xml:space="preserve"> meant</w:t>
      </w:r>
      <w:proofErr w:type="gramEnd"/>
      <w:r>
        <w:rPr>
          <w:rFonts w:ascii="Times New Roman" w:hAnsi="Cambria Math" w:cs="Times New Roman"/>
          <w:sz w:val="22"/>
          <w:szCs w:val="22"/>
          <w:lang w:val="en"/>
        </w:rPr>
        <w:t xml:space="preserve"> to bring those </w:t>
      </w:r>
      <w:commentRangeStart w:id="559"/>
      <w:r>
        <w:rPr>
          <w:rFonts w:ascii="Times New Roman" w:hAnsi="Cambria Math" w:cs="Times New Roman"/>
          <w:sz w:val="22"/>
          <w:szCs w:val="22"/>
          <w:lang w:val="en"/>
        </w:rPr>
        <w:t>model</w:t>
      </w:r>
      <w:r>
        <w:rPr>
          <w:rFonts w:ascii="Times New Roman" w:hAnsi="Cambria Math" w:cs="Times New Roman"/>
          <w:sz w:val="22"/>
          <w:szCs w:val="22"/>
          <w:lang w:val="en"/>
        </w:rPr>
        <w:t>’</w:t>
      </w:r>
      <w:r>
        <w:rPr>
          <w:rFonts w:ascii="Times New Roman" w:hAnsi="Cambria Math" w:cs="Times New Roman"/>
          <w:sz w:val="22"/>
          <w:szCs w:val="22"/>
          <w:lang w:val="en"/>
        </w:rPr>
        <w:t>s</w:t>
      </w:r>
      <w:commentRangeEnd w:id="559"/>
      <w:r w:rsidR="00B55D0D">
        <w:rPr>
          <w:rStyle w:val="Kommentarzeichen"/>
        </w:rPr>
        <w:commentReference w:id="559"/>
      </w:r>
      <w:r>
        <w:rPr>
          <w:rFonts w:ascii="Times New Roman" w:hAnsi="Cambria Math" w:cs="Times New Roman"/>
          <w:sz w:val="22"/>
          <w:szCs w:val="22"/>
          <w:lang w:val="en"/>
        </w:rPr>
        <w:t xml:space="preserve"> predictions back into focus. The correction factors resulting from the model optimizations </w:t>
      </w:r>
      <w:del w:id="560" w:author="Herr, Nora (059)" w:date="2019-11-25T16:30:00Z">
        <w:r w:rsidDel="00B55D0D">
          <w:rPr>
            <w:rFonts w:ascii="Times New Roman" w:hAnsi="Cambria Math" w:cs="Times New Roman"/>
            <w:sz w:val="22"/>
            <w:szCs w:val="22"/>
            <w:lang w:val="en"/>
          </w:rPr>
          <w:delText>must still</w:delText>
        </w:r>
      </w:del>
      <w:ins w:id="561" w:author="Herr, Nora (059)" w:date="2019-11-25T16:30:00Z">
        <w:r w:rsidR="00B55D0D">
          <w:rPr>
            <w:rFonts w:ascii="Times New Roman" w:hAnsi="Cambria Math" w:cs="Times New Roman"/>
            <w:sz w:val="22"/>
            <w:szCs w:val="22"/>
            <w:lang w:val="en"/>
          </w:rPr>
          <w:t>are yet to</w:t>
        </w:r>
      </w:ins>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be validated</w:t>
      </w:r>
      <w:proofErr w:type="gramEnd"/>
      <w:r>
        <w:rPr>
          <w:rFonts w:ascii="Times New Roman" w:hAnsi="Cambria Math" w:cs="Times New Roman"/>
          <w:sz w:val="22"/>
          <w:szCs w:val="22"/>
          <w:lang w:val="en"/>
        </w:rPr>
        <w:t xml:space="preserve"> experimentally</w:t>
      </w:r>
      <w:del w:id="562" w:author="Herr, Nora (059)" w:date="2019-11-25T16:30:00Z">
        <w:r w:rsidDel="00B55D0D">
          <w:rPr>
            <w:rFonts w:ascii="Times New Roman" w:hAnsi="Cambria Math" w:cs="Times New Roman"/>
            <w:sz w:val="22"/>
            <w:szCs w:val="22"/>
            <w:lang w:val="en"/>
          </w:rPr>
          <w:delText>, however</w:delText>
        </w:r>
      </w:del>
      <w:r>
        <w:rPr>
          <w:rFonts w:ascii="Times New Roman" w:hAnsi="Cambria Math" w:cs="Times New Roman"/>
          <w:sz w:val="22"/>
          <w:szCs w:val="22"/>
          <w:lang w:val="en"/>
        </w:rPr>
        <w:t xml:space="preserve">; </w:t>
      </w:r>
      <w:del w:id="563" w:author="Herr, Nora (059)" w:date="2019-11-25T16:31:00Z">
        <w:r w:rsidDel="00B55D0D">
          <w:rPr>
            <w:rFonts w:ascii="Times New Roman" w:hAnsi="Cambria Math" w:cs="Times New Roman"/>
            <w:sz w:val="22"/>
            <w:szCs w:val="22"/>
            <w:lang w:val="en"/>
          </w:rPr>
          <w:delText xml:space="preserve">nevertheless </w:delText>
        </w:r>
      </w:del>
      <w:r>
        <w:rPr>
          <w:rFonts w:ascii="Times New Roman" w:hAnsi="Cambria Math" w:cs="Times New Roman"/>
          <w:sz w:val="22"/>
          <w:szCs w:val="22"/>
          <w:lang w:val="en"/>
        </w:rPr>
        <w:t>in the following analyses</w:t>
      </w:r>
      <w:ins w:id="564" w:author="Herr, Nora (059)" w:date="2019-11-25T16:31:00Z">
        <w:r w:rsidR="00B55D0D">
          <w:rPr>
            <w:rFonts w:ascii="Times New Roman" w:hAnsi="Cambria Math" w:cs="Times New Roman"/>
            <w:sz w:val="22"/>
            <w:szCs w:val="22"/>
            <w:lang w:val="en"/>
          </w:rPr>
          <w:t>,</w:t>
        </w:r>
      </w:ins>
      <w:r>
        <w:rPr>
          <w:rFonts w:ascii="Times New Roman" w:hAnsi="Cambria Math" w:cs="Times New Roman"/>
          <w:sz w:val="22"/>
          <w:szCs w:val="22"/>
          <w:lang w:val="en"/>
        </w:rPr>
        <w:t xml:space="preserve"> they are</w:t>
      </w:r>
      <w:ins w:id="565" w:author="Herr, Nora (059)" w:date="2019-11-25T16:31:00Z">
        <w:r w:rsidR="00B55D0D">
          <w:rPr>
            <w:rFonts w:ascii="Times New Roman" w:hAnsi="Cambria Math" w:cs="Times New Roman"/>
            <w:sz w:val="22"/>
            <w:szCs w:val="22"/>
            <w:lang w:val="en"/>
          </w:rPr>
          <w:t xml:space="preserve"> nevertheless</w:t>
        </w:r>
      </w:ins>
      <w:r>
        <w:rPr>
          <w:rFonts w:ascii="Times New Roman" w:hAnsi="Cambria Math" w:cs="Times New Roman"/>
          <w:sz w:val="22"/>
          <w:szCs w:val="22"/>
          <w:lang w:val="en"/>
        </w:rPr>
        <w:t xml:space="preserve"> applied to the predictions made by their respective models. The models</w:t>
      </w:r>
      <w:r>
        <w:rPr>
          <w:rFonts w:ascii="Times New Roman" w:hAnsi="Cambria Math" w:cs="Times New Roman"/>
          <w:sz w:val="22"/>
          <w:szCs w:val="22"/>
          <w:lang w:val="en"/>
        </w:rPr>
        <w:t>’</w:t>
      </w:r>
      <w:r>
        <w:rPr>
          <w:rFonts w:ascii="Times New Roman" w:hAnsi="Cambria Math" w:cs="Times New Roman"/>
          <w:sz w:val="22"/>
          <w:szCs w:val="22"/>
          <w:lang w:val="en"/>
        </w:rPr>
        <w:t xml:space="preserve"> low predictions across the </w:t>
      </w:r>
      <w:commentRangeStart w:id="566"/>
      <w:r>
        <w:rPr>
          <w:rFonts w:ascii="Times New Roman" w:hAnsi="Cambria Math" w:cs="Times New Roman"/>
          <w:sz w:val="22"/>
          <w:szCs w:val="22"/>
          <w:lang w:val="en"/>
        </w:rPr>
        <w:t xml:space="preserve">given </w:t>
      </w:r>
      <w:commentRangeEnd w:id="566"/>
      <w:r w:rsidR="0024388D">
        <w:rPr>
          <w:rStyle w:val="Kommentarzeichen"/>
        </w:rPr>
        <w:commentReference w:id="566"/>
      </w:r>
      <w:r>
        <w:rPr>
          <w:rFonts w:ascii="Times New Roman" w:hAnsi="Cambria Math" w:cs="Times New Roman"/>
          <w:sz w:val="22"/>
          <w:szCs w:val="22"/>
          <w:lang w:val="en"/>
        </w:rPr>
        <w:t xml:space="preserve">was the impetus for finding a potential solution within the calibration data as the predictions appeared to be at the limits of reliable absorbance measurements. As the calibration </w:t>
      </w:r>
      <w:r>
        <w:rPr>
          <w:rFonts w:ascii="Times New Roman" w:hAnsi="Cambria Math" w:cs="Times New Roman"/>
          <w:sz w:val="22"/>
          <w:szCs w:val="22"/>
          <w:lang w:val="en"/>
        </w:rPr>
        <w:lastRenderedPageBreak/>
        <w:t xml:space="preserve">data pointed out, the </w:t>
      </w:r>
      <w:proofErr w:type="spellStart"/>
      <w:r>
        <w:rPr>
          <w:rFonts w:ascii="Times New Roman" w:hAnsi="Cambria Math" w:cs="Times New Roman"/>
          <w:sz w:val="22"/>
          <w:szCs w:val="22"/>
          <w:lang w:val="en"/>
        </w:rPr>
        <w:t>underpredictions</w:t>
      </w:r>
      <w:proofErr w:type="spellEnd"/>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were likely caused</w:t>
      </w:r>
      <w:proofErr w:type="gramEnd"/>
      <w:r>
        <w:rPr>
          <w:rFonts w:ascii="Times New Roman" w:hAnsi="Cambria Math" w:cs="Times New Roman"/>
          <w:sz w:val="22"/>
          <w:szCs w:val="22"/>
          <w:lang w:val="en"/>
        </w:rPr>
        <w:t xml:space="preserve"> by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effect, thus making the analysis at that time an exercise in </w:t>
      </w:r>
      <w:commentRangeStart w:id="567"/>
      <w:r>
        <w:rPr>
          <w:rFonts w:ascii="Times New Roman" w:hAnsi="Cambria Math" w:cs="Times New Roman"/>
          <w:sz w:val="22"/>
          <w:szCs w:val="22"/>
          <w:lang w:val="en"/>
        </w:rPr>
        <w:t>guessing</w:t>
      </w:r>
      <w:commentRangeEnd w:id="567"/>
      <w:r w:rsidR="0024388D">
        <w:rPr>
          <w:rStyle w:val="Kommentarzeichen"/>
        </w:rPr>
        <w:commentReference w:id="567"/>
      </w:r>
      <w:r>
        <w:rPr>
          <w:rFonts w:ascii="Times New Roman" w:hAnsi="Cambria Math" w:cs="Times New Roman"/>
          <w:sz w:val="22"/>
          <w:szCs w:val="22"/>
          <w:lang w:val="en"/>
        </w:rPr>
        <w:t xml:space="preserve">. </w:t>
      </w:r>
    </w:p>
    <w:p w14:paraId="72842571" w14:textId="77777777" w:rsidR="00C332A5" w:rsidRDefault="00C332A5">
      <w:pPr>
        <w:spacing w:line="360" w:lineRule="auto"/>
        <w:jc w:val="both"/>
        <w:rPr>
          <w:rFonts w:ascii="Times New Roman" w:hAnsi="Times New Roman" w:cs="Times New Roman"/>
          <w:sz w:val="22"/>
          <w:szCs w:val="22"/>
          <w:lang w:val="en"/>
        </w:rPr>
      </w:pPr>
    </w:p>
    <w:p w14:paraId="529D6173" w14:textId="372B7A50"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Armed with the</w:t>
      </w:r>
      <w:del w:id="568" w:author="Herr, Nora (059)" w:date="2019-11-25T16:32:00Z">
        <w:r w:rsidDel="0024388D">
          <w:rPr>
            <w:rFonts w:ascii="Times New Roman" w:hAnsi="Cambria Math" w:cs="Times New Roman"/>
            <w:sz w:val="22"/>
            <w:szCs w:val="22"/>
            <w:lang w:val="en"/>
          </w:rPr>
          <w:delText>se</w:delText>
        </w:r>
      </w:del>
      <w:r>
        <w:rPr>
          <w:rFonts w:ascii="Times New Roman" w:hAnsi="Cambria Math" w:cs="Times New Roman"/>
          <w:sz w:val="22"/>
          <w:szCs w:val="22"/>
          <w:lang w:val="en"/>
        </w:rPr>
        <w:t xml:space="preserve"> correction factors, the analysis of the data </w:t>
      </w:r>
      <w:proofErr w:type="gramStart"/>
      <w:r>
        <w:rPr>
          <w:rFonts w:ascii="Times New Roman" w:hAnsi="Cambria Math" w:cs="Times New Roman"/>
          <w:sz w:val="22"/>
          <w:szCs w:val="22"/>
          <w:lang w:val="en"/>
        </w:rPr>
        <w:t xml:space="preserve">could be </w:t>
      </w:r>
      <w:del w:id="569" w:author="Herr, Nora (059)" w:date="2019-11-25T16:32:00Z">
        <w:r w:rsidDel="0024388D">
          <w:rPr>
            <w:rFonts w:ascii="Times New Roman" w:hAnsi="Cambria Math" w:cs="Times New Roman"/>
            <w:sz w:val="22"/>
            <w:szCs w:val="22"/>
            <w:lang w:val="en"/>
          </w:rPr>
          <w:delText>made</w:delText>
        </w:r>
      </w:del>
      <w:ins w:id="570" w:author="Herr, Nora (059)" w:date="2019-11-25T16:32:00Z">
        <w:r w:rsidR="0024388D">
          <w:rPr>
            <w:rFonts w:ascii="Times New Roman" w:hAnsi="Cambria Math" w:cs="Times New Roman"/>
            <w:sz w:val="22"/>
            <w:szCs w:val="22"/>
            <w:lang w:val="en"/>
          </w:rPr>
          <w:t>conducted</w:t>
        </w:r>
      </w:ins>
      <w:proofErr w:type="gramEnd"/>
      <w:r>
        <w:rPr>
          <w:rFonts w:ascii="Times New Roman" w:hAnsi="Cambria Math" w:cs="Times New Roman"/>
          <w:sz w:val="22"/>
          <w:szCs w:val="22"/>
          <w:lang w:val="en"/>
        </w:rPr>
        <w:t xml:space="preserve">; </w:t>
      </w:r>
      <w:ins w:id="571" w:author="Herr, Nora (059)" w:date="2019-11-25T16:32:00Z">
        <w:r w:rsidR="0024388D">
          <w:rPr>
            <w:rFonts w:ascii="Times New Roman" w:hAnsi="Cambria Math" w:cs="Times New Roman"/>
            <w:sz w:val="22"/>
            <w:szCs w:val="22"/>
            <w:lang w:val="en"/>
          </w:rPr>
          <w:t>t</w:t>
        </w:r>
      </w:ins>
      <w:del w:id="572" w:author="Herr, Nora (059)" w:date="2019-11-25T16:32:00Z">
        <w:r w:rsidDel="0024388D">
          <w:rPr>
            <w:rFonts w:ascii="Times New Roman" w:hAnsi="Cambria Math" w:cs="Times New Roman"/>
            <w:sz w:val="22"/>
            <w:szCs w:val="22"/>
            <w:lang w:val="en"/>
          </w:rPr>
          <w:delText>T</w:delText>
        </w:r>
      </w:del>
      <w:r>
        <w:rPr>
          <w:rFonts w:ascii="Times New Roman" w:hAnsi="Cambria Math" w:cs="Times New Roman"/>
          <w:sz w:val="22"/>
          <w:szCs w:val="22"/>
          <w:lang w:val="en"/>
        </w:rPr>
        <w:t>hese data include SC4 and PBR2-4 and PBR4</w:t>
      </w:r>
      <w:r>
        <w:rPr>
          <w:rFonts w:ascii="Times New Roman" w:hAnsi="Cambria Math" w:cs="Times New Roman"/>
          <w:sz w:val="22"/>
          <w:szCs w:val="22"/>
          <w:lang w:val="en"/>
        </w:rPr>
        <w:t>’</w:t>
      </w:r>
      <w:r>
        <w:rPr>
          <w:rFonts w:ascii="Times New Roman" w:hAnsi="Cambria Math" w:cs="Times New Roman"/>
          <w:sz w:val="22"/>
          <w:szCs w:val="22"/>
          <w:lang w:val="en"/>
        </w:rPr>
        <w:t xml:space="preserve">s </w:t>
      </w:r>
      <w:ins w:id="573" w:author="Herr, Nora (059)" w:date="2019-11-25T16:32:00Z">
        <w:r w:rsidR="0024388D">
          <w:rPr>
            <w:rFonts w:ascii="Times New Roman" w:hAnsi="Cambria Math" w:cs="Times New Roman"/>
            <w:sz w:val="22"/>
            <w:szCs w:val="22"/>
            <w:lang w:val="en"/>
          </w:rPr>
          <w:t>m</w:t>
        </w:r>
      </w:ins>
      <w:del w:id="574" w:author="Herr, Nora (059)" w:date="2019-11-25T16:32:00Z">
        <w:r w:rsidDel="0024388D">
          <w:rPr>
            <w:rFonts w:ascii="Times New Roman" w:hAnsi="Cambria Math" w:cs="Times New Roman"/>
            <w:sz w:val="22"/>
            <w:szCs w:val="22"/>
            <w:lang w:val="en"/>
          </w:rPr>
          <w:delText>M</w:delText>
        </w:r>
      </w:del>
      <w:r>
        <w:rPr>
          <w:rFonts w:ascii="Times New Roman" w:hAnsi="Cambria Math" w:cs="Times New Roman"/>
          <w:sz w:val="22"/>
          <w:szCs w:val="22"/>
          <w:lang w:val="en"/>
        </w:rPr>
        <w:t>etadata</w:t>
      </w:r>
      <w:r>
        <w:rPr>
          <w:rFonts w:ascii="Times New Roman" w:hAnsi="Cambria Math" w:cs="Times New Roman"/>
          <w:b/>
          <w:bCs/>
          <w:sz w:val="22"/>
          <w:szCs w:val="22"/>
          <w:lang w:val="en"/>
        </w:rPr>
        <w:t xml:space="preserve"> [mentioned in the methodology?].</w:t>
      </w:r>
      <w:r>
        <w:rPr>
          <w:rFonts w:ascii="Times New Roman" w:hAnsi="Cambria Math" w:cs="Times New Roman"/>
          <w:sz w:val="22"/>
          <w:szCs w:val="22"/>
          <w:lang w:val="en"/>
        </w:rPr>
        <w:t xml:space="preserve"> Analysis of the SC4 data consists of first resolving the signal between the components and searching for the </w:t>
      </w:r>
      <w:del w:id="575" w:author="Herr, Nora (059)" w:date="2019-11-25T16:33:00Z">
        <w:r w:rsidDel="0024388D">
          <w:rPr>
            <w:rFonts w:ascii="Times New Roman" w:hAnsi="Cambria Math" w:cs="Times New Roman"/>
            <w:sz w:val="22"/>
            <w:szCs w:val="22"/>
            <w:lang w:val="en"/>
          </w:rPr>
          <w:delText>Strains which exhibit interesting interactions with Chlamy given a community or binary context</w:delText>
        </w:r>
      </w:del>
      <w:ins w:id="576" w:author="Herr, Nora (059)" w:date="2019-11-25T16:33:00Z">
        <w:r w:rsidR="0024388D">
          <w:rPr>
            <w:rFonts w:ascii="Times New Roman" w:hAnsi="Cambria Math" w:cs="Times New Roman"/>
            <w:sz w:val="22"/>
            <w:szCs w:val="22"/>
            <w:lang w:val="en"/>
          </w:rPr>
          <w:t xml:space="preserve">Strains that exhibit interesting interactions with </w:t>
        </w:r>
        <w:proofErr w:type="spellStart"/>
        <w:r w:rsidR="0024388D">
          <w:rPr>
            <w:rFonts w:ascii="Times New Roman" w:hAnsi="Cambria Math" w:cs="Times New Roman"/>
            <w:sz w:val="22"/>
            <w:szCs w:val="22"/>
            <w:lang w:val="en"/>
          </w:rPr>
          <w:t>Chlamy</w:t>
        </w:r>
        <w:proofErr w:type="spellEnd"/>
        <w:r w:rsidR="0024388D">
          <w:rPr>
            <w:rFonts w:ascii="Times New Roman" w:hAnsi="Cambria Math" w:cs="Times New Roman"/>
            <w:sz w:val="22"/>
            <w:szCs w:val="22"/>
            <w:lang w:val="en"/>
          </w:rPr>
          <w:t>, given a community or binary context</w:t>
        </w:r>
      </w:ins>
      <w:r>
        <w:rPr>
          <w:rFonts w:ascii="Times New Roman" w:hAnsi="Cambria Math" w:cs="Times New Roman"/>
          <w:sz w:val="22"/>
          <w:szCs w:val="22"/>
          <w:lang w:val="en"/>
        </w:rPr>
        <w:t xml:space="preserve"> and a control consisting of </w:t>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supernatant. The PBR data serves to create a tool which can resolve the signals of the component</w:t>
      </w:r>
      <w:r>
        <w:rPr>
          <w:rFonts w:ascii="Times New Roman" w:hAnsi="Cambria Math" w:cs="Times New Roman"/>
          <w:sz w:val="22"/>
          <w:szCs w:val="22"/>
          <w:lang w:val="en"/>
        </w:rPr>
        <w:t>’</w:t>
      </w:r>
      <w:r>
        <w:rPr>
          <w:rFonts w:ascii="Times New Roman" w:hAnsi="Cambria Math" w:cs="Times New Roman"/>
          <w:sz w:val="22"/>
          <w:szCs w:val="22"/>
          <w:lang w:val="en"/>
        </w:rPr>
        <w:t>s concentrations in real time as PBR data is continuously collected during the run of an experiment. Before</w:t>
      </w:r>
      <w:ins w:id="577" w:author="Herr, Nora (059)" w:date="2019-11-25T16:33:00Z">
        <w:r w:rsidR="0024388D">
          <w:rPr>
            <w:rFonts w:ascii="Times New Roman" w:hAnsi="Cambria Math" w:cs="Times New Roman"/>
            <w:sz w:val="22"/>
            <w:szCs w:val="22"/>
            <w:lang w:val="en"/>
          </w:rPr>
          <w:t xml:space="preserve"> creation of</w:t>
        </w:r>
      </w:ins>
      <w:r>
        <w:rPr>
          <w:rFonts w:ascii="Times New Roman" w:hAnsi="Cambria Math" w:cs="Times New Roman"/>
          <w:sz w:val="22"/>
          <w:szCs w:val="22"/>
          <w:lang w:val="en"/>
        </w:rPr>
        <w:t xml:space="preserve"> a tool</w:t>
      </w:r>
      <w:del w:id="578" w:author="Herr, Nora (059)" w:date="2019-11-25T16:34:00Z">
        <w:r w:rsidDel="0024388D">
          <w:rPr>
            <w:rFonts w:ascii="Times New Roman" w:hAnsi="Cambria Math" w:cs="Times New Roman"/>
            <w:sz w:val="22"/>
            <w:szCs w:val="22"/>
            <w:lang w:val="en"/>
          </w:rPr>
          <w:delText xml:space="preserve"> could be made, however</w:delText>
        </w:r>
      </w:del>
      <w:r>
        <w:rPr>
          <w:rFonts w:ascii="Times New Roman" w:hAnsi="Cambria Math" w:cs="Times New Roman"/>
          <w:sz w:val="22"/>
          <w:szCs w:val="22"/>
          <w:lang w:val="en"/>
        </w:rPr>
        <w:t>, the models</w:t>
      </w:r>
      <w:r>
        <w:rPr>
          <w:rFonts w:ascii="Times New Roman" w:hAnsi="Cambria Math" w:cs="Times New Roman"/>
          <w:sz w:val="22"/>
          <w:szCs w:val="22"/>
          <w:lang w:val="en"/>
        </w:rPr>
        <w:t>’</w:t>
      </w:r>
      <w:r>
        <w:rPr>
          <w:rFonts w:ascii="Times New Roman" w:hAnsi="Cambria Math" w:cs="Times New Roman"/>
          <w:sz w:val="22"/>
          <w:szCs w:val="22"/>
          <w:lang w:val="en"/>
        </w:rPr>
        <w:t xml:space="preserve"> applicability to the PBR data must first be established and shown to provide similar predictions on the same sample</w:t>
      </w:r>
      <w:r>
        <w:rPr>
          <w:rFonts w:ascii="Times New Roman" w:hAnsi="Cambria Math" w:cs="Times New Roman"/>
          <w:sz w:val="22"/>
          <w:szCs w:val="22"/>
          <w:lang w:val="en"/>
        </w:rPr>
        <w:t>’</w:t>
      </w:r>
      <w:r>
        <w:rPr>
          <w:rFonts w:ascii="Times New Roman" w:hAnsi="Cambria Math" w:cs="Times New Roman"/>
          <w:sz w:val="22"/>
          <w:szCs w:val="22"/>
          <w:lang w:val="en"/>
        </w:rPr>
        <w:t xml:space="preserve">s measurement by either </w:t>
      </w:r>
      <w:proofErr w:type="spellStart"/>
      <w:r>
        <w:rPr>
          <w:rFonts w:ascii="Times New Roman" w:hAnsi="Cambria Math" w:cs="Times New Roman"/>
          <w:sz w:val="22"/>
          <w:szCs w:val="22"/>
          <w:lang w:val="en"/>
        </w:rPr>
        <w:t>Tecan</w:t>
      </w:r>
      <w:proofErr w:type="spellEnd"/>
      <w:r>
        <w:rPr>
          <w:rFonts w:ascii="Times New Roman" w:hAnsi="Cambria Math" w:cs="Times New Roman"/>
          <w:sz w:val="22"/>
          <w:szCs w:val="22"/>
          <w:lang w:val="en"/>
        </w:rPr>
        <w:t xml:space="preserve"> or PBR. PBR2-3 data are used to establish the transferability of the models. Establishing this is key in analyzing PBR4</w:t>
      </w:r>
      <w:r>
        <w:rPr>
          <w:rFonts w:ascii="Times New Roman" w:hAnsi="Cambria Math" w:cs="Times New Roman"/>
          <w:sz w:val="22"/>
          <w:szCs w:val="22"/>
          <w:lang w:val="en"/>
        </w:rPr>
        <w:t>’</w:t>
      </w:r>
      <w:r>
        <w:rPr>
          <w:rFonts w:ascii="Times New Roman" w:hAnsi="Cambria Math" w:cs="Times New Roman"/>
          <w:sz w:val="22"/>
          <w:szCs w:val="22"/>
          <w:lang w:val="en"/>
        </w:rPr>
        <w:t xml:space="preserve">s </w:t>
      </w:r>
      <w:ins w:id="579" w:author="Herr, Nora (059)" w:date="2019-11-25T16:34:00Z">
        <w:r w:rsidR="0024388D">
          <w:rPr>
            <w:rFonts w:ascii="Times New Roman" w:hAnsi="Cambria Math" w:cs="Times New Roman"/>
            <w:sz w:val="22"/>
            <w:szCs w:val="22"/>
            <w:lang w:val="en"/>
          </w:rPr>
          <w:t>m</w:t>
        </w:r>
      </w:ins>
      <w:del w:id="580" w:author="Herr, Nora (059)" w:date="2019-11-25T16:34:00Z">
        <w:r w:rsidDel="0024388D">
          <w:rPr>
            <w:rFonts w:ascii="Times New Roman" w:hAnsi="Cambria Math" w:cs="Times New Roman"/>
            <w:sz w:val="22"/>
            <w:szCs w:val="22"/>
            <w:lang w:val="en"/>
          </w:rPr>
          <w:delText>M</w:delText>
        </w:r>
      </w:del>
      <w:proofErr w:type="gramStart"/>
      <w:r>
        <w:rPr>
          <w:rFonts w:ascii="Times New Roman" w:hAnsi="Cambria Math" w:cs="Times New Roman"/>
          <w:sz w:val="22"/>
          <w:szCs w:val="22"/>
          <w:lang w:val="en"/>
        </w:rPr>
        <w:t>etadata which consists of daily cell count and 16S</w:t>
      </w:r>
      <w:proofErr w:type="gramEnd"/>
      <w:r>
        <w:rPr>
          <w:rFonts w:ascii="Times New Roman" w:hAnsi="Cambria Math" w:cs="Times New Roman"/>
          <w:sz w:val="22"/>
          <w:szCs w:val="22"/>
          <w:lang w:val="en"/>
        </w:rPr>
        <w:t xml:space="preserve"> sequencing relative abundance measurements. The hope is that through the successful application of the models to the PBR, the predictions </w:t>
      </w:r>
      <w:del w:id="581" w:author="Herr, Nora (059)" w:date="2019-11-25T16:35:00Z">
        <w:r w:rsidDel="0024388D">
          <w:rPr>
            <w:rFonts w:ascii="Times New Roman" w:hAnsi="Cambria Math" w:cs="Times New Roman"/>
            <w:sz w:val="22"/>
            <w:szCs w:val="22"/>
            <w:lang w:val="en"/>
          </w:rPr>
          <w:delText xml:space="preserve">could </w:delText>
        </w:r>
      </w:del>
      <w:ins w:id="582" w:author="Herr, Nora (059)" w:date="2019-11-25T16:35:00Z">
        <w:r w:rsidR="0024388D">
          <w:rPr>
            <w:rFonts w:ascii="Times New Roman" w:hAnsi="Cambria Math" w:cs="Times New Roman"/>
            <w:sz w:val="22"/>
            <w:szCs w:val="22"/>
            <w:lang w:val="en"/>
          </w:rPr>
          <w:t>can</w:t>
        </w:r>
        <w:r w:rsidR="0024388D">
          <w:rPr>
            <w:rFonts w:ascii="Times New Roman" w:hAnsi="Cambria Math" w:cs="Times New Roman"/>
            <w:sz w:val="22"/>
            <w:szCs w:val="22"/>
            <w:lang w:val="en"/>
          </w:rPr>
          <w:t xml:space="preserve"> </w:t>
        </w:r>
      </w:ins>
      <w:r>
        <w:rPr>
          <w:rFonts w:ascii="Times New Roman" w:hAnsi="Cambria Math" w:cs="Times New Roman"/>
          <w:sz w:val="22"/>
          <w:szCs w:val="22"/>
          <w:lang w:val="en"/>
        </w:rPr>
        <w:t>be matched to the observed relative abundances from the 16S sequencing</w:t>
      </w:r>
      <w:ins w:id="583" w:author="Herr, Nora (059)" w:date="2019-11-25T16:35:00Z">
        <w:r w:rsidR="0024388D">
          <w:rPr>
            <w:rFonts w:ascii="Times New Roman" w:hAnsi="Cambria Math" w:cs="Times New Roman"/>
            <w:sz w:val="22"/>
            <w:szCs w:val="22"/>
            <w:lang w:val="en"/>
          </w:rPr>
          <w:t>.</w:t>
        </w:r>
      </w:ins>
      <w:r>
        <w:rPr>
          <w:rFonts w:ascii="Times New Roman" w:hAnsi="Cambria Math" w:cs="Times New Roman"/>
          <w:sz w:val="22"/>
          <w:szCs w:val="22"/>
          <w:lang w:val="en"/>
        </w:rPr>
        <w:t xml:space="preserve"> </w:t>
      </w:r>
      <w:del w:id="584" w:author="Herr, Nora (059)" w:date="2019-11-25T16:36:00Z">
        <w:r w:rsidDel="0024388D">
          <w:rPr>
            <w:rFonts w:ascii="Times New Roman" w:hAnsi="Cambria Math" w:cs="Times New Roman"/>
            <w:sz w:val="22"/>
            <w:szCs w:val="22"/>
            <w:lang w:val="en"/>
          </w:rPr>
          <w:delText xml:space="preserve">which </w:delText>
        </w:r>
      </w:del>
      <w:ins w:id="585" w:author="Herr, Nora (059)" w:date="2019-11-25T16:36:00Z">
        <w:r w:rsidR="0024388D">
          <w:rPr>
            <w:rFonts w:ascii="Times New Roman" w:hAnsi="Cambria Math" w:cs="Times New Roman"/>
            <w:sz w:val="22"/>
            <w:szCs w:val="22"/>
            <w:lang w:val="en"/>
          </w:rPr>
          <w:t>This</w:t>
        </w:r>
        <w:r w:rsidR="0024388D">
          <w:rPr>
            <w:rFonts w:ascii="Times New Roman" w:hAnsi="Cambria Math" w:cs="Times New Roman"/>
            <w:sz w:val="22"/>
            <w:szCs w:val="22"/>
            <w:lang w:val="en"/>
          </w:rPr>
          <w:t xml:space="preserve"> </w:t>
        </w:r>
        <w:r w:rsidR="0024388D">
          <w:rPr>
            <w:rFonts w:ascii="Times New Roman" w:hAnsi="Cambria Math" w:cs="Times New Roman"/>
            <w:sz w:val="22"/>
            <w:szCs w:val="22"/>
            <w:lang w:val="en"/>
          </w:rPr>
          <w:t>w</w:t>
        </w:r>
      </w:ins>
      <w:del w:id="586" w:author="Herr, Nora (059)" w:date="2019-11-25T16:36:00Z">
        <w:r w:rsidDel="0024388D">
          <w:rPr>
            <w:rFonts w:ascii="Times New Roman" w:hAnsi="Cambria Math" w:cs="Times New Roman"/>
            <w:sz w:val="22"/>
            <w:szCs w:val="22"/>
            <w:lang w:val="en"/>
          </w:rPr>
          <w:delText>c</w:delText>
        </w:r>
      </w:del>
      <w:r>
        <w:rPr>
          <w:rFonts w:ascii="Times New Roman" w:hAnsi="Cambria Math" w:cs="Times New Roman"/>
          <w:sz w:val="22"/>
          <w:szCs w:val="22"/>
          <w:lang w:val="en"/>
        </w:rPr>
        <w:t xml:space="preserve">ould reduce the need to perform </w:t>
      </w:r>
      <w:commentRangeStart w:id="587"/>
      <w:r>
        <w:rPr>
          <w:rFonts w:ascii="Times New Roman" w:hAnsi="Cambria Math" w:cs="Times New Roman"/>
          <w:sz w:val="22"/>
          <w:szCs w:val="22"/>
          <w:lang w:val="en"/>
        </w:rPr>
        <w:t>these</w:t>
      </w:r>
      <w:commentRangeEnd w:id="587"/>
      <w:r w:rsidR="0024388D">
        <w:rPr>
          <w:rStyle w:val="Kommentarzeichen"/>
        </w:rPr>
        <w:commentReference w:id="587"/>
      </w:r>
      <w:r>
        <w:rPr>
          <w:rFonts w:ascii="Times New Roman" w:hAnsi="Cambria Math" w:cs="Times New Roman"/>
          <w:sz w:val="22"/>
          <w:szCs w:val="22"/>
          <w:lang w:val="en"/>
        </w:rPr>
        <w:t xml:space="preserve"> as well as lead</w:t>
      </w:r>
      <w:del w:id="588" w:author="Herr, Nora (059)" w:date="2019-11-25T16:36:00Z">
        <w:r w:rsidDel="0024388D">
          <w:rPr>
            <w:rFonts w:ascii="Times New Roman" w:hAnsi="Cambria Math" w:cs="Times New Roman"/>
            <w:sz w:val="22"/>
            <w:szCs w:val="22"/>
            <w:lang w:val="en"/>
          </w:rPr>
          <w:delText>ing</w:delText>
        </w:r>
      </w:del>
      <w:r>
        <w:rPr>
          <w:rFonts w:ascii="Times New Roman" w:hAnsi="Cambria Math" w:cs="Times New Roman"/>
          <w:sz w:val="22"/>
          <w:szCs w:val="22"/>
          <w:lang w:val="en"/>
        </w:rPr>
        <w:t xml:space="preserve"> to a more efficient modulation and iteration of experimental design and optimization in the continued effort to establishing a robust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modeling system.</w:t>
      </w:r>
    </w:p>
    <w:p w14:paraId="7AB06D4A" w14:textId="77777777" w:rsidR="00C332A5" w:rsidRDefault="00C332A5">
      <w:pPr>
        <w:spacing w:line="360" w:lineRule="auto"/>
        <w:jc w:val="both"/>
        <w:rPr>
          <w:rFonts w:ascii="Times New Roman" w:hAnsi="Cambria Math" w:cs="Times New Roman" w:hint="eastAsia"/>
          <w:sz w:val="22"/>
          <w:szCs w:val="22"/>
          <w:lang w:val="en"/>
        </w:rPr>
      </w:pPr>
    </w:p>
    <w:p w14:paraId="5D5D9B07" w14:textId="77777777" w:rsidR="00C332A5" w:rsidRDefault="001271F9">
      <w:pPr>
        <w:spacing w:line="300" w:lineRule="auto"/>
        <w:jc w:val="both"/>
        <w:rPr>
          <w:rFonts w:ascii="Ubuntu" w:eastAsia="Ubuntu" w:hAnsi="Ubuntu" w:cs="Ubuntu"/>
          <w:sz w:val="30"/>
          <w:szCs w:val="30"/>
          <w:lang w:val="en"/>
        </w:rPr>
      </w:pPr>
      <w:r>
        <w:rPr>
          <w:rFonts w:ascii="Ubuntu" w:eastAsia="Ubuntu" w:hAnsi="Ubuntu" w:cs="Ubuntu"/>
          <w:sz w:val="30"/>
          <w:szCs w:val="30"/>
          <w:lang w:val="en"/>
        </w:rPr>
        <w:t>4.4.1</w:t>
      </w:r>
      <w:r>
        <w:rPr>
          <w:rFonts w:ascii="Ubuntu" w:eastAsia="Ubuntu" w:hAnsi="Ubuntu" w:cs="Ubuntu"/>
          <w:sz w:val="30"/>
          <w:szCs w:val="30"/>
          <w:lang w:val="en"/>
        </w:rPr>
        <w:tab/>
        <w:t xml:space="preserve">Analysis of Screen 4 </w:t>
      </w:r>
    </w:p>
    <w:p w14:paraId="6B115227" w14:textId="52EBDA40" w:rsidR="00C332A5" w:rsidRDefault="001271F9">
      <w:pPr>
        <w:spacing w:line="360" w:lineRule="auto"/>
        <w:jc w:val="both"/>
        <w:rPr>
          <w:rFonts w:ascii="Times New Roman" w:hAnsi="Times New Roman" w:cs="Times New Roman"/>
          <w:sz w:val="22"/>
          <w:szCs w:val="22"/>
          <w:lang w:val="en"/>
        </w:rPr>
      </w:pPr>
      <w:r>
        <w:rPr>
          <w:rFonts w:ascii="Times New Roman" w:hAnsi="Times New Roman" w:cs="Times New Roman"/>
          <w:sz w:val="22"/>
          <w:szCs w:val="22"/>
          <w:lang w:val="en"/>
        </w:rPr>
        <w:t xml:space="preserve">This Thesis </w:t>
      </w:r>
      <w:proofErr w:type="gramStart"/>
      <w:r>
        <w:rPr>
          <w:rFonts w:ascii="Times New Roman" w:hAnsi="Times New Roman" w:cs="Times New Roman"/>
          <w:sz w:val="22"/>
          <w:szCs w:val="22"/>
          <w:lang w:val="en"/>
        </w:rPr>
        <w:t>was originally centered</w:t>
      </w:r>
      <w:proofErr w:type="gramEnd"/>
      <w:r>
        <w:rPr>
          <w:rFonts w:ascii="Times New Roman" w:hAnsi="Times New Roman" w:cs="Times New Roman"/>
          <w:sz w:val="22"/>
          <w:szCs w:val="22"/>
          <w:lang w:val="en"/>
        </w:rPr>
        <w:t xml:space="preserve"> </w:t>
      </w:r>
      <w:del w:id="589" w:author="Herr, Nora (059)" w:date="2019-11-25T16:38:00Z">
        <w:r w:rsidDel="00CC5B66">
          <w:rPr>
            <w:rFonts w:ascii="Times New Roman" w:hAnsi="Times New Roman" w:cs="Times New Roman"/>
            <w:sz w:val="22"/>
            <w:szCs w:val="22"/>
            <w:lang w:val="en"/>
          </w:rPr>
          <w:delText>around</w:delText>
        </w:r>
      </w:del>
      <w:ins w:id="590" w:author="Herr, Nora (059)" w:date="2019-11-25T16:38:00Z">
        <w:r w:rsidR="00CC5B66">
          <w:rPr>
            <w:rFonts w:ascii="Times New Roman" w:hAnsi="Times New Roman" w:cs="Times New Roman"/>
            <w:sz w:val="22"/>
            <w:szCs w:val="22"/>
            <w:lang w:val="en"/>
          </w:rPr>
          <w:t>on</w:t>
        </w:r>
      </w:ins>
      <w:r>
        <w:rPr>
          <w:rFonts w:ascii="Times New Roman" w:hAnsi="Times New Roman" w:cs="Times New Roman"/>
          <w:sz w:val="22"/>
          <w:szCs w:val="22"/>
          <w:lang w:val="en"/>
        </w:rPr>
        <w:t xml:space="preserve"> finding </w:t>
      </w:r>
      <w:del w:id="591" w:author="Herr, Nora (059)" w:date="2019-11-25T16:38:00Z">
        <w:r w:rsidDel="00CC5B66">
          <w:rPr>
            <w:rFonts w:ascii="Times New Roman" w:hAnsi="Times New Roman" w:cs="Times New Roman"/>
            <w:sz w:val="22"/>
            <w:szCs w:val="22"/>
            <w:lang w:val="en"/>
          </w:rPr>
          <w:delText>Strains which</w:delText>
        </w:r>
      </w:del>
      <w:ins w:id="592" w:author="Herr, Nora (059)" w:date="2019-11-25T16:38:00Z">
        <w:r w:rsidR="00CC5B66">
          <w:rPr>
            <w:rFonts w:ascii="Times New Roman" w:hAnsi="Times New Roman" w:cs="Times New Roman"/>
            <w:sz w:val="22"/>
            <w:szCs w:val="22"/>
            <w:lang w:val="en"/>
          </w:rPr>
          <w:t>Strains that</w:t>
        </w:r>
      </w:ins>
      <w:r>
        <w:rPr>
          <w:rFonts w:ascii="Times New Roman" w:hAnsi="Times New Roman" w:cs="Times New Roman"/>
          <w:sz w:val="22"/>
          <w:szCs w:val="22"/>
          <w:lang w:val="en"/>
        </w:rPr>
        <w:t xml:space="preserve"> exhibited noteworthy trends, such as helping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grow</w:t>
      </w:r>
      <w:del w:id="593" w:author="Herr, Nora (059)" w:date="2019-11-25T16:38:00Z">
        <w:r w:rsidDel="00CC5B66">
          <w:rPr>
            <w:rFonts w:ascii="Times New Roman" w:hAnsi="Times New Roman" w:cs="Times New Roman"/>
            <w:sz w:val="22"/>
            <w:szCs w:val="22"/>
            <w:lang w:val="en"/>
          </w:rPr>
          <w:delText>,</w:delText>
        </w:r>
      </w:del>
      <w:r>
        <w:rPr>
          <w:rFonts w:ascii="Times New Roman" w:hAnsi="Times New Roman" w:cs="Times New Roman"/>
          <w:sz w:val="22"/>
          <w:szCs w:val="22"/>
          <w:lang w:val="en"/>
        </w:rPr>
        <w:t xml:space="preserve"> or finding </w:t>
      </w:r>
      <w:commentRangeStart w:id="594"/>
      <w:r>
        <w:rPr>
          <w:rFonts w:ascii="Times New Roman" w:hAnsi="Times New Roman" w:cs="Times New Roman"/>
          <w:sz w:val="22"/>
          <w:szCs w:val="22"/>
          <w:lang w:val="en"/>
        </w:rPr>
        <w:t>those</w:t>
      </w:r>
      <w:commentRangeEnd w:id="594"/>
      <w:r w:rsidR="00CC5B66">
        <w:rPr>
          <w:rStyle w:val="Kommentarzeichen"/>
        </w:rPr>
        <w:commentReference w:id="594"/>
      </w:r>
      <w:del w:id="595" w:author="Herr, Nora (059)" w:date="2019-11-25T16:38:00Z">
        <w:r w:rsidDel="00CC5B66">
          <w:rPr>
            <w:rFonts w:ascii="Times New Roman" w:hAnsi="Times New Roman" w:cs="Times New Roman"/>
            <w:sz w:val="22"/>
            <w:szCs w:val="22"/>
            <w:lang w:val="en"/>
          </w:rPr>
          <w:delText xml:space="preserve"> which</w:delText>
        </w:r>
      </w:del>
      <w:ins w:id="596" w:author="Herr, Nora (059)" w:date="2019-11-25T16:38:00Z">
        <w:r w:rsidR="00CC5B66">
          <w:rPr>
            <w:rFonts w:ascii="Times New Roman" w:hAnsi="Times New Roman" w:cs="Times New Roman"/>
            <w:sz w:val="22"/>
            <w:szCs w:val="22"/>
            <w:lang w:val="en"/>
          </w:rPr>
          <w:t xml:space="preserve"> that</w:t>
        </w:r>
      </w:ins>
      <w:r>
        <w:rPr>
          <w:rFonts w:ascii="Times New Roman" w:hAnsi="Times New Roman" w:cs="Times New Roman"/>
          <w:sz w:val="22"/>
          <w:szCs w:val="22"/>
          <w:lang w:val="en"/>
        </w:rPr>
        <w:t xml:space="preserve"> grew best with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w:t>
      </w:r>
      <w:del w:id="597" w:author="Herr, Nora (059)" w:date="2019-11-25T16:38:00Z">
        <w:r w:rsidDel="00CC5B66">
          <w:rPr>
            <w:rFonts w:ascii="Times New Roman" w:hAnsi="Times New Roman" w:cs="Times New Roman"/>
            <w:sz w:val="22"/>
            <w:szCs w:val="22"/>
            <w:lang w:val="en"/>
          </w:rPr>
          <w:delText>It was expected that</w:delText>
        </w:r>
      </w:del>
      <w:ins w:id="598" w:author="Herr, Nora (059)" w:date="2019-11-25T16:38:00Z">
        <w:r w:rsidR="00CC5B66">
          <w:rPr>
            <w:rFonts w:ascii="Times New Roman" w:hAnsi="Times New Roman" w:cs="Times New Roman"/>
            <w:sz w:val="22"/>
            <w:szCs w:val="22"/>
            <w:lang w:val="en"/>
          </w:rPr>
          <w:t xml:space="preserve"> The expectation was that</w:t>
        </w:r>
      </w:ins>
      <w:r>
        <w:rPr>
          <w:rFonts w:ascii="Times New Roman" w:hAnsi="Times New Roman" w:cs="Times New Roman"/>
          <w:sz w:val="22"/>
          <w:szCs w:val="22"/>
          <w:lang w:val="en"/>
        </w:rPr>
        <w:t xml:space="preserve"> resolving their signals would yield such trends and </w:t>
      </w:r>
      <w:ins w:id="599" w:author="Herr, Nora (059)" w:date="2019-11-25T16:39:00Z">
        <w:r w:rsidR="00CC5B66">
          <w:rPr>
            <w:rFonts w:ascii="Times New Roman" w:hAnsi="Times New Roman" w:cs="Times New Roman"/>
            <w:sz w:val="22"/>
            <w:szCs w:val="22"/>
            <w:lang w:val="en"/>
          </w:rPr>
          <w:t xml:space="preserve">a </w:t>
        </w:r>
      </w:ins>
      <w:r>
        <w:rPr>
          <w:rFonts w:ascii="Times New Roman" w:hAnsi="Times New Roman" w:cs="Times New Roman"/>
          <w:sz w:val="22"/>
          <w:szCs w:val="22"/>
          <w:lang w:val="en"/>
        </w:rPr>
        <w:t xml:space="preserve">more nuanced experimentation with the resulting Strains could be undertaken. </w:t>
      </w:r>
      <w:commentRangeStart w:id="600"/>
      <w:r>
        <w:rPr>
          <w:rFonts w:ascii="Times New Roman" w:hAnsi="Times New Roman" w:cs="Times New Roman"/>
          <w:sz w:val="22"/>
          <w:szCs w:val="22"/>
          <w:lang w:val="en"/>
        </w:rPr>
        <w:t xml:space="preserve">Towards </w:t>
      </w:r>
      <w:proofErr w:type="gramStart"/>
      <w:r>
        <w:rPr>
          <w:rFonts w:ascii="Times New Roman" w:hAnsi="Times New Roman" w:cs="Times New Roman"/>
          <w:sz w:val="22"/>
          <w:szCs w:val="22"/>
          <w:lang w:val="en"/>
        </w:rPr>
        <w:t>this</w:t>
      </w:r>
      <w:proofErr w:type="gramEnd"/>
      <w:r>
        <w:rPr>
          <w:rFonts w:ascii="Times New Roman" w:hAnsi="Times New Roman" w:cs="Times New Roman"/>
          <w:sz w:val="22"/>
          <w:szCs w:val="22"/>
          <w:lang w:val="en"/>
        </w:rPr>
        <w:t xml:space="preserve"> extent </w:t>
      </w:r>
      <w:commentRangeEnd w:id="600"/>
      <w:r w:rsidR="00CC5B66">
        <w:rPr>
          <w:rStyle w:val="Kommentarzeichen"/>
        </w:rPr>
        <w:commentReference w:id="600"/>
      </w:r>
      <w:r>
        <w:rPr>
          <w:rFonts w:ascii="Times New Roman" w:hAnsi="Times New Roman" w:cs="Times New Roman"/>
          <w:sz w:val="22"/>
          <w:szCs w:val="22"/>
          <w:lang w:val="en"/>
        </w:rPr>
        <w:t xml:space="preserve">the Beer-Lambert law is employed, </w:t>
      </w:r>
      <w:ins w:id="601" w:author="Herr, Nora (059)" w:date="2019-11-25T16:39:00Z">
        <w:r w:rsidR="00CC5B66">
          <w:rPr>
            <w:rFonts w:ascii="Times New Roman" w:hAnsi="Times New Roman" w:cs="Times New Roman"/>
            <w:sz w:val="22"/>
            <w:szCs w:val="22"/>
            <w:lang w:val="en"/>
          </w:rPr>
          <w:t xml:space="preserve">however, </w:t>
        </w:r>
      </w:ins>
      <w:del w:id="602" w:author="Herr, Nora (059)" w:date="2019-11-25T16:39:00Z">
        <w:r w:rsidDel="00CC5B66">
          <w:rPr>
            <w:rFonts w:ascii="Times New Roman" w:hAnsi="Times New Roman" w:cs="Times New Roman"/>
            <w:sz w:val="22"/>
            <w:szCs w:val="22"/>
            <w:lang w:val="en"/>
          </w:rPr>
          <w:delText>but</w:delText>
        </w:r>
      </w:del>
      <w:r>
        <w:rPr>
          <w:rFonts w:ascii="Times New Roman" w:hAnsi="Times New Roman" w:cs="Times New Roman"/>
          <w:sz w:val="22"/>
          <w:szCs w:val="22"/>
          <w:lang w:val="en"/>
        </w:rPr>
        <w:t xml:space="preserve"> as it has been established, the resulting models’ usability was not as straightforward as </w:t>
      </w:r>
      <w:del w:id="603" w:author="Herr, Nora (059)" w:date="2019-11-25T16:39:00Z">
        <w:r w:rsidDel="00CC5B66">
          <w:rPr>
            <w:rFonts w:ascii="Times New Roman" w:hAnsi="Times New Roman" w:cs="Times New Roman"/>
            <w:sz w:val="22"/>
            <w:szCs w:val="22"/>
            <w:lang w:val="en"/>
          </w:rPr>
          <w:delText>first hoped</w:delText>
        </w:r>
      </w:del>
      <w:ins w:id="604" w:author="Herr, Nora (059)" w:date="2019-11-25T16:39:00Z">
        <w:r w:rsidR="00CC5B66">
          <w:rPr>
            <w:rFonts w:ascii="Times New Roman" w:hAnsi="Times New Roman" w:cs="Times New Roman"/>
            <w:sz w:val="22"/>
            <w:szCs w:val="22"/>
            <w:lang w:val="en"/>
          </w:rPr>
          <w:t>initially anticipated</w:t>
        </w:r>
      </w:ins>
      <w:r>
        <w:rPr>
          <w:rFonts w:ascii="Times New Roman" w:hAnsi="Times New Roman" w:cs="Times New Roman"/>
          <w:sz w:val="22"/>
          <w:szCs w:val="22"/>
          <w:lang w:val="en"/>
        </w:rPr>
        <w:t>. During the preliminary analysis of SC4</w:t>
      </w:r>
      <w:ins w:id="605" w:author="Herr, Nora (059)" w:date="2019-11-25T16:40:00Z">
        <w:r w:rsidR="00CC5B66">
          <w:rPr>
            <w:rFonts w:ascii="Times New Roman" w:hAnsi="Times New Roman" w:cs="Times New Roman"/>
            <w:sz w:val="22"/>
            <w:szCs w:val="22"/>
            <w:lang w:val="en"/>
          </w:rPr>
          <w:t>,</w:t>
        </w:r>
      </w:ins>
      <w:r>
        <w:rPr>
          <w:rFonts w:ascii="Times New Roman" w:hAnsi="Times New Roman" w:cs="Times New Roman"/>
          <w:sz w:val="22"/>
          <w:szCs w:val="22"/>
          <w:lang w:val="en"/>
        </w:rPr>
        <w:t xml:space="preserve"> the predicted values from these models </w:t>
      </w:r>
      <w:proofErr w:type="gramStart"/>
      <w:r>
        <w:rPr>
          <w:rFonts w:ascii="Times New Roman" w:hAnsi="Times New Roman" w:cs="Times New Roman"/>
          <w:sz w:val="22"/>
          <w:szCs w:val="22"/>
          <w:lang w:val="en"/>
        </w:rPr>
        <w:t>were considered</w:t>
      </w:r>
      <w:proofErr w:type="gramEnd"/>
      <w:r>
        <w:rPr>
          <w:rFonts w:ascii="Times New Roman" w:hAnsi="Times New Roman" w:cs="Times New Roman"/>
          <w:sz w:val="22"/>
          <w:szCs w:val="22"/>
          <w:lang w:val="en"/>
        </w:rPr>
        <w:t xml:space="preserve"> too low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 xml:space="preserve"> &lt; .1)</m:t>
        </m:r>
      </m:oMath>
      <w:r>
        <w:rPr>
          <w:rFonts w:ascii="Times New Roman" w:hAnsi="Cambria Math" w:cs="Times New Roman"/>
          <w:sz w:val="22"/>
          <w:szCs w:val="22"/>
          <w:lang w:val="en"/>
        </w:rPr>
        <w:t xml:space="preserve"> </w:t>
      </w:r>
      <w:r>
        <w:rPr>
          <w:rFonts w:ascii="Times New Roman" w:hAnsi="Times New Roman" w:cs="Times New Roman"/>
          <w:sz w:val="22"/>
          <w:szCs w:val="22"/>
          <w:lang w:val="en"/>
        </w:rPr>
        <w:t xml:space="preserve">to allow for a significant analysis and </w:t>
      </w:r>
      <w:del w:id="606" w:author="Herr, Nora (059)" w:date="2019-11-25T16:40:00Z">
        <w:r w:rsidDel="00CC5B66">
          <w:rPr>
            <w:rFonts w:ascii="Times New Roman" w:hAnsi="Times New Roman" w:cs="Times New Roman"/>
            <w:sz w:val="22"/>
            <w:szCs w:val="22"/>
            <w:lang w:val="en"/>
          </w:rPr>
          <w:delText xml:space="preserve">prompted </w:delText>
        </w:r>
      </w:del>
      <w:ins w:id="607" w:author="Herr, Nora (059)" w:date="2019-11-25T16:40:00Z">
        <w:r w:rsidR="00CC5B66">
          <w:rPr>
            <w:rFonts w:ascii="Times New Roman" w:hAnsi="Times New Roman" w:cs="Times New Roman"/>
            <w:sz w:val="22"/>
            <w:szCs w:val="22"/>
            <w:lang w:val="en"/>
          </w:rPr>
          <w:t>required</w:t>
        </w:r>
        <w:r w:rsidR="00CC5B66">
          <w:rPr>
            <w:rFonts w:ascii="Times New Roman" w:hAnsi="Times New Roman" w:cs="Times New Roman"/>
            <w:sz w:val="22"/>
            <w:szCs w:val="22"/>
            <w:lang w:val="en"/>
          </w:rPr>
          <w:t xml:space="preserve"> </w:t>
        </w:r>
      </w:ins>
      <w:r>
        <w:rPr>
          <w:rFonts w:ascii="Times New Roman" w:hAnsi="Times New Roman" w:cs="Times New Roman"/>
          <w:sz w:val="22"/>
          <w:szCs w:val="22"/>
          <w:lang w:val="en"/>
        </w:rPr>
        <w:t xml:space="preserve">finding a solution in order to </w:t>
      </w:r>
      <w:del w:id="608" w:author="Herr, Nora (059)" w:date="2019-11-25T16:40:00Z">
        <w:r w:rsidDel="00CC5B66">
          <w:rPr>
            <w:rFonts w:ascii="Times New Roman" w:hAnsi="Times New Roman" w:cs="Times New Roman"/>
            <w:sz w:val="22"/>
            <w:szCs w:val="22"/>
            <w:lang w:val="en"/>
          </w:rPr>
          <w:delText>asses</w:delText>
        </w:r>
      </w:del>
      <w:ins w:id="609" w:author="Herr, Nora (059)" w:date="2019-11-25T16:40:00Z">
        <w:r w:rsidR="00CC5B66">
          <w:rPr>
            <w:rFonts w:ascii="Times New Roman" w:hAnsi="Times New Roman" w:cs="Times New Roman"/>
            <w:sz w:val="22"/>
            <w:szCs w:val="22"/>
            <w:lang w:val="en"/>
          </w:rPr>
          <w:t>assess</w:t>
        </w:r>
      </w:ins>
      <w:r>
        <w:rPr>
          <w:rFonts w:ascii="Times New Roman" w:hAnsi="Times New Roman" w:cs="Times New Roman"/>
          <w:sz w:val="22"/>
          <w:szCs w:val="22"/>
          <w:lang w:val="en"/>
        </w:rPr>
        <w:t xml:space="preserve"> the data for Strains of interest. Once the calibration data divulged the correction factors, the models </w:t>
      </w:r>
      <w:del w:id="610" w:author="Herr, Nora (059)" w:date="2019-11-25T16:40:00Z">
        <w:r w:rsidDel="00CC5B66">
          <w:rPr>
            <w:rFonts w:ascii="Times New Roman" w:hAnsi="Times New Roman" w:cs="Times New Roman"/>
            <w:sz w:val="22"/>
            <w:szCs w:val="22"/>
            <w:lang w:val="en"/>
          </w:rPr>
          <w:delText xml:space="preserve">are </w:delText>
        </w:r>
      </w:del>
      <w:proofErr w:type="gramStart"/>
      <w:ins w:id="611" w:author="Herr, Nora (059)" w:date="2019-11-25T16:40:00Z">
        <w:r w:rsidR="00CC5B66">
          <w:rPr>
            <w:rFonts w:ascii="Times New Roman" w:hAnsi="Times New Roman" w:cs="Times New Roman"/>
            <w:sz w:val="22"/>
            <w:szCs w:val="22"/>
            <w:lang w:val="en"/>
          </w:rPr>
          <w:t>were</w:t>
        </w:r>
        <w:r w:rsidR="00CC5B66">
          <w:rPr>
            <w:rFonts w:ascii="Times New Roman" w:hAnsi="Times New Roman" w:cs="Times New Roman"/>
            <w:sz w:val="22"/>
            <w:szCs w:val="22"/>
            <w:lang w:val="en"/>
          </w:rPr>
          <w:t xml:space="preserve"> </w:t>
        </w:r>
      </w:ins>
      <w:r>
        <w:rPr>
          <w:rFonts w:ascii="Times New Roman" w:hAnsi="Times New Roman" w:cs="Times New Roman"/>
          <w:sz w:val="22"/>
          <w:szCs w:val="22"/>
          <w:lang w:val="en"/>
        </w:rPr>
        <w:t>re-applied</w:t>
      </w:r>
      <w:proofErr w:type="gramEnd"/>
      <w:r>
        <w:rPr>
          <w:rFonts w:ascii="Times New Roman" w:hAnsi="Times New Roman" w:cs="Times New Roman"/>
          <w:sz w:val="22"/>
          <w:szCs w:val="22"/>
          <w:lang w:val="en"/>
        </w:rPr>
        <w:t xml:space="preserve"> to their pertaining data and the predictions </w:t>
      </w:r>
      <w:del w:id="612" w:author="Herr, Nora (059)" w:date="2019-11-25T16:40:00Z">
        <w:r w:rsidDel="00CC5B66">
          <w:rPr>
            <w:rFonts w:ascii="Times New Roman" w:hAnsi="Times New Roman" w:cs="Times New Roman"/>
            <w:sz w:val="22"/>
            <w:szCs w:val="22"/>
            <w:lang w:val="en"/>
          </w:rPr>
          <w:delText xml:space="preserve">are </w:delText>
        </w:r>
      </w:del>
      <w:ins w:id="613" w:author="Herr, Nora (059)" w:date="2019-11-25T16:40:00Z">
        <w:r w:rsidR="00CC5B66">
          <w:rPr>
            <w:rFonts w:ascii="Times New Roman" w:hAnsi="Times New Roman" w:cs="Times New Roman"/>
            <w:sz w:val="22"/>
            <w:szCs w:val="22"/>
            <w:lang w:val="en"/>
          </w:rPr>
          <w:t>were</w:t>
        </w:r>
        <w:r w:rsidR="00CC5B66">
          <w:rPr>
            <w:rFonts w:ascii="Times New Roman" w:hAnsi="Times New Roman" w:cs="Times New Roman"/>
            <w:sz w:val="22"/>
            <w:szCs w:val="22"/>
            <w:lang w:val="en"/>
          </w:rPr>
          <w:t xml:space="preserve"> </w:t>
        </w:r>
      </w:ins>
      <w:r>
        <w:rPr>
          <w:rFonts w:ascii="Times New Roman" w:hAnsi="Times New Roman" w:cs="Times New Roman"/>
          <w:sz w:val="22"/>
          <w:szCs w:val="22"/>
          <w:lang w:val="en"/>
        </w:rPr>
        <w:t xml:space="preserve">corrected. Unfortunately, </w:t>
      </w:r>
      <w:del w:id="614" w:author="Herr, Nora (059)" w:date="2019-11-25T16:41:00Z">
        <w:r w:rsidDel="00CC5B66">
          <w:rPr>
            <w:rFonts w:ascii="Times New Roman" w:hAnsi="Times New Roman" w:cs="Times New Roman"/>
            <w:sz w:val="22"/>
            <w:szCs w:val="22"/>
            <w:lang w:val="en"/>
          </w:rPr>
          <w:delText>only SC4</w:delText>
        </w:r>
      </w:del>
      <w:ins w:id="615" w:author="Herr, Nora (059)" w:date="2019-11-25T16:41:00Z">
        <w:r w:rsidR="00CC5B66">
          <w:rPr>
            <w:rFonts w:ascii="Times New Roman" w:hAnsi="Times New Roman" w:cs="Times New Roman"/>
            <w:sz w:val="22"/>
            <w:szCs w:val="22"/>
            <w:lang w:val="en"/>
          </w:rPr>
          <w:t>out</w:t>
        </w:r>
      </w:ins>
      <w:r>
        <w:rPr>
          <w:rFonts w:ascii="Times New Roman" w:hAnsi="Times New Roman" w:cs="Times New Roman"/>
          <w:sz w:val="22"/>
          <w:szCs w:val="22"/>
          <w:lang w:val="en"/>
        </w:rPr>
        <w:t xml:space="preserve"> of the screening data</w:t>
      </w:r>
      <w:ins w:id="616" w:author="Herr, Nora (059)" w:date="2019-11-25T16:41:00Z">
        <w:r w:rsidR="00CC5B66">
          <w:rPr>
            <w:rFonts w:ascii="Times New Roman" w:hAnsi="Times New Roman" w:cs="Times New Roman"/>
            <w:sz w:val="22"/>
            <w:szCs w:val="22"/>
            <w:lang w:val="en"/>
          </w:rPr>
          <w:t xml:space="preserve"> only SC4</w:t>
        </w:r>
      </w:ins>
      <w:r>
        <w:rPr>
          <w:rFonts w:ascii="Times New Roman" w:hAnsi="Times New Roman" w:cs="Times New Roman"/>
          <w:sz w:val="22"/>
          <w:szCs w:val="22"/>
          <w:lang w:val="en"/>
        </w:rPr>
        <w:t xml:space="preserve"> </w:t>
      </w:r>
      <w:r>
        <w:rPr>
          <w:rFonts w:ascii="Times New Roman" w:hAnsi="Times New Roman" w:cs="Times New Roman"/>
          <w:sz w:val="22"/>
          <w:szCs w:val="22"/>
          <w:lang w:val="en"/>
        </w:rPr>
        <w:lastRenderedPageBreak/>
        <w:t xml:space="preserve">allows itself to be probed in this manner as mentioned in section 4.14, thus it </w:t>
      </w:r>
      <w:del w:id="617" w:author="Herr, Nora (059)" w:date="2019-11-25T16:41:00Z">
        <w:r w:rsidDel="002D287C">
          <w:rPr>
            <w:rFonts w:ascii="Times New Roman" w:hAnsi="Times New Roman" w:cs="Times New Roman"/>
            <w:sz w:val="22"/>
            <w:szCs w:val="22"/>
            <w:lang w:val="en"/>
          </w:rPr>
          <w:delText>is the</w:delText>
        </w:r>
      </w:del>
      <w:ins w:id="618" w:author="Herr, Nora (059)" w:date="2019-11-25T16:41:00Z">
        <w:r w:rsidR="002D287C">
          <w:rPr>
            <w:rFonts w:ascii="Times New Roman" w:hAnsi="Times New Roman" w:cs="Times New Roman"/>
            <w:sz w:val="22"/>
            <w:szCs w:val="22"/>
            <w:lang w:val="en"/>
          </w:rPr>
          <w:t>being the</w:t>
        </w:r>
      </w:ins>
      <w:r>
        <w:rPr>
          <w:rFonts w:ascii="Times New Roman" w:hAnsi="Times New Roman" w:cs="Times New Roman"/>
          <w:sz w:val="22"/>
          <w:szCs w:val="22"/>
          <w:lang w:val="en"/>
        </w:rPr>
        <w:t xml:space="preserve"> only screening data </w:t>
      </w:r>
      <w:del w:id="619" w:author="Herr, Nora (059)" w:date="2019-11-25T16:41:00Z">
        <w:r w:rsidDel="002D287C">
          <w:rPr>
            <w:rFonts w:ascii="Times New Roman" w:hAnsi="Times New Roman" w:cs="Times New Roman"/>
            <w:sz w:val="22"/>
            <w:szCs w:val="22"/>
            <w:lang w:val="en"/>
          </w:rPr>
          <w:delText xml:space="preserve">that is </w:delText>
        </w:r>
      </w:del>
      <w:r>
        <w:rPr>
          <w:rFonts w:ascii="Times New Roman" w:hAnsi="Times New Roman" w:cs="Times New Roman"/>
          <w:sz w:val="22"/>
          <w:szCs w:val="22"/>
          <w:lang w:val="en"/>
        </w:rPr>
        <w:t>analyzed.</w:t>
      </w:r>
    </w:p>
    <w:p w14:paraId="1289909E" w14:textId="77777777" w:rsidR="00C332A5" w:rsidRDefault="00C332A5">
      <w:pPr>
        <w:spacing w:line="360" w:lineRule="auto"/>
        <w:jc w:val="both"/>
        <w:rPr>
          <w:rFonts w:ascii="Times New Roman" w:hAnsi="Times New Roman" w:cs="Times New Roman"/>
          <w:sz w:val="22"/>
          <w:szCs w:val="22"/>
          <w:lang w:val="en"/>
        </w:rPr>
      </w:pPr>
    </w:p>
    <w:p w14:paraId="427DA6FC" w14:textId="6E4F42DF" w:rsidR="00C332A5" w:rsidRDefault="001271F9">
      <w:pPr>
        <w:spacing w:line="360" w:lineRule="auto"/>
        <w:jc w:val="both"/>
        <w:rPr>
          <w:rFonts w:ascii="Times New Roman" w:hAnsi="Times New Roman" w:cs="Times New Roman"/>
          <w:sz w:val="22"/>
          <w:szCs w:val="22"/>
          <w:lang w:val="en"/>
        </w:rPr>
      </w:pPr>
      <w:commentRangeStart w:id="620"/>
      <w:r>
        <w:rPr>
          <w:rFonts w:ascii="Times New Roman" w:hAnsi="Times New Roman" w:cs="Times New Roman"/>
          <w:sz w:val="22"/>
          <w:szCs w:val="22"/>
          <w:lang w:val="en"/>
        </w:rPr>
        <w:t xml:space="preserve">This experiment </w:t>
      </w:r>
      <w:commentRangeEnd w:id="620"/>
      <w:r w:rsidR="002D287C">
        <w:rPr>
          <w:rStyle w:val="Kommentarzeichen"/>
        </w:rPr>
        <w:commentReference w:id="620"/>
      </w:r>
      <w:r>
        <w:rPr>
          <w:rFonts w:ascii="Times New Roman" w:hAnsi="Times New Roman" w:cs="Times New Roman"/>
          <w:sz w:val="22"/>
          <w:szCs w:val="22"/>
          <w:lang w:val="en"/>
        </w:rPr>
        <w:t>was conducted to answer two major questions in determining potential candidates for further experimentation: How does the Strain-to-</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cell count inoculation ratios affect either component’s growth; and </w:t>
      </w:r>
      <w:del w:id="621" w:author="Herr, Nora (059)" w:date="2019-11-25T16:42:00Z">
        <w:r w:rsidDel="002D287C">
          <w:rPr>
            <w:rFonts w:ascii="Times New Roman" w:hAnsi="Times New Roman" w:cs="Times New Roman"/>
            <w:sz w:val="22"/>
            <w:szCs w:val="22"/>
            <w:lang w:val="en"/>
          </w:rPr>
          <w:delText xml:space="preserve">are </w:delText>
        </w:r>
      </w:del>
      <w:ins w:id="622" w:author="Herr, Nora (059)" w:date="2019-11-25T16:42:00Z">
        <w:r w:rsidR="002D287C">
          <w:rPr>
            <w:rFonts w:ascii="Times New Roman" w:hAnsi="Times New Roman" w:cs="Times New Roman"/>
            <w:sz w:val="22"/>
            <w:szCs w:val="22"/>
            <w:lang w:val="en"/>
          </w:rPr>
          <w:t>is</w:t>
        </w:r>
        <w:r w:rsidR="002D287C">
          <w:rPr>
            <w:rFonts w:ascii="Times New Roman" w:hAnsi="Times New Roman" w:cs="Times New Roman"/>
            <w:sz w:val="22"/>
            <w:szCs w:val="22"/>
            <w:lang w:val="en"/>
          </w:rPr>
          <w:t xml:space="preserve"> </w:t>
        </w:r>
      </w:ins>
      <w:r>
        <w:rPr>
          <w:rFonts w:ascii="Times New Roman" w:hAnsi="Times New Roman" w:cs="Times New Roman"/>
          <w:sz w:val="22"/>
          <w:szCs w:val="22"/>
          <w:lang w:val="en"/>
        </w:rPr>
        <w:t xml:space="preserve">the individually tested Strains’ growth </w:t>
      </w:r>
      <w:del w:id="623" w:author="Herr, Nora (059)" w:date="2019-11-25T16:42:00Z">
        <w:r w:rsidDel="002D287C">
          <w:rPr>
            <w:rFonts w:ascii="Times New Roman" w:hAnsi="Times New Roman" w:cs="Times New Roman"/>
            <w:sz w:val="22"/>
            <w:szCs w:val="22"/>
            <w:lang w:val="en"/>
          </w:rPr>
          <w:delText>dependant</w:delText>
        </w:r>
      </w:del>
      <w:ins w:id="624" w:author="Herr, Nora (059)" w:date="2019-11-25T16:42:00Z">
        <w:r w:rsidR="002D287C">
          <w:rPr>
            <w:rFonts w:ascii="Times New Roman" w:hAnsi="Times New Roman" w:cs="Times New Roman"/>
            <w:sz w:val="22"/>
            <w:szCs w:val="22"/>
            <w:lang w:val="en"/>
          </w:rPr>
          <w:t>dependent</w:t>
        </w:r>
      </w:ins>
      <w:r>
        <w:rPr>
          <w:rFonts w:ascii="Times New Roman" w:hAnsi="Times New Roman" w:cs="Times New Roman"/>
          <w:sz w:val="22"/>
          <w:szCs w:val="22"/>
          <w:lang w:val="en"/>
        </w:rPr>
        <w:t xml:space="preserve"> on a </w:t>
      </w:r>
      <w:proofErr w:type="spellStart"/>
      <w:r>
        <w:rPr>
          <w:rFonts w:ascii="Times New Roman" w:hAnsi="Times New Roman" w:cs="Times New Roman"/>
          <w:sz w:val="22"/>
          <w:szCs w:val="22"/>
          <w:lang w:val="en"/>
        </w:rPr>
        <w:t>SynCom</w:t>
      </w:r>
      <w:proofErr w:type="spellEnd"/>
      <w:r>
        <w:rPr>
          <w:rFonts w:ascii="Times New Roman" w:hAnsi="Times New Roman" w:cs="Times New Roman"/>
          <w:sz w:val="22"/>
          <w:szCs w:val="22"/>
          <w:lang w:val="en"/>
        </w:rPr>
        <w:t xml:space="preserve"> context or is a binary context (or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supernatant) sufficient. To test this, several </w:t>
      </w:r>
      <w:proofErr w:type="spellStart"/>
      <w:r>
        <w:rPr>
          <w:rFonts w:ascii="Times New Roman" w:hAnsi="Times New Roman" w:cs="Times New Roman"/>
          <w:sz w:val="22"/>
          <w:szCs w:val="22"/>
          <w:lang w:val="en"/>
        </w:rPr>
        <w:t>microplates</w:t>
      </w:r>
      <w:del w:id="625" w:author="Herr, Nora (059)" w:date="2019-11-25T16:43:00Z">
        <w:r w:rsidDel="002D287C">
          <w:rPr>
            <w:rFonts w:ascii="Times New Roman" w:hAnsi="Times New Roman" w:cs="Times New Roman"/>
            <w:sz w:val="22"/>
            <w:szCs w:val="22"/>
            <w:lang w:val="en"/>
          </w:rPr>
          <w:delText xml:space="preserve"> are</w:delText>
        </w:r>
      </w:del>
      <w:ins w:id="626" w:author="Herr, Nora (059)" w:date="2019-11-25T16:43:00Z">
        <w:r w:rsidR="002D287C">
          <w:rPr>
            <w:rFonts w:ascii="Times New Roman" w:hAnsi="Times New Roman" w:cs="Times New Roman"/>
            <w:sz w:val="22"/>
            <w:szCs w:val="22"/>
            <w:lang w:val="en"/>
          </w:rPr>
          <w:t>were</w:t>
        </w:r>
      </w:ins>
      <w:proofErr w:type="spellEnd"/>
      <w:r>
        <w:rPr>
          <w:rFonts w:ascii="Times New Roman" w:hAnsi="Times New Roman" w:cs="Times New Roman"/>
          <w:sz w:val="22"/>
          <w:szCs w:val="22"/>
          <w:lang w:val="en"/>
        </w:rPr>
        <w:t xml:space="preserve"> made which incorporate those conditions </w:t>
      </w:r>
      <w:del w:id="627" w:author="Herr, Nora (059)" w:date="2019-11-25T16:43:00Z">
        <w:r w:rsidDel="002D287C">
          <w:rPr>
            <w:rFonts w:ascii="Times New Roman" w:hAnsi="Times New Roman" w:cs="Times New Roman"/>
            <w:sz w:val="22"/>
            <w:szCs w:val="22"/>
            <w:lang w:val="en"/>
          </w:rPr>
          <w:delText>and is</w:delText>
        </w:r>
      </w:del>
      <w:ins w:id="628" w:author="Herr, Nora (059)" w:date="2019-11-25T16:43:00Z">
        <w:r w:rsidR="002D287C">
          <w:rPr>
            <w:rFonts w:ascii="Times New Roman" w:hAnsi="Times New Roman" w:cs="Times New Roman"/>
            <w:sz w:val="22"/>
            <w:szCs w:val="22"/>
            <w:lang w:val="en"/>
          </w:rPr>
          <w:t>as</w:t>
        </w:r>
      </w:ins>
      <w:r>
        <w:rPr>
          <w:rFonts w:ascii="Times New Roman" w:hAnsi="Times New Roman" w:cs="Times New Roman"/>
          <w:sz w:val="22"/>
          <w:szCs w:val="22"/>
          <w:lang w:val="en"/>
        </w:rPr>
        <w:t xml:space="preserve"> explained in </w:t>
      </w:r>
      <w:del w:id="629" w:author="Herr, Nora (059)" w:date="2019-11-25T16:43:00Z">
        <w:r w:rsidDel="002D287C">
          <w:rPr>
            <w:rFonts w:ascii="Times New Roman" w:hAnsi="Times New Roman" w:cs="Times New Roman"/>
            <w:sz w:val="22"/>
            <w:szCs w:val="22"/>
            <w:lang w:val="en"/>
          </w:rPr>
          <w:delText xml:space="preserve">the </w:delText>
        </w:r>
      </w:del>
      <w:r>
        <w:rPr>
          <w:rFonts w:ascii="Times New Roman" w:hAnsi="Times New Roman" w:cs="Times New Roman"/>
          <w:sz w:val="22"/>
          <w:szCs w:val="22"/>
          <w:lang w:val="en"/>
        </w:rPr>
        <w:t>Methodology. It was expected that at least some of the Strains would exhibit differential growth and would show up as higher valued predictions of the measurements taken during the course of a week.</w:t>
      </w:r>
    </w:p>
    <w:p w14:paraId="697BE41E" w14:textId="77777777" w:rsidR="00C332A5" w:rsidRDefault="00C332A5">
      <w:pPr>
        <w:spacing w:line="360" w:lineRule="auto"/>
        <w:jc w:val="both"/>
        <w:rPr>
          <w:rFonts w:ascii="Times New Roman" w:hAnsi="Times New Roman" w:cs="Times New Roman"/>
          <w:sz w:val="22"/>
          <w:szCs w:val="22"/>
          <w:lang w:val="en"/>
        </w:rPr>
      </w:pPr>
    </w:p>
    <w:p w14:paraId="50EB332E" w14:textId="3E068DDB" w:rsidR="00C332A5" w:rsidRDefault="001271F9">
      <w:pPr>
        <w:spacing w:line="360" w:lineRule="auto"/>
        <w:jc w:val="both"/>
        <w:rPr>
          <w:rFonts w:ascii="Times New Roman" w:hAnsi="Times New Roman" w:cs="Times New Roman"/>
          <w:sz w:val="22"/>
          <w:szCs w:val="22"/>
          <w:lang w:val="en"/>
        </w:rPr>
      </w:pPr>
      <w:r>
        <w:rPr>
          <w:rFonts w:ascii="Times New Roman" w:hAnsi="Times New Roman" w:cs="Times New Roman"/>
          <w:sz w:val="22"/>
          <w:szCs w:val="22"/>
          <w:lang w:val="en"/>
        </w:rPr>
        <w:t>Upon comparing the corrected and uncorrected versions of the predictions for th</w:t>
      </w:r>
      <w:ins w:id="630" w:author="Herr, Nora (059)" w:date="2019-11-25T16:44:00Z">
        <w:r w:rsidR="00196B86">
          <w:rPr>
            <w:rFonts w:ascii="Times New Roman" w:hAnsi="Times New Roman" w:cs="Times New Roman"/>
            <w:sz w:val="22"/>
            <w:szCs w:val="22"/>
            <w:lang w:val="en"/>
          </w:rPr>
          <w:t>e</w:t>
        </w:r>
      </w:ins>
      <w:del w:id="631" w:author="Herr, Nora (059)" w:date="2019-11-25T16:44:00Z">
        <w:r w:rsidDel="00196B86">
          <w:rPr>
            <w:rFonts w:ascii="Times New Roman" w:hAnsi="Times New Roman" w:cs="Times New Roman"/>
            <w:sz w:val="22"/>
            <w:szCs w:val="22"/>
            <w:lang w:val="en"/>
          </w:rPr>
          <w:delText>i</w:delText>
        </w:r>
      </w:del>
      <w:del w:id="632" w:author="Herr, Nora (059)" w:date="2019-11-25T16:43:00Z">
        <w:r w:rsidDel="00196B86">
          <w:rPr>
            <w:rFonts w:ascii="Times New Roman" w:hAnsi="Times New Roman" w:cs="Times New Roman"/>
            <w:sz w:val="22"/>
            <w:szCs w:val="22"/>
            <w:lang w:val="en"/>
          </w:rPr>
          <w:delText>s</w:delText>
        </w:r>
      </w:del>
      <w:r>
        <w:rPr>
          <w:rFonts w:ascii="Times New Roman" w:hAnsi="Times New Roman" w:cs="Times New Roman"/>
          <w:sz w:val="22"/>
          <w:szCs w:val="22"/>
          <w:lang w:val="en"/>
        </w:rPr>
        <w:t xml:space="preserve"> data</w:t>
      </w:r>
      <w:ins w:id="633" w:author="Herr, Nora (059)" w:date="2019-11-25T16:43:00Z">
        <w:r w:rsidR="00196B86">
          <w:rPr>
            <w:rFonts w:ascii="Times New Roman" w:hAnsi="Times New Roman" w:cs="Times New Roman"/>
            <w:sz w:val="22"/>
            <w:szCs w:val="22"/>
            <w:lang w:val="en"/>
          </w:rPr>
          <w:t>,</w:t>
        </w:r>
      </w:ins>
      <w:r>
        <w:rPr>
          <w:rFonts w:ascii="Times New Roman" w:hAnsi="Times New Roman" w:cs="Times New Roman"/>
          <w:sz w:val="22"/>
          <w:szCs w:val="22"/>
          <w:lang w:val="en"/>
        </w:rPr>
        <w:t xml:space="preserve"> no significant changes </w:t>
      </w:r>
      <w:proofErr w:type="gramStart"/>
      <w:r>
        <w:rPr>
          <w:rFonts w:ascii="Times New Roman" w:hAnsi="Times New Roman" w:cs="Times New Roman"/>
          <w:sz w:val="22"/>
          <w:szCs w:val="22"/>
          <w:lang w:val="en"/>
        </w:rPr>
        <w:t>are observed</w:t>
      </w:r>
      <w:proofErr w:type="gramEnd"/>
      <w:r>
        <w:rPr>
          <w:rFonts w:ascii="Times New Roman" w:hAnsi="Times New Roman" w:cs="Times New Roman"/>
          <w:sz w:val="22"/>
          <w:szCs w:val="22"/>
          <w:lang w:val="en"/>
        </w:rPr>
        <w:t xml:space="preserve"> between them. </w:t>
      </w:r>
      <w:proofErr w:type="spellStart"/>
      <w:r>
        <w:rPr>
          <w:rFonts w:ascii="Times New Roman" w:hAnsi="Times New Roman" w:cs="Times New Roman"/>
          <w:b/>
          <w:bCs/>
          <w:sz w:val="22"/>
          <w:szCs w:val="22"/>
          <w:lang w:val="en"/>
        </w:rPr>
        <w:t>FigCorrVunCoor</w:t>
      </w:r>
      <w:proofErr w:type="spellEnd"/>
      <w:r>
        <w:rPr>
          <w:rFonts w:ascii="Times New Roman" w:hAnsi="Times New Roman" w:cs="Times New Roman"/>
          <w:sz w:val="22"/>
          <w:szCs w:val="22"/>
          <w:lang w:val="en"/>
        </w:rPr>
        <w:t xml:space="preserve"> shows only slight, almost unperceivable, changes to the predictions. Considering that a low concentration of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is in the system, the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effect is only slightly manifesting</w:t>
      </w:r>
      <w:ins w:id="634" w:author="Herr, Nora (059)" w:date="2019-11-25T16:44:00Z">
        <w:r w:rsidR="00196B86">
          <w:rPr>
            <w:rFonts w:ascii="Times New Roman" w:hAnsi="Times New Roman" w:cs="Times New Roman"/>
            <w:sz w:val="22"/>
            <w:szCs w:val="22"/>
            <w:lang w:val="en"/>
          </w:rPr>
          <w:t xml:space="preserve"> and</w:t>
        </w:r>
      </w:ins>
      <w:del w:id="635" w:author="Herr, Nora (059)" w:date="2019-11-25T16:44:00Z">
        <w:r w:rsidDel="00196B86">
          <w:rPr>
            <w:rFonts w:ascii="Times New Roman" w:hAnsi="Times New Roman" w:cs="Times New Roman"/>
            <w:sz w:val="22"/>
            <w:szCs w:val="22"/>
            <w:lang w:val="en"/>
          </w:rPr>
          <w:delText>,</w:delText>
        </w:r>
      </w:del>
      <w:r>
        <w:rPr>
          <w:rFonts w:ascii="Times New Roman" w:hAnsi="Times New Roman" w:cs="Times New Roman"/>
          <w:sz w:val="22"/>
          <w:szCs w:val="22"/>
          <w:lang w:val="en"/>
        </w:rPr>
        <w:t xml:space="preserve"> hence making these small corrections consistent to what is expected. Furthermore, the models have a tendency to </w:t>
      </w:r>
      <w:proofErr w:type="spellStart"/>
      <w:r>
        <w:rPr>
          <w:rFonts w:ascii="Times New Roman" w:hAnsi="Times New Roman" w:cs="Times New Roman"/>
          <w:sz w:val="22"/>
          <w:szCs w:val="22"/>
          <w:lang w:val="en"/>
        </w:rPr>
        <w:t>overpredict</w:t>
      </w:r>
      <w:proofErr w:type="spellEnd"/>
      <w:r>
        <w:rPr>
          <w:rFonts w:ascii="Times New Roman" w:hAnsi="Times New Roman" w:cs="Times New Roman"/>
          <w:sz w:val="22"/>
          <w:szCs w:val="22"/>
          <w:lang w:val="en"/>
        </w:rPr>
        <w:t xml:space="preserve"> Strain content at low known Strain and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concentrations, and therefore the correction highlighted in the purple ellipse is also consistent to the direction of expected correction. For example, Model 1 </w:t>
      </w:r>
      <m:oMath>
        <m:r>
          <m:rPr>
            <m:sty m:val="p"/>
          </m:rPr>
          <w:rPr>
            <w:rFonts w:ascii="Cambria Math" w:hAnsi="Times New Roman"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w:r>
        <w:rPr>
          <w:rFonts w:ascii="Times New Roman" w:hAnsi="Cambria Math" w:cs="Times New Roman"/>
          <w:lang w:val="en"/>
        </w:rPr>
        <w:t xml:space="preserve"> </w:t>
      </w:r>
      <w:r>
        <w:rPr>
          <w:rFonts w:ascii="Times New Roman" w:hAnsi="Cambria Math" w:cs="Times New Roman"/>
          <w:b/>
          <w:bCs/>
          <w:lang w:val="en"/>
        </w:rPr>
        <w:t>FigureCompPred750</w:t>
      </w:r>
      <m:oMath>
        <m:r>
          <m:rPr>
            <m:sty m:val="b"/>
          </m:rPr>
          <w:rPr>
            <w:rFonts w:ascii="Cambria Math" w:hAnsi="Cambria Math" w:cs="Times New Roman"/>
          </w:rPr>
          <m:t>)</m:t>
        </m:r>
      </m:oMath>
      <w:r w:rsidRPr="00196B86">
        <w:rPr>
          <w:rFonts w:ascii="Times New Roman" w:hAnsi="Cambria Math" w:cs="Times New Roman"/>
          <w:bCs/>
          <w:lang w:val="en"/>
          <w:rPrChange w:id="636" w:author="Herr, Nora (059)" w:date="2019-11-25T16:45:00Z">
            <w:rPr>
              <w:rFonts w:ascii="Times New Roman" w:hAnsi="Cambria Math" w:cs="Times New Roman"/>
              <w:b/>
              <w:bCs/>
              <w:lang w:val="en"/>
            </w:rPr>
          </w:rPrChange>
        </w:rPr>
        <w:t>,</w:t>
      </w:r>
      <w:r>
        <w:rPr>
          <w:rFonts w:ascii="Times New Roman" w:hAnsi="Cambria Math" w:cs="Times New Roman"/>
          <w:b/>
          <w:bCs/>
          <w:lang w:val="en"/>
        </w:rPr>
        <w:t xml:space="preserve"> </w:t>
      </w:r>
      <w:r>
        <w:rPr>
          <w:rFonts w:ascii="Times New Roman" w:hAnsi="Cambria Math" w:cs="Times New Roman"/>
          <w:sz w:val="22"/>
          <w:szCs w:val="22"/>
          <w:lang w:val="en"/>
        </w:rPr>
        <w:t xml:space="preserve">used for this analysis, </w:t>
      </w:r>
      <w:r>
        <w:rPr>
          <w:rFonts w:ascii="Times New Roman" w:hAnsi="Times New Roman" w:cs="Times New Roman"/>
          <w:sz w:val="22"/>
          <w:szCs w:val="22"/>
          <w:lang w:val="en"/>
        </w:rPr>
        <w:t xml:space="preserve">consistently </w:t>
      </w:r>
      <w:proofErr w:type="spellStart"/>
      <w:r>
        <w:rPr>
          <w:rFonts w:ascii="Times New Roman" w:hAnsi="Times New Roman" w:cs="Times New Roman"/>
          <w:sz w:val="22"/>
          <w:szCs w:val="22"/>
          <w:lang w:val="en"/>
        </w:rPr>
        <w:t>overpredicts</w:t>
      </w:r>
      <w:proofErr w:type="spellEnd"/>
      <w:r>
        <w:rPr>
          <w:rFonts w:ascii="Times New Roman" w:hAnsi="Times New Roman" w:cs="Times New Roman"/>
          <w:sz w:val="22"/>
          <w:szCs w:val="22"/>
          <w:lang w:val="en"/>
        </w:rPr>
        <w:t xml:space="preserve"> Strain concentrations</w:t>
      </w:r>
      <w:del w:id="637" w:author="Herr, Nora (059)" w:date="2019-11-25T16:45:00Z">
        <w:r w:rsidDel="00196B86">
          <w:rPr>
            <w:rFonts w:ascii="Times New Roman" w:hAnsi="Times New Roman" w:cs="Times New Roman"/>
            <w:sz w:val="22"/>
            <w:szCs w:val="22"/>
            <w:lang w:val="en"/>
          </w:rPr>
          <w:delText>,</w:delText>
        </w:r>
      </w:del>
      <w:ins w:id="638" w:author="Herr, Nora (059)" w:date="2019-11-25T16:45:00Z">
        <w:r w:rsidR="00196B86">
          <w:rPr>
            <w:rFonts w:ascii="Times New Roman" w:hAnsi="Times New Roman" w:cs="Times New Roman"/>
            <w:sz w:val="22"/>
            <w:szCs w:val="22"/>
            <w:lang w:val="en"/>
          </w:rPr>
          <w:t>;</w:t>
        </w:r>
      </w:ins>
      <w:r>
        <w:rPr>
          <w:rFonts w:ascii="Times New Roman" w:hAnsi="Times New Roman" w:cs="Times New Roman"/>
          <w:sz w:val="22"/>
          <w:szCs w:val="22"/>
          <w:lang w:val="en"/>
        </w:rPr>
        <w:t xml:space="preserve"> </w:t>
      </w:r>
      <w:del w:id="639" w:author="Herr, Nora (059)" w:date="2019-11-25T16:45:00Z">
        <w:r w:rsidDel="00196B86">
          <w:rPr>
            <w:rFonts w:ascii="Times New Roman" w:hAnsi="Times New Roman" w:cs="Times New Roman"/>
            <w:sz w:val="22"/>
            <w:szCs w:val="22"/>
            <w:lang w:val="en"/>
          </w:rPr>
          <w:delText xml:space="preserve">but </w:delText>
        </w:r>
      </w:del>
      <w:r>
        <w:rPr>
          <w:rFonts w:ascii="Times New Roman" w:hAnsi="Times New Roman" w:cs="Times New Roman"/>
          <w:sz w:val="22"/>
          <w:szCs w:val="22"/>
          <w:lang w:val="en"/>
        </w:rPr>
        <w:t xml:space="preserve">at low concentrations of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&lt;.1</m:t>
        </m:r>
      </m:oMath>
      <w:r>
        <w:rPr>
          <w:rFonts w:ascii="Times New Roman" w:hAnsi="Cambria Math" w:cs="Times New Roman"/>
          <w:sz w:val="22"/>
          <w:szCs w:val="22"/>
          <w:lang w:val="en"/>
        </w:rPr>
        <w:t>)</w:t>
      </w:r>
      <w:ins w:id="640" w:author="Herr, Nora (059)" w:date="2019-11-25T16:45:00Z">
        <w:r w:rsidR="00196B86">
          <w:rPr>
            <w:rFonts w:ascii="Times New Roman" w:hAnsi="Cambria Math" w:cs="Times New Roman"/>
            <w:sz w:val="22"/>
            <w:szCs w:val="22"/>
            <w:lang w:val="en"/>
          </w:rPr>
          <w:t>, however,</w:t>
        </w:r>
      </w:ins>
      <w:r>
        <w:rPr>
          <w:rFonts w:ascii="Times New Roman" w:hAnsi="Cambria Math" w:cs="Times New Roman"/>
          <w:sz w:val="22"/>
          <w:szCs w:val="22"/>
          <w:lang w:val="en"/>
        </w:rPr>
        <w:t xml:space="preserve"> the predictions are minimally overpredicted, making </w:t>
      </w:r>
      <w:r>
        <w:rPr>
          <w:rFonts w:ascii="Times New Roman" w:hAnsi="Times New Roman" w:cs="Times New Roman"/>
          <w:sz w:val="22"/>
          <w:szCs w:val="22"/>
          <w:lang w:val="en"/>
        </w:rPr>
        <w:t>these small corrections consistent with the calibration data.</w:t>
      </w:r>
    </w:p>
    <w:p w14:paraId="6A175535" w14:textId="77777777" w:rsidR="00C332A5" w:rsidRDefault="00C332A5">
      <w:pPr>
        <w:spacing w:line="360" w:lineRule="auto"/>
        <w:jc w:val="both"/>
        <w:rPr>
          <w:rFonts w:ascii="Times New Roman"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7D22B4BA" w14:textId="77777777">
        <w:tc>
          <w:tcPr>
            <w:tcW w:w="8522" w:type="dxa"/>
          </w:tcPr>
          <w:p w14:paraId="1C2CC8DE" w14:textId="77777777" w:rsidR="00C332A5" w:rsidRDefault="001271F9">
            <w:pPr>
              <w:widowControl/>
              <w:spacing w:line="360" w:lineRule="auto"/>
              <w:rPr>
                <w:rFonts w:ascii="Times New Roman" w:hAnsi="Times New Roman" w:cs="Times New Roman"/>
                <w:sz w:val="22"/>
                <w:szCs w:val="22"/>
                <w:lang w:val="en"/>
              </w:rPr>
            </w:pPr>
            <w:r>
              <w:rPr>
                <w:noProof/>
                <w:lang w:val="de-DE" w:eastAsia="de-DE"/>
              </w:rPr>
              <w:lastRenderedPageBreak/>
              <w:drawing>
                <wp:inline distT="0" distB="0" distL="114300" distR="114300" wp14:anchorId="110D2E2D" wp14:editId="41B11FCE">
                  <wp:extent cx="4572000" cy="2980055"/>
                  <wp:effectExtent l="0" t="0" r="17145" b="1651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26"/>
                          <a:stretch>
                            <a:fillRect/>
                          </a:stretch>
                        </pic:blipFill>
                        <pic:spPr>
                          <a:xfrm>
                            <a:off x="0" y="0"/>
                            <a:ext cx="4572000" cy="2980055"/>
                          </a:xfrm>
                          <a:prstGeom prst="rect">
                            <a:avLst/>
                          </a:prstGeom>
                          <a:noFill/>
                          <a:ln>
                            <a:noFill/>
                          </a:ln>
                        </pic:spPr>
                      </pic:pic>
                    </a:graphicData>
                  </a:graphic>
                </wp:inline>
              </w:drawing>
            </w:r>
          </w:p>
        </w:tc>
      </w:tr>
      <w:tr w:rsidR="00C332A5" w14:paraId="33BFA602" w14:textId="77777777">
        <w:tc>
          <w:tcPr>
            <w:tcW w:w="8522" w:type="dxa"/>
          </w:tcPr>
          <w:p w14:paraId="377C39BC" w14:textId="77777777" w:rsidR="00C332A5" w:rsidRDefault="001271F9">
            <w:pPr>
              <w:widowControl/>
              <w:spacing w:line="360" w:lineRule="auto"/>
              <w:rPr>
                <w:rFonts w:ascii="Times New Roman" w:hAnsi="Times New Roman" w:cs="Times New Roman"/>
                <w:sz w:val="22"/>
                <w:szCs w:val="22"/>
                <w:lang w:val="en"/>
              </w:rPr>
            </w:pPr>
            <w:proofErr w:type="spellStart"/>
            <w:r>
              <w:rPr>
                <w:lang w:val="en"/>
              </w:rPr>
              <w:t>FigCorr</w:t>
            </w:r>
            <w:proofErr w:type="spellEnd"/>
            <w:r>
              <w:rPr>
                <w:lang w:val="en"/>
              </w:rPr>
              <w:t xml:space="preserve"> </w:t>
            </w:r>
            <w:proofErr w:type="spellStart"/>
            <w:r>
              <w:rPr>
                <w:lang w:val="en"/>
              </w:rPr>
              <w:t>Uncorr</w:t>
            </w:r>
            <w:proofErr w:type="spellEnd"/>
          </w:p>
        </w:tc>
      </w:tr>
    </w:tbl>
    <w:p w14:paraId="5A5063DB" w14:textId="77777777" w:rsidR="00C332A5" w:rsidRDefault="00C332A5">
      <w:pPr>
        <w:spacing w:line="360" w:lineRule="auto"/>
        <w:jc w:val="both"/>
        <w:rPr>
          <w:rFonts w:ascii="Times New Roman" w:hAnsi="Times New Roman" w:cs="Times New Roman"/>
          <w:sz w:val="22"/>
          <w:szCs w:val="22"/>
          <w:lang w:val="en"/>
        </w:rPr>
      </w:pPr>
    </w:p>
    <w:p w14:paraId="5913AD30" w14:textId="2C3E6305" w:rsidR="00C332A5" w:rsidRDefault="001271F9">
      <w:pPr>
        <w:spacing w:line="360" w:lineRule="auto"/>
        <w:jc w:val="both"/>
        <w:rPr>
          <w:rFonts w:ascii="Times New Roman" w:hAnsi="Times New Roman" w:cs="Times New Roman"/>
          <w:sz w:val="22"/>
          <w:szCs w:val="22"/>
          <w:lang w:val="en"/>
        </w:rPr>
      </w:pPr>
      <w:del w:id="641" w:author="Herr, Nora (059)" w:date="2019-11-25T16:46:00Z">
        <w:r w:rsidDel="00196B86">
          <w:rPr>
            <w:rFonts w:ascii="Times New Roman" w:hAnsi="Times New Roman" w:cs="Times New Roman"/>
            <w:sz w:val="22"/>
            <w:szCs w:val="22"/>
            <w:lang w:val="en"/>
          </w:rPr>
          <w:delText xml:space="preserve">A total of 30 </w:delText>
        </w:r>
      </w:del>
      <w:ins w:id="642" w:author="Herr, Nora (059)" w:date="2019-11-25T16:46:00Z">
        <w:r w:rsidR="00196B86">
          <w:rPr>
            <w:rFonts w:ascii="Times New Roman" w:hAnsi="Times New Roman" w:cs="Times New Roman"/>
            <w:sz w:val="22"/>
            <w:szCs w:val="22"/>
            <w:lang w:val="en"/>
          </w:rPr>
          <w:t>Thirty</w:t>
        </w:r>
        <w:r w:rsidR="00196B86">
          <w:rPr>
            <w:rFonts w:ascii="Times New Roman" w:hAnsi="Times New Roman" w:cs="Times New Roman"/>
            <w:sz w:val="22"/>
            <w:szCs w:val="22"/>
            <w:lang w:val="en"/>
          </w:rPr>
          <w:t xml:space="preserve"> </w:t>
        </w:r>
      </w:ins>
      <w:r>
        <w:rPr>
          <w:rFonts w:ascii="Times New Roman" w:hAnsi="Times New Roman" w:cs="Times New Roman"/>
          <w:sz w:val="22"/>
          <w:szCs w:val="22"/>
          <w:lang w:val="en"/>
        </w:rPr>
        <w:t xml:space="preserve">bacterial strains </w:t>
      </w:r>
      <w:proofErr w:type="gramStart"/>
      <w:r>
        <w:rPr>
          <w:rFonts w:ascii="Times New Roman" w:hAnsi="Times New Roman" w:cs="Times New Roman"/>
          <w:sz w:val="22"/>
          <w:szCs w:val="22"/>
          <w:lang w:val="en"/>
        </w:rPr>
        <w:t>are tested</w:t>
      </w:r>
      <w:proofErr w:type="gramEnd"/>
      <w:r>
        <w:rPr>
          <w:rFonts w:ascii="Times New Roman" w:hAnsi="Times New Roman" w:cs="Times New Roman"/>
          <w:sz w:val="22"/>
          <w:szCs w:val="22"/>
          <w:lang w:val="en"/>
        </w:rPr>
        <w:t xml:space="preserve"> in this experiment and the </w:t>
      </w:r>
      <w:commentRangeStart w:id="643"/>
      <w:r>
        <w:rPr>
          <w:rFonts w:ascii="Times New Roman" w:hAnsi="Times New Roman" w:cs="Times New Roman"/>
          <w:sz w:val="22"/>
          <w:szCs w:val="22"/>
          <w:lang w:val="en"/>
        </w:rPr>
        <w:t xml:space="preserve">figures below </w:t>
      </w:r>
      <w:commentRangeEnd w:id="643"/>
      <w:r w:rsidR="00196B86">
        <w:rPr>
          <w:rStyle w:val="Kommentarzeichen"/>
        </w:rPr>
        <w:commentReference w:id="643"/>
      </w:r>
      <w:r>
        <w:rPr>
          <w:rFonts w:ascii="Times New Roman" w:hAnsi="Times New Roman" w:cs="Times New Roman"/>
          <w:sz w:val="22"/>
          <w:szCs w:val="22"/>
          <w:lang w:val="en"/>
        </w:rPr>
        <w:t xml:space="preserve">are good illustrations of the vast majority of the results. The predictions are for the most part under 0.050 absorbance units. Given the almost unchanged nature of the corrected results, the data itself is further reviewed and points to the issue of low predictions being a product of the empirical measurements themselves. The empirical absorbance data </w:t>
      </w:r>
      <m:oMath>
        <m:r>
          <m:rPr>
            <m:sty m:val="p"/>
          </m:rP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r>
          <w:rPr>
            <w:rFonts w:ascii="Cambria Math" w:hAnsi="Cambria Math" w:cs="Times New Roman"/>
          </w:rPr>
          <m:t>)</m:t>
        </m:r>
        <m:r>
          <w:rPr>
            <w:rFonts w:ascii="Cambria Math" w:hAnsi="Cambria Math" w:cs="Times New Roman"/>
            <w:szCs w:val="22"/>
          </w:rPr>
          <m:t xml:space="preserve"> </m:t>
        </m:r>
      </m:oMath>
      <w:r>
        <w:rPr>
          <w:rFonts w:ascii="Times New Roman" w:hAnsi="Times New Roman" w:cs="Times New Roman"/>
          <w:sz w:val="22"/>
          <w:szCs w:val="22"/>
          <w:lang w:val="en"/>
        </w:rPr>
        <w:t>falls in</w:t>
      </w:r>
      <w:ins w:id="644" w:author="Herr, Nora (059)" w:date="2019-11-25T16:47:00Z">
        <w:r w:rsidR="00196B86">
          <w:rPr>
            <w:rFonts w:ascii="Times New Roman" w:hAnsi="Times New Roman" w:cs="Times New Roman"/>
            <w:sz w:val="22"/>
            <w:szCs w:val="22"/>
            <w:lang w:val="en"/>
          </w:rPr>
          <w:t>to</w:t>
        </w:r>
      </w:ins>
      <w:r>
        <w:rPr>
          <w:rFonts w:ascii="Times New Roman" w:hAnsi="Times New Roman" w:cs="Times New Roman"/>
          <w:sz w:val="22"/>
          <w:szCs w:val="22"/>
          <w:lang w:val="en"/>
        </w:rPr>
        <w:t xml:space="preserve"> the range of 0 - 0.192 and 0 - 0.181 absorbance units respectively, however, the vast majority of measurements are considerably lower than this and have </w:t>
      </w:r>
      <w:ins w:id="645" w:author="Herr, Nora (059)" w:date="2019-11-25T16:47:00Z">
        <w:r w:rsidR="00196B86">
          <w:rPr>
            <w:rFonts w:ascii="Times New Roman" w:hAnsi="Times New Roman" w:cs="Times New Roman"/>
            <w:sz w:val="22"/>
            <w:szCs w:val="22"/>
            <w:lang w:val="en"/>
          </w:rPr>
          <w:t xml:space="preserve">an </w:t>
        </w:r>
      </w:ins>
      <w:r>
        <w:rPr>
          <w:rFonts w:ascii="Times New Roman" w:hAnsi="Times New Roman" w:cs="Times New Roman"/>
          <w:sz w:val="22"/>
          <w:szCs w:val="22"/>
          <w:lang w:val="en"/>
        </w:rPr>
        <w:t>average of 0.030 and 0.015 absorbance units</w:t>
      </w:r>
      <w:ins w:id="646" w:author="Herr, Nora (059)" w:date="2019-11-25T16:47:00Z">
        <w:r w:rsidR="00196B86">
          <w:rPr>
            <w:rFonts w:ascii="Times New Roman" w:hAnsi="Times New Roman" w:cs="Times New Roman"/>
            <w:sz w:val="22"/>
            <w:szCs w:val="22"/>
            <w:lang w:val="en"/>
          </w:rPr>
          <w:t>;</w:t>
        </w:r>
      </w:ins>
      <w:del w:id="647" w:author="Herr, Nora (059)" w:date="2019-11-25T16:47:00Z">
        <w:r w:rsidDel="00196B86">
          <w:rPr>
            <w:rFonts w:ascii="Times New Roman" w:hAnsi="Times New Roman" w:cs="Times New Roman"/>
            <w:sz w:val="22"/>
            <w:szCs w:val="22"/>
            <w:lang w:val="en"/>
          </w:rPr>
          <w:delText>,</w:delText>
        </w:r>
      </w:del>
      <w:r>
        <w:rPr>
          <w:rFonts w:ascii="Times New Roman" w:hAnsi="Times New Roman" w:cs="Times New Roman"/>
          <w:sz w:val="22"/>
          <w:szCs w:val="22"/>
          <w:lang w:val="en"/>
        </w:rPr>
        <w:t xml:space="preserve"> inevitably</w:t>
      </w:r>
      <w:ins w:id="648" w:author="Herr, Nora (059)" w:date="2019-11-25T16:47:00Z">
        <w:r w:rsidR="00196B86">
          <w:rPr>
            <w:rFonts w:ascii="Times New Roman" w:hAnsi="Times New Roman" w:cs="Times New Roman"/>
            <w:sz w:val="22"/>
            <w:szCs w:val="22"/>
            <w:lang w:val="en"/>
          </w:rPr>
          <w:t>,</w:t>
        </w:r>
      </w:ins>
      <w:r>
        <w:rPr>
          <w:rFonts w:ascii="Times New Roman" w:hAnsi="Times New Roman" w:cs="Times New Roman"/>
          <w:sz w:val="22"/>
          <w:szCs w:val="22"/>
          <w:lang w:val="en"/>
        </w:rPr>
        <w:t xml:space="preserve"> these measurements can only lead to the observed predictions. The instances of growth spikes in the results (e.g. ICL_41 at 100Hrs, ratio=16), which would symbolize growth, are likely errors in the measurements as they only appear during that time for many other Strains and immediately shoot back down in the subsequent measurement. </w:t>
      </w:r>
      <w:proofErr w:type="gramStart"/>
      <w:r>
        <w:rPr>
          <w:rFonts w:ascii="Times New Roman" w:hAnsi="Times New Roman" w:cs="Times New Roman"/>
          <w:sz w:val="22"/>
          <w:szCs w:val="22"/>
          <w:lang w:val="en"/>
        </w:rPr>
        <w:t xml:space="preserve">Had growth </w:t>
      </w:r>
      <w:ins w:id="649" w:author="Herr, Nora (059)" w:date="2019-11-25T16:48:00Z">
        <w:r w:rsidR="00196B86">
          <w:rPr>
            <w:rFonts w:ascii="Times New Roman" w:hAnsi="Times New Roman" w:cs="Times New Roman"/>
            <w:sz w:val="22"/>
            <w:szCs w:val="22"/>
            <w:lang w:val="en"/>
          </w:rPr>
          <w:t xml:space="preserve">truly </w:t>
        </w:r>
      </w:ins>
      <w:r>
        <w:rPr>
          <w:rFonts w:ascii="Times New Roman" w:hAnsi="Times New Roman" w:cs="Times New Roman"/>
          <w:sz w:val="22"/>
          <w:szCs w:val="22"/>
          <w:lang w:val="en"/>
        </w:rPr>
        <w:t xml:space="preserve">been </w:t>
      </w:r>
      <w:del w:id="650" w:author="Herr, Nora (059)" w:date="2019-11-25T16:48:00Z">
        <w:r w:rsidDel="00196B86">
          <w:rPr>
            <w:rFonts w:ascii="Times New Roman" w:hAnsi="Times New Roman" w:cs="Times New Roman"/>
            <w:sz w:val="22"/>
            <w:szCs w:val="22"/>
            <w:lang w:val="en"/>
          </w:rPr>
          <w:delText xml:space="preserve">truly </w:delText>
        </w:r>
      </w:del>
      <w:r>
        <w:rPr>
          <w:rFonts w:ascii="Times New Roman" w:hAnsi="Times New Roman" w:cs="Times New Roman"/>
          <w:sz w:val="22"/>
          <w:szCs w:val="22"/>
          <w:lang w:val="en"/>
        </w:rPr>
        <w:t>observed</w:t>
      </w:r>
      <w:proofErr w:type="gramEnd"/>
      <w:ins w:id="651" w:author="Herr, Nora (059)" w:date="2019-11-25T16:48:00Z">
        <w:r w:rsidR="00196B86">
          <w:rPr>
            <w:rFonts w:ascii="Times New Roman" w:hAnsi="Times New Roman" w:cs="Times New Roman"/>
            <w:sz w:val="22"/>
            <w:szCs w:val="22"/>
            <w:lang w:val="en"/>
          </w:rPr>
          <w:t>,</w:t>
        </w:r>
      </w:ins>
      <w:r>
        <w:rPr>
          <w:rFonts w:ascii="Times New Roman" w:hAnsi="Times New Roman" w:cs="Times New Roman"/>
          <w:sz w:val="22"/>
          <w:szCs w:val="22"/>
          <w:lang w:val="en"/>
        </w:rPr>
        <w:t xml:space="preserve"> the spikes would have a flatter top or continue growing for more than just one measurement.</w:t>
      </w:r>
    </w:p>
    <w:p w14:paraId="62E7E21A" w14:textId="77777777" w:rsidR="00C332A5" w:rsidRDefault="00C332A5">
      <w:pPr>
        <w:spacing w:line="360" w:lineRule="auto"/>
        <w:jc w:val="both"/>
        <w:rPr>
          <w:rFonts w:ascii="Times New Roman" w:hAnsi="Times New Roman" w:cs="Times New Roman"/>
          <w:sz w:val="22"/>
          <w:szCs w:val="22"/>
          <w:lang w:val="en"/>
        </w:rPr>
      </w:pPr>
    </w:p>
    <w:p w14:paraId="74D9ED36" w14:textId="08AC6779" w:rsidR="00C332A5" w:rsidRDefault="001271F9">
      <w:pPr>
        <w:spacing w:line="360" w:lineRule="auto"/>
        <w:jc w:val="both"/>
        <w:rPr>
          <w:rFonts w:ascii="Times New Roman" w:hAnsi="Times New Roman" w:cs="Times New Roman"/>
          <w:sz w:val="22"/>
          <w:szCs w:val="22"/>
          <w:lang w:val="en"/>
        </w:rPr>
      </w:pPr>
      <w:r>
        <w:rPr>
          <w:rFonts w:ascii="Times New Roman" w:hAnsi="Times New Roman" w:cs="Times New Roman"/>
          <w:sz w:val="22"/>
          <w:szCs w:val="22"/>
          <w:lang w:val="en"/>
        </w:rPr>
        <w:t xml:space="preserve">Despite predicted and corrected values remaining </w:t>
      </w:r>
      <w:proofErr w:type="gramStart"/>
      <w:r>
        <w:rPr>
          <w:rFonts w:ascii="Times New Roman" w:hAnsi="Times New Roman" w:cs="Times New Roman"/>
          <w:sz w:val="22"/>
          <w:szCs w:val="22"/>
          <w:lang w:val="en"/>
        </w:rPr>
        <w:t>low,</w:t>
      </w:r>
      <w:proofErr w:type="gramEnd"/>
      <w:r>
        <w:rPr>
          <w:rFonts w:ascii="Times New Roman" w:hAnsi="Times New Roman" w:cs="Times New Roman"/>
          <w:sz w:val="22"/>
          <w:szCs w:val="22"/>
          <w:lang w:val="en"/>
        </w:rPr>
        <w:t xml:space="preserve"> they nevertheless provide a minimal boundary for subsequent screening experiments and a reassurance that the models themselves can be viable. For example, take the side by side comparison of the ICL strain vs. </w:t>
      </w:r>
      <w:proofErr w:type="spellStart"/>
      <w:r>
        <w:rPr>
          <w:rFonts w:ascii="Times New Roman" w:hAnsi="Times New Roman" w:cs="Times New Roman"/>
          <w:sz w:val="22"/>
          <w:szCs w:val="22"/>
          <w:lang w:val="en"/>
        </w:rPr>
        <w:t>SynCom</w:t>
      </w:r>
      <w:proofErr w:type="spellEnd"/>
      <w:r>
        <w:rPr>
          <w:rFonts w:ascii="Times New Roman" w:hAnsi="Times New Roman" w:cs="Times New Roman"/>
          <w:sz w:val="22"/>
          <w:szCs w:val="22"/>
          <w:lang w:val="en"/>
        </w:rPr>
        <w:t xml:space="preserve"> </w:t>
      </w:r>
      <w:ins w:id="652" w:author="Herr, Nora (059)" w:date="2019-11-25T16:50:00Z">
        <w:r w:rsidR="005641B5">
          <w:rPr>
            <w:rFonts w:ascii="Times New Roman" w:hAnsi="Times New Roman" w:cs="Times New Roman"/>
            <w:sz w:val="22"/>
            <w:szCs w:val="22"/>
            <w:lang w:val="en"/>
          </w:rPr>
          <w:t>and</w:t>
        </w:r>
      </w:ins>
      <w:del w:id="653" w:author="Herr, Nora (059)" w:date="2019-11-25T16:50:00Z">
        <w:r w:rsidDel="005641B5">
          <w:rPr>
            <w:rFonts w:ascii="Times New Roman" w:hAnsi="Times New Roman" w:cs="Times New Roman"/>
            <w:sz w:val="22"/>
            <w:szCs w:val="22"/>
            <w:lang w:val="en"/>
          </w:rPr>
          <w:delText>&amp;</w:delText>
        </w:r>
      </w:del>
      <w:r>
        <w:rPr>
          <w:rFonts w:ascii="Times New Roman" w:hAnsi="Times New Roman" w:cs="Times New Roman"/>
          <w:sz w:val="22"/>
          <w:szCs w:val="22"/>
          <w:lang w:val="en"/>
        </w:rPr>
        <w:t xml:space="preserve">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-only context in </w:t>
      </w:r>
      <w:proofErr w:type="spellStart"/>
      <w:r>
        <w:rPr>
          <w:rFonts w:ascii="Times New Roman" w:hAnsi="Times New Roman" w:cs="Times New Roman"/>
          <w:b/>
          <w:bCs/>
          <w:sz w:val="22"/>
          <w:szCs w:val="22"/>
          <w:lang w:val="en"/>
        </w:rPr>
        <w:t>FigSC_C</w:t>
      </w:r>
      <w:proofErr w:type="gramStart"/>
      <w:r>
        <w:rPr>
          <w:rFonts w:ascii="Times New Roman" w:hAnsi="Times New Roman" w:cs="Times New Roman"/>
          <w:b/>
          <w:bCs/>
          <w:sz w:val="22"/>
          <w:szCs w:val="22"/>
          <w:lang w:val="en"/>
        </w:rPr>
        <w:t>,B</w:t>
      </w:r>
      <w:proofErr w:type="gramEnd"/>
      <w:r>
        <w:rPr>
          <w:rFonts w:ascii="Times New Roman" w:hAnsi="Times New Roman" w:cs="Times New Roman"/>
          <w:b/>
          <w:bCs/>
          <w:sz w:val="22"/>
          <w:szCs w:val="22"/>
          <w:lang w:val="en"/>
        </w:rPr>
        <w:t>_C</w:t>
      </w:r>
      <w:proofErr w:type="spellEnd"/>
      <w:del w:id="654" w:author="Herr, Nora (059)" w:date="2019-11-25T16:50:00Z">
        <w:r w:rsidDel="005641B5">
          <w:rPr>
            <w:rFonts w:ascii="Times New Roman" w:hAnsi="Times New Roman" w:cs="Times New Roman"/>
            <w:b/>
            <w:bCs/>
            <w:sz w:val="22"/>
            <w:szCs w:val="22"/>
            <w:lang w:val="en"/>
          </w:rPr>
          <w:delText xml:space="preserve">, </w:delText>
        </w:r>
        <w:r w:rsidDel="005641B5">
          <w:rPr>
            <w:rFonts w:ascii="Times New Roman" w:hAnsi="Times New Roman" w:cs="Times New Roman"/>
            <w:sz w:val="22"/>
            <w:szCs w:val="22"/>
            <w:lang w:val="en"/>
          </w:rPr>
          <w:delText>below</w:delText>
        </w:r>
      </w:del>
      <w:r>
        <w:rPr>
          <w:rFonts w:ascii="Times New Roman" w:hAnsi="Times New Roman" w:cs="Times New Roman"/>
          <w:sz w:val="22"/>
          <w:szCs w:val="22"/>
          <w:lang w:val="en"/>
        </w:rPr>
        <w:t>. In this figure</w:t>
      </w:r>
      <w:ins w:id="655" w:author="Herr, Nora (059)" w:date="2019-11-25T16:50:00Z">
        <w:r w:rsidR="005641B5">
          <w:rPr>
            <w:rFonts w:ascii="Times New Roman" w:hAnsi="Times New Roman" w:cs="Times New Roman"/>
            <w:sz w:val="22"/>
            <w:szCs w:val="22"/>
            <w:lang w:val="en"/>
          </w:rPr>
          <w:t>,</w:t>
        </w:r>
      </w:ins>
      <w:r>
        <w:rPr>
          <w:rFonts w:ascii="Times New Roman" w:hAnsi="Times New Roman" w:cs="Times New Roman"/>
          <w:sz w:val="22"/>
          <w:szCs w:val="22"/>
          <w:lang w:val="en"/>
        </w:rPr>
        <w:t xml:space="preserve"> the predicted values for </w:t>
      </w:r>
      <w:proofErr w:type="spellStart"/>
      <w:r>
        <w:rPr>
          <w:rFonts w:ascii="Times New Roman" w:hAnsi="Times New Roman" w:cs="Times New Roman"/>
          <w:sz w:val="22"/>
          <w:szCs w:val="22"/>
          <w:lang w:val="en"/>
        </w:rPr>
        <w:lastRenderedPageBreak/>
        <w:t>Chlamy</w:t>
      </w:r>
      <w:proofErr w:type="spellEnd"/>
      <w:r>
        <w:rPr>
          <w:rFonts w:ascii="Times New Roman" w:hAnsi="Times New Roman" w:cs="Times New Roman"/>
          <w:sz w:val="22"/>
          <w:szCs w:val="22"/>
          <w:lang w:val="en"/>
        </w:rPr>
        <w:t xml:space="preserve"> at ratio 1.6 are consistent with the cell count vs.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oMath>
      <w:r>
        <w:rPr>
          <w:rFonts w:ascii="Times New Roman" w:hAnsi="Times New Roman" w:cs="Times New Roman"/>
          <w:sz w:val="22"/>
          <w:szCs w:val="22"/>
          <w:lang w:val="en"/>
        </w:rPr>
        <w:t xml:space="preserve"> regressions</w:t>
      </w:r>
      <w:ins w:id="656" w:author="Herr, Nora (059)" w:date="2019-11-25T16:50:00Z">
        <w:r w:rsidR="005641B5">
          <w:rPr>
            <w:rFonts w:ascii="Times New Roman" w:hAnsi="Times New Roman" w:cs="Times New Roman"/>
            <w:sz w:val="22"/>
            <w:szCs w:val="22"/>
            <w:lang w:val="en"/>
          </w:rPr>
          <w:t xml:space="preserve"> </w:t>
        </w:r>
      </w:ins>
      <w:r>
        <w:rPr>
          <w:rFonts w:ascii="Times New Roman" w:hAnsi="Times New Roman" w:cs="Times New Roman"/>
          <w:sz w:val="22"/>
          <w:szCs w:val="22"/>
          <w:lang w:val="en"/>
        </w:rPr>
        <w:t>(</w:t>
      </w:r>
      <w:proofErr w:type="spellStart"/>
      <w:r>
        <w:rPr>
          <w:rFonts w:ascii="Times New Roman" w:hAnsi="Times New Roman" w:cs="Times New Roman"/>
          <w:b/>
          <w:bCs/>
          <w:sz w:val="22"/>
          <w:szCs w:val="22"/>
          <w:lang w:val="en"/>
        </w:rPr>
        <w:t>RegressionTable</w:t>
      </w:r>
      <w:proofErr w:type="spellEnd"/>
      <w:r>
        <w:rPr>
          <w:rFonts w:ascii="Times New Roman" w:hAnsi="Times New Roman" w:cs="Times New Roman"/>
          <w:sz w:val="22"/>
          <w:szCs w:val="22"/>
          <w:lang w:val="en"/>
        </w:rPr>
        <w:t>)</w:t>
      </w:r>
      <w:ins w:id="657" w:author="Herr, Nora (059)" w:date="2019-11-25T16:50:00Z">
        <w:r w:rsidR="005641B5">
          <w:rPr>
            <w:rFonts w:ascii="Times New Roman" w:hAnsi="Times New Roman" w:cs="Times New Roman"/>
            <w:sz w:val="22"/>
            <w:szCs w:val="22"/>
            <w:lang w:val="en"/>
          </w:rPr>
          <w:t>,</w:t>
        </w:r>
      </w:ins>
      <w:r>
        <w:rPr>
          <w:rFonts w:ascii="Times New Roman" w:hAnsi="Times New Roman" w:cs="Times New Roman"/>
          <w:sz w:val="22"/>
          <w:szCs w:val="22"/>
          <w:lang w:val="en"/>
        </w:rPr>
        <w:t xml:space="preserve"> which show a detectable signal for the order of magnitude of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cells (10</w:t>
      </w:r>
      <w:r>
        <w:rPr>
          <w:rFonts w:ascii="Times New Roman" w:hAnsi="Times New Roman" w:cs="Times New Roman"/>
          <w:sz w:val="22"/>
          <w:szCs w:val="22"/>
          <w:vertAlign w:val="superscript"/>
          <w:lang w:val="en"/>
        </w:rPr>
        <w:t>5</w:t>
      </w:r>
      <w:r>
        <w:rPr>
          <w:rFonts w:ascii="Times New Roman" w:hAnsi="Times New Roman" w:cs="Times New Roman"/>
          <w:sz w:val="22"/>
          <w:szCs w:val="22"/>
          <w:lang w:val="en"/>
        </w:rPr>
        <w:t xml:space="preserve">) used to conduct this experiment. In the neighboring plots, the higher ratios reflect a decrease of </w:t>
      </w:r>
      <w:proofErr w:type="spellStart"/>
      <w:r>
        <w:rPr>
          <w:rFonts w:ascii="Times New Roman" w:hAnsi="Times New Roman" w:cs="Times New Roman"/>
          <w:sz w:val="22"/>
          <w:szCs w:val="22"/>
          <w:lang w:val="en"/>
        </w:rPr>
        <w:t>Chlamy</w:t>
      </w:r>
      <w:proofErr w:type="spellEnd"/>
      <w:r>
        <w:rPr>
          <w:rFonts w:ascii="Times New Roman" w:hAnsi="Times New Roman" w:cs="Times New Roman"/>
          <w:sz w:val="22"/>
          <w:szCs w:val="22"/>
          <w:lang w:val="en"/>
        </w:rPr>
        <w:t xml:space="preserve"> relative to a constant bacterial load (1x10</w:t>
      </w:r>
      <w:r>
        <w:rPr>
          <w:rFonts w:ascii="Times New Roman" w:hAnsi="Times New Roman" w:cs="Times New Roman"/>
          <w:sz w:val="22"/>
          <w:szCs w:val="22"/>
          <w:vertAlign w:val="superscript"/>
          <w:lang w:val="en"/>
        </w:rPr>
        <w:t>6</w:t>
      </w:r>
      <w:r>
        <w:rPr>
          <w:rFonts w:ascii="Times New Roman" w:hAnsi="Times New Roman" w:cs="Times New Roman"/>
          <w:sz w:val="22"/>
          <w:szCs w:val="22"/>
          <w:lang w:val="en"/>
        </w:rPr>
        <w:t xml:space="preserve"> cells)</w:t>
      </w:r>
      <w:ins w:id="658" w:author="Herr, Nora (059)" w:date="2019-11-25T16:51:00Z">
        <w:r w:rsidR="005641B5">
          <w:rPr>
            <w:rFonts w:ascii="Times New Roman" w:hAnsi="Times New Roman" w:cs="Times New Roman"/>
            <w:sz w:val="22"/>
            <w:szCs w:val="22"/>
            <w:lang w:val="en"/>
          </w:rPr>
          <w:t>,</w:t>
        </w:r>
      </w:ins>
      <w:r>
        <w:rPr>
          <w:rFonts w:ascii="Times New Roman" w:hAnsi="Times New Roman" w:cs="Times New Roman"/>
          <w:sz w:val="22"/>
          <w:szCs w:val="22"/>
          <w:lang w:val="en"/>
        </w:rPr>
        <w:t xml:space="preserve"> which is one order of magnitude below what is required (5.0x10</w:t>
      </w:r>
      <w:r>
        <w:rPr>
          <w:rFonts w:ascii="Times New Roman" w:hAnsi="Times New Roman" w:cs="Times New Roman"/>
          <w:sz w:val="22"/>
          <w:szCs w:val="22"/>
          <w:vertAlign w:val="superscript"/>
          <w:lang w:val="en"/>
        </w:rPr>
        <w:t>7</w:t>
      </w:r>
      <w:r>
        <w:rPr>
          <w:rFonts w:ascii="Times New Roman" w:hAnsi="Times New Roman" w:cs="Times New Roman"/>
          <w:sz w:val="22"/>
          <w:szCs w:val="22"/>
          <w:lang w:val="en"/>
        </w:rPr>
        <w:t xml:space="preserve"> cells) to obtain a strong enough signal to model. These cell counts correspond to the lowest reliable values of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oMath>
      <w:r>
        <w:rPr>
          <w:rFonts w:ascii="Times New Roman" w:hAnsi="Cambria Math" w:cs="Times New Roman"/>
          <w:lang w:val="en"/>
        </w:rPr>
        <w:t xml:space="preserve"> </w:t>
      </w:r>
      <w:r>
        <w:rPr>
          <w:rFonts w:ascii="Times New Roman" w:hAnsi="Cambria Math" w:cs="Times New Roman"/>
          <w:sz w:val="22"/>
          <w:szCs w:val="22"/>
          <w:lang w:val="en"/>
        </w:rPr>
        <w:t>and</w:t>
      </w:r>
      <w:r>
        <w:rPr>
          <w:rFonts w:ascii="Times New Roman" w:hAnsi="Cambria Math" w:cs="Times New Roman"/>
          <w:lang w:val="en"/>
        </w:rPr>
        <w:t xml:space="preserve">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750</m:t>
            </m:r>
          </m:sub>
        </m:sSub>
      </m:oMath>
      <w:r>
        <w:rPr>
          <w:rFonts w:ascii="Times New Roman" w:hAnsi="Times New Roman" w:cs="Times New Roman"/>
          <w:sz w:val="22"/>
          <w:szCs w:val="22"/>
          <w:lang w:val="en"/>
        </w:rPr>
        <w:t xml:space="preserve"> that can be modeled, 0.18 and 0.15 respectively, in their uncorrected form with respect to the medium’s (TP) absorption. Given these results, </w:t>
      </w:r>
      <w:del w:id="659" w:author="Herr, Nora (059)" w:date="2019-11-25T16:52:00Z">
        <w:r w:rsidDel="00B169F9">
          <w:rPr>
            <w:rFonts w:ascii="Times New Roman" w:hAnsi="Times New Roman" w:cs="Times New Roman"/>
            <w:sz w:val="22"/>
            <w:szCs w:val="22"/>
            <w:lang w:val="en"/>
          </w:rPr>
          <w:delText xml:space="preserve">it would be </w:delText>
        </w:r>
      </w:del>
      <w:r>
        <w:rPr>
          <w:rFonts w:ascii="Times New Roman" w:hAnsi="Times New Roman" w:cs="Times New Roman"/>
          <w:sz w:val="22"/>
          <w:szCs w:val="22"/>
          <w:lang w:val="en"/>
        </w:rPr>
        <w:t xml:space="preserve">a good course of action </w:t>
      </w:r>
      <w:ins w:id="660" w:author="Herr, Nora (059)" w:date="2019-11-25T16:52:00Z">
        <w:r w:rsidR="00B169F9">
          <w:rPr>
            <w:rFonts w:ascii="Times New Roman" w:hAnsi="Times New Roman" w:cs="Times New Roman"/>
            <w:sz w:val="22"/>
            <w:szCs w:val="22"/>
            <w:lang w:val="en"/>
          </w:rPr>
          <w:t xml:space="preserve">would be </w:t>
        </w:r>
      </w:ins>
      <w:r>
        <w:rPr>
          <w:rFonts w:ascii="Times New Roman" w:hAnsi="Times New Roman" w:cs="Times New Roman"/>
          <w:sz w:val="22"/>
          <w:szCs w:val="22"/>
          <w:lang w:val="en"/>
        </w:rPr>
        <w:t>to increase the inoculation concentrations for these types of experiments to correspond to the models</w:t>
      </w:r>
      <w:ins w:id="661" w:author="Herr, Nora (059)" w:date="2019-11-25T16:52:00Z">
        <w:r w:rsidR="00B169F9">
          <w:rPr>
            <w:rFonts w:ascii="Times New Roman" w:hAnsi="Times New Roman" w:cs="Times New Roman"/>
            <w:sz w:val="22"/>
            <w:szCs w:val="22"/>
            <w:lang w:val="en"/>
          </w:rPr>
          <w:t>’</w:t>
        </w:r>
      </w:ins>
      <w:r>
        <w:rPr>
          <w:rFonts w:ascii="Times New Roman" w:hAnsi="Times New Roman" w:cs="Times New Roman"/>
          <w:sz w:val="22"/>
          <w:szCs w:val="22"/>
          <w:lang w:val="en"/>
        </w:rPr>
        <w:t xml:space="preserve"> limits as these boundaries effectively force</w:t>
      </w:r>
      <w:del w:id="662" w:author="Herr, Nora (059)" w:date="2019-11-25T16:58:00Z">
        <w:r w:rsidDel="001008AA">
          <w:rPr>
            <w:rFonts w:ascii="Times New Roman" w:hAnsi="Times New Roman" w:cs="Times New Roman"/>
            <w:sz w:val="22"/>
            <w:szCs w:val="22"/>
            <w:lang w:val="en"/>
          </w:rPr>
          <w:delText>s</w:delText>
        </w:r>
      </w:del>
      <w:r>
        <w:rPr>
          <w:rFonts w:ascii="Times New Roman" w:hAnsi="Times New Roman" w:cs="Times New Roman"/>
          <w:sz w:val="22"/>
          <w:szCs w:val="22"/>
          <w:lang w:val="en"/>
        </w:rPr>
        <w:t xml:space="preserve"> a zero on the system from which growth </w:t>
      </w:r>
      <w:proofErr w:type="gramStart"/>
      <w:r>
        <w:rPr>
          <w:rFonts w:ascii="Times New Roman" w:hAnsi="Times New Roman" w:cs="Times New Roman"/>
          <w:sz w:val="22"/>
          <w:szCs w:val="22"/>
          <w:lang w:val="en"/>
        </w:rPr>
        <w:t>can be subsequently observed and measured more accurately</w:t>
      </w:r>
      <w:proofErr w:type="gramEnd"/>
      <w:r>
        <w:rPr>
          <w:rFonts w:ascii="Times New Roman" w:hAnsi="Times New Roman" w:cs="Times New Roman"/>
          <w:sz w:val="22"/>
          <w:szCs w:val="22"/>
          <w:lang w:val="en"/>
        </w:rPr>
        <w:t>.</w:t>
      </w:r>
    </w:p>
    <w:p w14:paraId="676E34CA" w14:textId="77777777" w:rsidR="00C332A5" w:rsidRDefault="00C332A5">
      <w:pPr>
        <w:spacing w:line="360" w:lineRule="auto"/>
        <w:jc w:val="both"/>
        <w:rPr>
          <w:rFonts w:ascii="Times New Roman"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40A5D7F6" w14:textId="77777777">
        <w:tc>
          <w:tcPr>
            <w:tcW w:w="8522" w:type="dxa"/>
          </w:tcPr>
          <w:p w14:paraId="09EC131C" w14:textId="77777777" w:rsidR="00C332A5" w:rsidRDefault="001271F9">
            <w:pPr>
              <w:widowControl/>
              <w:spacing w:line="360" w:lineRule="auto"/>
            </w:pPr>
            <w:r>
              <w:rPr>
                <w:noProof/>
                <w:lang w:val="de-DE" w:eastAsia="de-DE"/>
              </w:rPr>
              <w:drawing>
                <wp:inline distT="0" distB="0" distL="114300" distR="114300" wp14:anchorId="431E092A" wp14:editId="7252563D">
                  <wp:extent cx="4572000" cy="1463675"/>
                  <wp:effectExtent l="0" t="0" r="17145" b="317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7"/>
                          <a:stretch>
                            <a:fillRect/>
                          </a:stretch>
                        </pic:blipFill>
                        <pic:spPr>
                          <a:xfrm>
                            <a:off x="0" y="0"/>
                            <a:ext cx="4572000" cy="1463675"/>
                          </a:xfrm>
                          <a:prstGeom prst="rect">
                            <a:avLst/>
                          </a:prstGeom>
                          <a:noFill/>
                          <a:ln>
                            <a:noFill/>
                          </a:ln>
                        </pic:spPr>
                      </pic:pic>
                    </a:graphicData>
                  </a:graphic>
                </wp:inline>
              </w:drawing>
            </w:r>
          </w:p>
        </w:tc>
      </w:tr>
      <w:tr w:rsidR="00C332A5" w14:paraId="797B3EB2" w14:textId="77777777">
        <w:tc>
          <w:tcPr>
            <w:tcW w:w="8522" w:type="dxa"/>
          </w:tcPr>
          <w:p w14:paraId="355ADA73" w14:textId="77777777" w:rsidR="00C332A5" w:rsidRDefault="001271F9">
            <w:pPr>
              <w:widowControl/>
              <w:spacing w:line="360" w:lineRule="auto"/>
              <w:rPr>
                <w:rFonts w:ascii="Times New Roman" w:hAnsi="Times New Roman" w:cs="Times New Roman"/>
                <w:b/>
                <w:bCs/>
                <w:sz w:val="22"/>
                <w:szCs w:val="22"/>
                <w:lang w:val="en"/>
              </w:rPr>
            </w:pPr>
            <w:commentRangeStart w:id="663"/>
            <w:proofErr w:type="spellStart"/>
            <w:r>
              <w:rPr>
                <w:rFonts w:ascii="Times New Roman" w:hAnsi="Times New Roman" w:cs="Times New Roman"/>
                <w:b/>
                <w:bCs/>
                <w:sz w:val="22"/>
                <w:szCs w:val="22"/>
                <w:lang w:val="en"/>
              </w:rPr>
              <w:t>FigSidebySide</w:t>
            </w:r>
            <w:commentRangeEnd w:id="663"/>
            <w:proofErr w:type="spellEnd"/>
            <w:r w:rsidR="008111D6">
              <w:rPr>
                <w:rStyle w:val="Kommentarzeichen"/>
              </w:rPr>
              <w:commentReference w:id="663"/>
            </w:r>
          </w:p>
        </w:tc>
      </w:tr>
      <w:tr w:rsidR="00C332A5" w14:paraId="7DA63503" w14:textId="77777777">
        <w:tc>
          <w:tcPr>
            <w:tcW w:w="8522" w:type="dxa"/>
          </w:tcPr>
          <w:p w14:paraId="08213977" w14:textId="77777777" w:rsidR="00C332A5" w:rsidRDefault="00C332A5">
            <w:pPr>
              <w:widowControl/>
              <w:spacing w:line="360" w:lineRule="auto"/>
              <w:rPr>
                <w:rFonts w:ascii="Times New Roman" w:hAnsi="Times New Roman" w:cs="Times New Roman"/>
                <w:b/>
                <w:bCs/>
                <w:sz w:val="22"/>
                <w:szCs w:val="22"/>
                <w:lang w:val="en"/>
              </w:rPr>
            </w:pPr>
          </w:p>
        </w:tc>
      </w:tr>
    </w:tbl>
    <w:p w14:paraId="6C4CA96D" w14:textId="77777777" w:rsidR="00C332A5" w:rsidRDefault="00C332A5">
      <w:pPr>
        <w:spacing w:line="360" w:lineRule="auto"/>
        <w:jc w:val="both"/>
        <w:rPr>
          <w:rFonts w:ascii="Times New Roman" w:hAnsi="Times New Roman" w:cs="Times New Roman"/>
          <w:sz w:val="22"/>
          <w:szCs w:val="22"/>
          <w:lang w:val="en"/>
        </w:rPr>
      </w:pPr>
    </w:p>
    <w:p w14:paraId="540CA5D2" w14:textId="77777777" w:rsidR="00C332A5" w:rsidRDefault="001271F9">
      <w:pPr>
        <w:spacing w:line="300" w:lineRule="auto"/>
        <w:jc w:val="both"/>
        <w:rPr>
          <w:rFonts w:ascii="Ubuntu" w:eastAsia="Ubuntu" w:hAnsi="Ubuntu" w:cs="Ubuntu"/>
          <w:sz w:val="30"/>
          <w:szCs w:val="30"/>
          <w:lang w:val="en"/>
        </w:rPr>
      </w:pPr>
      <w:r>
        <w:rPr>
          <w:rFonts w:ascii="Ubuntu" w:eastAsia="Ubuntu" w:hAnsi="Ubuntu" w:cs="Ubuntu"/>
          <w:sz w:val="30"/>
          <w:szCs w:val="30"/>
          <w:lang w:val="en"/>
        </w:rPr>
        <w:t>4.4.2 Model Transferability to PBR</w:t>
      </w:r>
    </w:p>
    <w:p w14:paraId="0442406F" w14:textId="679F2025" w:rsidR="00C332A5" w:rsidRDefault="001271F9">
      <w:pPr>
        <w:spacing w:line="360" w:lineRule="auto"/>
        <w:jc w:val="both"/>
        <w:rPr>
          <w:rFonts w:ascii="Times New Roman" w:eastAsia="Ubuntu" w:hAnsi="Times New Roman" w:cs="Times New Roman"/>
          <w:sz w:val="22"/>
          <w:szCs w:val="22"/>
          <w:lang w:val="en"/>
        </w:rPr>
      </w:pPr>
      <w:r>
        <w:rPr>
          <w:rFonts w:ascii="Times New Roman" w:hAnsi="Cambria Math" w:cs="Times New Roman"/>
          <w:sz w:val="22"/>
          <w:szCs w:val="22"/>
          <w:lang w:val="en"/>
        </w:rPr>
        <w:t xml:space="preserve">The verification of the transferability of </w:t>
      </w:r>
      <w:r>
        <w:rPr>
          <w:rFonts w:ascii="Times New Roman" w:hAnsi="Cambria Math" w:cs="Times New Roman"/>
          <w:b/>
          <w:bCs/>
          <w:sz w:val="22"/>
          <w:szCs w:val="22"/>
          <w:lang w:val="en"/>
        </w:rPr>
        <w:t>Model 3</w:t>
      </w:r>
      <w:r>
        <w:rPr>
          <w:rFonts w:ascii="Times New Roman" w:hAnsi="Cambria Math" w:cs="Times New Roman"/>
          <w:sz w:val="22"/>
          <w:szCs w:val="22"/>
          <w:lang w:val="en"/>
        </w:rPr>
        <w:t xml:space="preserve"> to PBR data </w:t>
      </w:r>
      <w:proofErr w:type="gramStart"/>
      <w:r>
        <w:rPr>
          <w:rFonts w:ascii="Times New Roman" w:hAnsi="Cambria Math" w:cs="Times New Roman"/>
          <w:sz w:val="22"/>
          <w:szCs w:val="22"/>
          <w:lang w:val="en"/>
        </w:rPr>
        <w:t xml:space="preserve">is </w:t>
      </w:r>
      <w:del w:id="664" w:author="Herr, Nora (059)" w:date="2019-11-25T16:59:00Z">
        <w:r w:rsidDel="008111D6">
          <w:rPr>
            <w:rFonts w:ascii="Times New Roman" w:hAnsi="Cambria Math" w:cs="Times New Roman"/>
            <w:sz w:val="22"/>
            <w:szCs w:val="22"/>
            <w:lang w:val="en"/>
          </w:rPr>
          <w:delText xml:space="preserve">performed </w:delText>
        </w:r>
      </w:del>
      <w:ins w:id="665" w:author="Herr, Nora (059)" w:date="2019-11-25T16:59:00Z">
        <w:r w:rsidR="008111D6">
          <w:rPr>
            <w:rFonts w:ascii="Times New Roman" w:hAnsi="Cambria Math" w:cs="Times New Roman"/>
            <w:sz w:val="22"/>
            <w:szCs w:val="22"/>
            <w:lang w:val="en"/>
          </w:rPr>
          <w:t>conducted</w:t>
        </w:r>
        <w:proofErr w:type="gramEnd"/>
        <w:r w:rsidR="008111D6">
          <w:rPr>
            <w:rFonts w:ascii="Times New Roman" w:hAnsi="Cambria Math" w:cs="Times New Roman"/>
            <w:sz w:val="22"/>
            <w:szCs w:val="22"/>
            <w:lang w:val="en"/>
          </w:rPr>
          <w:t xml:space="preserve"> </w:t>
        </w:r>
      </w:ins>
      <w:del w:id="666" w:author="Herr, Nora (059)" w:date="2019-11-25T16:59:00Z">
        <w:r w:rsidDel="008111D6">
          <w:rPr>
            <w:rFonts w:ascii="Times New Roman" w:hAnsi="Cambria Math" w:cs="Times New Roman"/>
            <w:sz w:val="22"/>
            <w:szCs w:val="22"/>
            <w:lang w:val="en"/>
          </w:rPr>
          <w:delText xml:space="preserve">in order </w:delText>
        </w:r>
      </w:del>
      <w:r>
        <w:rPr>
          <w:rFonts w:ascii="Times New Roman" w:hAnsi="Cambria Math" w:cs="Times New Roman"/>
          <w:sz w:val="22"/>
          <w:szCs w:val="22"/>
          <w:lang w:val="en"/>
        </w:rPr>
        <w:t>to ensure that the envisioned monitoring tool will accurately assess the system</w:t>
      </w:r>
      <w:r>
        <w:rPr>
          <w:rFonts w:ascii="Times New Roman" w:hAnsi="Cambria Math" w:cs="Times New Roman"/>
          <w:sz w:val="22"/>
          <w:szCs w:val="22"/>
          <w:lang w:val="en"/>
        </w:rPr>
        <w:t>’</w:t>
      </w:r>
      <w:r>
        <w:rPr>
          <w:rFonts w:ascii="Times New Roman" w:hAnsi="Cambria Math" w:cs="Times New Roman"/>
          <w:sz w:val="22"/>
          <w:szCs w:val="22"/>
          <w:lang w:val="en"/>
        </w:rPr>
        <w:t xml:space="preserve">s contents in real time. Gaining the ability to do so would allow testable hypotheses to </w:t>
      </w:r>
      <w:proofErr w:type="gramStart"/>
      <w:r>
        <w:rPr>
          <w:rFonts w:ascii="Times New Roman" w:hAnsi="Cambria Math" w:cs="Times New Roman"/>
          <w:sz w:val="22"/>
          <w:szCs w:val="22"/>
          <w:lang w:val="en"/>
        </w:rPr>
        <w:t>be iterated</w:t>
      </w:r>
      <w:proofErr w:type="gramEnd"/>
      <w:r>
        <w:rPr>
          <w:rFonts w:ascii="Times New Roman" w:hAnsi="Cambria Math" w:cs="Times New Roman"/>
          <w:sz w:val="22"/>
          <w:szCs w:val="22"/>
          <w:lang w:val="en"/>
        </w:rPr>
        <w:t xml:space="preserve"> over each modeled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and </w:t>
      </w:r>
      <w:ins w:id="667" w:author="Herr, Nora (059)" w:date="2019-11-25T17:01:00Z">
        <w:r w:rsidR="00383EAD">
          <w:rPr>
            <w:rFonts w:ascii="Times New Roman" w:hAnsi="Cambria Math" w:cs="Times New Roman"/>
            <w:sz w:val="22"/>
            <w:szCs w:val="22"/>
            <w:lang w:val="en"/>
          </w:rPr>
          <w:t xml:space="preserve">to </w:t>
        </w:r>
      </w:ins>
      <w:r>
        <w:rPr>
          <w:rFonts w:ascii="Times New Roman" w:hAnsi="Cambria Math" w:cs="Times New Roman"/>
          <w:sz w:val="22"/>
          <w:szCs w:val="22"/>
          <w:lang w:val="en"/>
        </w:rPr>
        <w:t xml:space="preserve">modulate the system to tease out and resolve fundamental principles governing the dynamics of real </w:t>
      </w:r>
      <w:proofErr w:type="spellStart"/>
      <w:r>
        <w:rPr>
          <w:rFonts w:ascii="Times New Roman" w:hAnsi="Cambria Math" w:cs="Times New Roman"/>
          <w:sz w:val="22"/>
          <w:szCs w:val="22"/>
          <w:lang w:val="en"/>
        </w:rPr>
        <w:t>phycospheres</w:t>
      </w:r>
      <w:proofErr w:type="spellEnd"/>
      <w:ins w:id="668" w:author="Herr, Nora (059)" w:date="2019-11-25T17:01:00Z">
        <w:r w:rsidR="00383EAD">
          <w:rPr>
            <w:rFonts w:ascii="Times New Roman" w:hAnsi="Cambria Math" w:cs="Times New Roman"/>
            <w:sz w:val="22"/>
            <w:szCs w:val="22"/>
            <w:lang w:val="en"/>
          </w:rPr>
          <w:t>,</w:t>
        </w:r>
      </w:ins>
      <w:r>
        <w:rPr>
          <w:rFonts w:ascii="Times New Roman" w:hAnsi="Cambria Math" w:cs="Times New Roman"/>
          <w:sz w:val="22"/>
          <w:szCs w:val="22"/>
          <w:lang w:val="en"/>
        </w:rPr>
        <w:t xml:space="preserve"> which can be subsequently applied to plant microbiota. While it would be possible to obtain the necessary coefficients to create models from the PBR itself, transferring the coefficients from the </w:t>
      </w:r>
      <w:proofErr w:type="spellStart"/>
      <w:r>
        <w:rPr>
          <w:rFonts w:ascii="Times New Roman" w:hAnsi="Cambria Math" w:cs="Times New Roman"/>
          <w:sz w:val="22"/>
          <w:szCs w:val="22"/>
          <w:lang w:val="en"/>
        </w:rPr>
        <w:t>Tecan</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calibration measurements is far simpler given the time and effort required to set</w:t>
      </w:r>
      <w:del w:id="669" w:author="Herr, Nora (059)" w:date="2019-11-25T17:03:00Z">
        <w:r w:rsidDel="00FB3624">
          <w:rPr>
            <w:rFonts w:ascii="Times New Roman" w:hAnsi="Cambria Math" w:cs="Times New Roman"/>
            <w:sz w:val="22"/>
            <w:szCs w:val="22"/>
            <w:lang w:val="en"/>
          </w:rPr>
          <w:delText>-</w:delText>
        </w:r>
      </w:del>
      <w:r>
        <w:rPr>
          <w:rFonts w:ascii="Times New Roman" w:hAnsi="Cambria Math" w:cs="Times New Roman"/>
          <w:sz w:val="22"/>
          <w:szCs w:val="22"/>
          <w:lang w:val="en"/>
        </w:rPr>
        <w:t xml:space="preserve">up the PBR. Per the Beer-Lambert law, any calibration, whether through the PBR or </w:t>
      </w:r>
      <w:proofErr w:type="spellStart"/>
      <w:r>
        <w:rPr>
          <w:rFonts w:ascii="Times New Roman" w:hAnsi="Cambria Math" w:cs="Times New Roman"/>
          <w:sz w:val="22"/>
          <w:szCs w:val="22"/>
          <w:lang w:val="en"/>
        </w:rPr>
        <w:t>Tecan</w:t>
      </w:r>
      <w:proofErr w:type="spellEnd"/>
      <w:r>
        <w:rPr>
          <w:rFonts w:ascii="Times New Roman" w:hAnsi="Cambria Math" w:cs="Times New Roman"/>
          <w:sz w:val="22"/>
          <w:szCs w:val="22"/>
          <w:lang w:val="en"/>
        </w:rPr>
        <w:t xml:space="preserve">, should yield the same </w:t>
      </w:r>
      <w:r>
        <w:rPr>
          <w:rFonts w:ascii="Times New Roman" w:hAnsi="Cambria Math" w:cs="Times New Roman"/>
          <w:sz w:val="22"/>
          <w:szCs w:val="22"/>
          <w:lang w:val="en"/>
        </w:rPr>
        <w:lastRenderedPageBreak/>
        <w:t>extinction coefficients. Once corrected for the path length, the coefficients a</w:t>
      </w:r>
      <w:r>
        <w:rPr>
          <w:rFonts w:ascii="Times New Roman" w:eastAsia="Ubuntu" w:hAnsi="Times New Roman" w:cs="Times New Roman"/>
          <w:sz w:val="22"/>
          <w:szCs w:val="22"/>
          <w:lang w:val="en"/>
        </w:rPr>
        <w:t>t 680 and 720</w:t>
      </w:r>
      <w:del w:id="670" w:author="Herr, Nora (059)" w:date="2019-11-25T17:04:00Z">
        <w:r w:rsidDel="00FB3624">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nm wavelengths with respect to </w:t>
      </w:r>
      <m:oMath>
        <m:sSub>
          <m:sSubPr>
            <m:ctrlPr>
              <w:rPr>
                <w:rFonts w:ascii="Cambria Math" w:hAnsi="Cambria Math" w:cs="Times New Roman"/>
                <w:i/>
                <w:iCs/>
                <w:sz w:val="22"/>
                <w:szCs w:val="22"/>
              </w:rPr>
            </m:ctrlPr>
          </m:sSubPr>
          <m:e>
            <m:r>
              <w:rPr>
                <w:rFonts w:ascii="Cambria Math" w:hAnsi="Cambria Math" w:cs="Times New Roman"/>
                <w:sz w:val="22"/>
                <w:szCs w:val="22"/>
              </w:rPr>
              <m:t>A</m:t>
            </m:r>
          </m:e>
          <m:sub>
            <m:r>
              <w:rPr>
                <w:rFonts w:ascii="Cambria Math" w:hAnsi="Cambria Math" w:cs="Times New Roman"/>
                <w:sz w:val="22"/>
                <w:szCs w:val="22"/>
              </w:rPr>
              <m:t>560</m:t>
            </m:r>
          </m:sub>
        </m:sSub>
      </m:oMath>
      <w:r>
        <w:rPr>
          <w:rFonts w:ascii="Times New Roman" w:hAnsi="Times New Roman" w:cs="Times New Roman"/>
          <w:iCs/>
          <w:sz w:val="22"/>
          <w:szCs w:val="22"/>
          <w:lang w:val="en"/>
        </w:rPr>
        <w:t xml:space="preserve"> concentration </w:t>
      </w:r>
      <w:proofErr w:type="gramStart"/>
      <w:r>
        <w:rPr>
          <w:rFonts w:ascii="Times New Roman" w:hAnsi="Times New Roman" w:cs="Times New Roman"/>
          <w:iCs/>
          <w:sz w:val="22"/>
          <w:szCs w:val="22"/>
          <w:lang w:val="en"/>
        </w:rPr>
        <w:t xml:space="preserve">are </w:t>
      </w:r>
      <w:r>
        <w:rPr>
          <w:rFonts w:ascii="Times New Roman" w:eastAsia="Ubuntu" w:hAnsi="Times New Roman" w:cs="Times New Roman"/>
          <w:sz w:val="22"/>
          <w:szCs w:val="22"/>
          <w:lang w:val="en"/>
        </w:rPr>
        <w:t>modeled</w:t>
      </w:r>
      <w:proofErr w:type="gramEnd"/>
      <w:r>
        <w:rPr>
          <w:rFonts w:ascii="Times New Roman" w:eastAsia="Ubuntu" w:hAnsi="Times New Roman" w:cs="Times New Roman"/>
          <w:sz w:val="22"/>
          <w:szCs w:val="22"/>
          <w:lang w:val="en"/>
        </w:rPr>
        <w:t xml:space="preserve"> as established in System 1. </w:t>
      </w:r>
      <w:del w:id="671" w:author="Herr, Nora (059)" w:date="2019-11-25T17:05:00Z">
        <w:r w:rsidDel="00FB3624">
          <w:rPr>
            <w:rFonts w:ascii="Times New Roman" w:eastAsia="Ubuntu" w:hAnsi="Times New Roman" w:cs="Times New Roman"/>
            <w:sz w:val="22"/>
            <w:szCs w:val="22"/>
            <w:lang w:val="en"/>
          </w:rPr>
          <w:delText xml:space="preserve">Correcting for </w:delText>
        </w:r>
      </w:del>
      <w:ins w:id="672" w:author="Herr, Nora (059)" w:date="2019-11-25T17:05:00Z">
        <w:r w:rsidR="00FB3624">
          <w:rPr>
            <w:rFonts w:ascii="Times New Roman" w:eastAsia="Ubuntu" w:hAnsi="Times New Roman" w:cs="Times New Roman"/>
            <w:sz w:val="22"/>
            <w:szCs w:val="22"/>
            <w:lang w:val="en"/>
          </w:rPr>
          <w:t xml:space="preserve">Correction of </w:t>
        </w:r>
      </w:ins>
      <w:r>
        <w:rPr>
          <w:rFonts w:ascii="Times New Roman" w:eastAsia="Ubuntu" w:hAnsi="Times New Roman" w:cs="Times New Roman"/>
          <w:sz w:val="22"/>
          <w:szCs w:val="22"/>
          <w:lang w:val="en"/>
        </w:rPr>
        <w:t xml:space="preserve">the PBR’s much longer path length requires </w:t>
      </w:r>
      <w:del w:id="673" w:author="Herr, Nora (059)" w:date="2019-11-25T17:06:00Z">
        <w:r w:rsidDel="00FB3624">
          <w:rPr>
            <w:rFonts w:ascii="Times New Roman" w:eastAsia="Ubuntu" w:hAnsi="Times New Roman" w:cs="Times New Roman"/>
            <w:sz w:val="22"/>
            <w:szCs w:val="22"/>
            <w:lang w:val="en"/>
          </w:rPr>
          <w:delText xml:space="preserve">only that </w:delText>
        </w:r>
      </w:del>
      <w:r>
        <w:rPr>
          <w:rFonts w:ascii="Times New Roman" w:eastAsia="Ubuntu" w:hAnsi="Times New Roman" w:cs="Times New Roman"/>
          <w:sz w:val="22"/>
          <w:szCs w:val="22"/>
          <w:lang w:val="en"/>
        </w:rPr>
        <w:t xml:space="preserve">the </w:t>
      </w:r>
      <w:proofErr w:type="spellStart"/>
      <w:r>
        <w:rPr>
          <w:rFonts w:ascii="Times New Roman" w:eastAsia="Ubuntu" w:hAnsi="Times New Roman" w:cs="Times New Roman"/>
          <w:sz w:val="22"/>
          <w:szCs w:val="22"/>
          <w:lang w:val="en"/>
        </w:rPr>
        <w:t>Tecan</w:t>
      </w:r>
      <w:proofErr w:type="spellEnd"/>
      <w:r>
        <w:rPr>
          <w:rFonts w:ascii="Times New Roman" w:eastAsia="Ubuntu" w:hAnsi="Times New Roman" w:cs="Times New Roman"/>
          <w:sz w:val="22"/>
          <w:szCs w:val="22"/>
          <w:lang w:val="en"/>
        </w:rPr>
        <w:t xml:space="preserve">-derived coefficients </w:t>
      </w:r>
      <w:ins w:id="674" w:author="Herr, Nora (059)" w:date="2019-11-25T17:06:00Z">
        <w:r w:rsidR="00FB3624">
          <w:rPr>
            <w:rFonts w:ascii="Times New Roman" w:eastAsia="Ubuntu" w:hAnsi="Times New Roman" w:cs="Times New Roman"/>
            <w:sz w:val="22"/>
            <w:szCs w:val="22"/>
            <w:lang w:val="en"/>
          </w:rPr>
          <w:t xml:space="preserve">to </w:t>
        </w:r>
      </w:ins>
      <w:r>
        <w:rPr>
          <w:rFonts w:ascii="Times New Roman" w:eastAsia="Ubuntu" w:hAnsi="Times New Roman" w:cs="Times New Roman"/>
          <w:sz w:val="22"/>
          <w:szCs w:val="22"/>
          <w:lang w:val="en"/>
        </w:rPr>
        <w:t>be multiplied by the path-length (2.7 cm) of the vessels</w:t>
      </w:r>
      <w:ins w:id="675" w:author="Herr, Nora (059)" w:date="2019-11-25T17:06:00Z">
        <w:r w:rsidR="00FB3624">
          <w:rPr>
            <w:rFonts w:ascii="Times New Roman" w:eastAsia="Ubuntu" w:hAnsi="Times New Roman" w:cs="Times New Roman"/>
            <w:sz w:val="22"/>
            <w:szCs w:val="22"/>
            <w:lang w:val="en"/>
          </w:rPr>
          <w:t xml:space="preserve"> (</w:t>
        </w:r>
      </w:ins>
      <w:r w:rsidRPr="00FB3624">
        <w:rPr>
          <w:rFonts w:ascii="Times New Roman" w:eastAsia="Ubuntu" w:hAnsi="Times New Roman" w:cs="Times New Roman"/>
          <w:bCs/>
          <w:sz w:val="22"/>
          <w:szCs w:val="22"/>
          <w:lang w:val="en"/>
          <w:rPrChange w:id="676" w:author="Herr, Nora (059)" w:date="2019-11-25T17:06:00Z">
            <w:rPr>
              <w:rFonts w:ascii="Times New Roman" w:eastAsia="Ubuntu" w:hAnsi="Times New Roman" w:cs="Times New Roman"/>
              <w:b/>
              <w:bCs/>
              <w:sz w:val="22"/>
              <w:szCs w:val="22"/>
              <w:lang w:val="en"/>
            </w:rPr>
          </w:rPrChange>
        </w:rPr>
        <w:t>cite manual] as</w:t>
      </w:r>
      <w:r w:rsidRPr="00FB3624">
        <w:rPr>
          <w:rFonts w:ascii="Times New Roman" w:eastAsia="Ubuntu" w:hAnsi="Times New Roman" w:cs="Times New Roman"/>
          <w:sz w:val="22"/>
          <w:szCs w:val="22"/>
          <w:lang w:val="en"/>
        </w:rPr>
        <w:t xml:space="preserve"> demonstrated in Model 2 PBR</w:t>
      </w:r>
      <w:ins w:id="677" w:author="Herr, Nora (059)" w:date="2019-11-25T17:06:00Z">
        <w:r w:rsidR="00FB3624">
          <w:rPr>
            <w:rFonts w:ascii="Times New Roman" w:eastAsia="Ubuntu" w:hAnsi="Times New Roman" w:cs="Times New Roman"/>
            <w:sz w:val="22"/>
            <w:szCs w:val="22"/>
            <w:lang w:val="en"/>
          </w:rPr>
          <w:t>)</w:t>
        </w:r>
      </w:ins>
      <w:del w:id="678" w:author="Herr, Nora (059)" w:date="2019-11-25T17:06:00Z">
        <w:r w:rsidDel="00FB3624">
          <w:rPr>
            <w:rFonts w:ascii="Times New Roman" w:eastAsia="Ubuntu" w:hAnsi="Times New Roman" w:cs="Times New Roman"/>
            <w:sz w:val="22"/>
            <w:szCs w:val="22"/>
            <w:lang w:val="en"/>
          </w:rPr>
          <w:delText>, below</w:delText>
        </w:r>
      </w:del>
      <w:r>
        <w:rPr>
          <w:rFonts w:ascii="Times New Roman" w:eastAsia="Ubuntu" w:hAnsi="Times New Roman" w:cs="Times New Roman"/>
          <w:sz w:val="22"/>
          <w:szCs w:val="22"/>
          <w:lang w:val="en"/>
        </w:rPr>
        <w:t>. However</w:t>
      </w:r>
      <w:ins w:id="679" w:author="Herr, Nora (059)" w:date="2019-11-25T17:06:00Z">
        <w:r w:rsidR="00FB3624">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when this </w:t>
      </w:r>
      <w:proofErr w:type="gramStart"/>
      <w:r>
        <w:rPr>
          <w:rFonts w:ascii="Times New Roman" w:eastAsia="Ubuntu" w:hAnsi="Times New Roman" w:cs="Times New Roman"/>
          <w:sz w:val="22"/>
          <w:szCs w:val="22"/>
          <w:lang w:val="en"/>
        </w:rPr>
        <w:t>was applied</w:t>
      </w:r>
      <w:proofErr w:type="gramEnd"/>
      <w:r>
        <w:rPr>
          <w:rFonts w:ascii="Times New Roman" w:eastAsia="Ubuntu" w:hAnsi="Times New Roman" w:cs="Times New Roman"/>
          <w:sz w:val="22"/>
          <w:szCs w:val="22"/>
          <w:lang w:val="en"/>
        </w:rPr>
        <w:t xml:space="preserve"> to the PBR measurements, the data was severely </w:t>
      </w:r>
      <w:proofErr w:type="spellStart"/>
      <w:r>
        <w:rPr>
          <w:rFonts w:ascii="Times New Roman" w:eastAsia="Ubuntu" w:hAnsi="Times New Roman" w:cs="Times New Roman"/>
          <w:sz w:val="22"/>
          <w:szCs w:val="22"/>
          <w:lang w:val="en"/>
        </w:rPr>
        <w:t>under</w:t>
      </w:r>
      <w:del w:id="680" w:author="Herr, Nora (059)" w:date="2019-11-25T17:07:00Z">
        <w:r w:rsidDel="00FB3624">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predicted</w:t>
      </w:r>
      <w:proofErr w:type="spellEnd"/>
      <w:r>
        <w:rPr>
          <w:rFonts w:ascii="Times New Roman" w:eastAsia="Ubuntu" w:hAnsi="Times New Roman" w:cs="Times New Roman"/>
          <w:sz w:val="22"/>
          <w:szCs w:val="22"/>
          <w:lang w:val="en"/>
        </w:rPr>
        <w:t xml:space="preserve">. It is likely that the system is </w:t>
      </w:r>
      <w:del w:id="681" w:author="Herr, Nora (059)" w:date="2019-11-25T17:09:00Z">
        <w:r w:rsidDel="002E5D2A">
          <w:rPr>
            <w:rFonts w:ascii="Times New Roman" w:eastAsia="Ubuntu" w:hAnsi="Times New Roman" w:cs="Times New Roman"/>
            <w:sz w:val="22"/>
            <w:szCs w:val="22"/>
            <w:lang w:val="en"/>
          </w:rPr>
          <w:delText>thus</w:delText>
        </w:r>
      </w:del>
      <w:r>
        <w:rPr>
          <w:rFonts w:ascii="Times New Roman" w:eastAsia="Ubuntu" w:hAnsi="Times New Roman" w:cs="Times New Roman"/>
          <w:sz w:val="22"/>
          <w:szCs w:val="22"/>
          <w:lang w:val="en"/>
        </w:rPr>
        <w:t xml:space="preserve"> already calibrated much like the </w:t>
      </w:r>
      <w:proofErr w:type="spellStart"/>
      <w:r>
        <w:rPr>
          <w:rFonts w:ascii="Times New Roman" w:eastAsia="Ubuntu" w:hAnsi="Times New Roman" w:cs="Times New Roman"/>
          <w:sz w:val="22"/>
          <w:szCs w:val="22"/>
          <w:lang w:val="en"/>
        </w:rPr>
        <w:t>Tecan</w:t>
      </w:r>
      <w:proofErr w:type="spellEnd"/>
      <w:r>
        <w:rPr>
          <w:rFonts w:ascii="Times New Roman" w:eastAsia="Ubuntu" w:hAnsi="Times New Roman" w:cs="Times New Roman"/>
          <w:sz w:val="22"/>
          <w:szCs w:val="22"/>
          <w:lang w:val="en"/>
        </w:rPr>
        <w:t xml:space="preserve"> to correct the path length internally. </w:t>
      </w:r>
      <w:del w:id="682" w:author="Herr, Nora (059)" w:date="2019-11-25T17:09:00Z">
        <w:r w:rsidDel="002E5D2A">
          <w:rPr>
            <w:rFonts w:ascii="Times New Roman" w:eastAsia="Ubuntu" w:hAnsi="Times New Roman" w:cs="Times New Roman"/>
            <w:sz w:val="22"/>
            <w:szCs w:val="22"/>
            <w:lang w:val="en"/>
          </w:rPr>
          <w:delText xml:space="preserve">Thus </w:delText>
        </w:r>
      </w:del>
      <w:ins w:id="683" w:author="Herr, Nora (059)" w:date="2019-11-25T17:09:00Z">
        <w:r w:rsidR="002E5D2A">
          <w:rPr>
            <w:rFonts w:ascii="Times New Roman" w:eastAsia="Ubuntu" w:hAnsi="Times New Roman" w:cs="Times New Roman"/>
            <w:sz w:val="22"/>
            <w:szCs w:val="22"/>
            <w:lang w:val="en"/>
          </w:rPr>
          <w:t>Hence,</w:t>
        </w:r>
        <w:r w:rsidR="002E5D2A">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 xml:space="preserve">the extinction coefficients </w:t>
      </w:r>
      <w:proofErr w:type="gramStart"/>
      <w:r>
        <w:rPr>
          <w:rFonts w:ascii="Times New Roman" w:eastAsia="Ubuntu" w:hAnsi="Times New Roman" w:cs="Times New Roman"/>
          <w:sz w:val="22"/>
          <w:szCs w:val="22"/>
          <w:lang w:val="en"/>
        </w:rPr>
        <w:t>are applied</w:t>
      </w:r>
      <w:proofErr w:type="gramEnd"/>
      <w:r>
        <w:rPr>
          <w:rFonts w:ascii="Times New Roman" w:eastAsia="Ubuntu" w:hAnsi="Times New Roman" w:cs="Times New Roman"/>
          <w:sz w:val="22"/>
          <w:szCs w:val="22"/>
          <w:lang w:val="en"/>
        </w:rPr>
        <w:t xml:space="preserve"> as obtained from the </w:t>
      </w:r>
      <w:proofErr w:type="spellStart"/>
      <w:r>
        <w:rPr>
          <w:rFonts w:ascii="Times New Roman" w:eastAsia="Ubuntu" w:hAnsi="Times New Roman" w:cs="Times New Roman"/>
          <w:sz w:val="22"/>
          <w:szCs w:val="22"/>
          <w:lang w:val="en"/>
        </w:rPr>
        <w:t>Tecan</w:t>
      </w:r>
      <w:proofErr w:type="spellEnd"/>
      <w:r>
        <w:rPr>
          <w:rFonts w:ascii="Times New Roman" w:eastAsia="Ubuntu" w:hAnsi="Times New Roman" w:cs="Times New Roman"/>
          <w:sz w:val="22"/>
          <w:szCs w:val="22"/>
          <w:lang w:val="en"/>
        </w:rPr>
        <w:t>.</w:t>
      </w:r>
    </w:p>
    <w:p w14:paraId="7CAE9F50" w14:textId="77777777" w:rsidR="00C332A5" w:rsidRDefault="00C332A5">
      <w:pPr>
        <w:spacing w:line="360" w:lineRule="auto"/>
        <w:jc w:val="both"/>
        <w:rPr>
          <w:rFonts w:ascii="Times New Roman" w:eastAsia="Ubuntu"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4261"/>
        <w:gridCol w:w="4261"/>
      </w:tblGrid>
      <w:tr w:rsidR="00C332A5" w14:paraId="7803643F" w14:textId="77777777">
        <w:tc>
          <w:tcPr>
            <w:tcW w:w="4261" w:type="dxa"/>
          </w:tcPr>
          <w:p w14:paraId="5222BAB8" w14:textId="77777777" w:rsidR="00C332A5" w:rsidRDefault="001271F9">
            <w:pPr>
              <w:widowControl/>
              <w:spacing w:line="360" w:lineRule="auto"/>
              <w:rPr>
                <w:rFonts w:hAnsi="Cambria Math" w:cs="Times New Roman" w:hint="eastAsia"/>
                <w:sz w:val="18"/>
                <w:szCs w:val="18"/>
                <w:lang w:val="en"/>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w:rPr>
                        <w:rFonts w:ascii="Cambria Math" w:hAnsi="Cambria Math" w:cs="Times New Roman"/>
                        <w:sz w:val="18"/>
                        <w:szCs w:val="18"/>
                      </w:rPr>
                      <m:t>720</m:t>
                    </m:r>
                  </m:sub>
                </m:sSub>
                <m:r>
                  <w:rPr>
                    <w:rFonts w:ascii="Cambria Math" w:hAnsi="Cambria Math" w:cs="Times New Roman"/>
                    <w:sz w:val="18"/>
                    <w:szCs w:val="18"/>
                  </w:rPr>
                  <m:t>=2.7∙</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B750</m:t>
                    </m:r>
                  </m:sub>
                </m:sSub>
                <m:sSub>
                  <m:sSubPr>
                    <m:ctrlPr>
                      <w:rPr>
                        <w:rFonts w:ascii="Cambria Math" w:hAnsi="Cambria Math" w:cs="Times New Roman"/>
                        <w:i/>
                        <w:iCs/>
                        <w:sz w:val="18"/>
                        <w:szCs w:val="18"/>
                      </w:rPr>
                    </m:ctrlPr>
                  </m:sSubPr>
                  <m:e>
                    <m:r>
                      <w:rPr>
                        <w:rFonts w:ascii="Cambria Math" w:hAnsi="Cambria Math" w:cs="Times New Roman"/>
                        <w:sz w:val="18"/>
                        <w:szCs w:val="18"/>
                      </w:rPr>
                      <m:t>[B]</m:t>
                    </m:r>
                  </m:e>
                  <m:sub>
                    <m:r>
                      <w:rPr>
                        <w:rFonts w:ascii="Cambria Math" w:hAnsi="Cambria Math" w:cs="Times New Roman"/>
                        <w:sz w:val="18"/>
                        <w:szCs w:val="18"/>
                      </w:rPr>
                      <m:t>560</m:t>
                    </m:r>
                  </m:sub>
                </m:sSub>
              </m:oMath>
            </m:oMathPara>
          </w:p>
          <w:p w14:paraId="19620C06" w14:textId="77777777" w:rsidR="00C332A5" w:rsidRDefault="001271F9">
            <w:pPr>
              <w:widowControl/>
              <w:spacing w:line="360" w:lineRule="auto"/>
              <w:rPr>
                <w:rFonts w:hAnsi="Cambria Math" w:cs="Times New Roman" w:hint="eastAsia"/>
                <w:i/>
                <w:iCs/>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w:rPr>
                        <w:rFonts w:ascii="Cambria Math" w:hAnsi="Cambria Math" w:cs="Times New Roman"/>
                        <w:sz w:val="18"/>
                        <w:szCs w:val="18"/>
                      </w:rPr>
                      <m:t>680</m:t>
                    </m:r>
                  </m:sub>
                </m:sSub>
                <m:r>
                  <w:rPr>
                    <w:rFonts w:ascii="Cambria Math" w:hAnsi="Cambria Math" w:cs="Times New Roman"/>
                    <w:sz w:val="18"/>
                    <w:szCs w:val="18"/>
                  </w:rPr>
                  <m:t>=2.7∙</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B680</m:t>
                    </m:r>
                  </m:sub>
                </m:sSub>
                <m:sSub>
                  <m:sSubPr>
                    <m:ctrlPr>
                      <w:rPr>
                        <w:rFonts w:ascii="Cambria Math" w:hAnsi="Cambria Math" w:cs="Times New Roman"/>
                        <w:i/>
                        <w:iCs/>
                        <w:sz w:val="18"/>
                        <w:szCs w:val="18"/>
                      </w:rPr>
                    </m:ctrlPr>
                  </m:sSubPr>
                  <m:e>
                    <m:r>
                      <w:rPr>
                        <w:rFonts w:ascii="Cambria Math" w:hAnsi="Cambria Math" w:cs="Times New Roman"/>
                        <w:sz w:val="18"/>
                        <w:szCs w:val="18"/>
                      </w:rPr>
                      <m:t>[B]</m:t>
                    </m:r>
                  </m:e>
                  <m:sub>
                    <m:r>
                      <w:rPr>
                        <w:rFonts w:ascii="Cambria Math" w:hAnsi="Cambria Math" w:cs="Times New Roman"/>
                        <w:sz w:val="18"/>
                        <w:szCs w:val="18"/>
                      </w:rPr>
                      <m:t>560</m:t>
                    </m:r>
                  </m:sub>
                </m:sSub>
              </m:oMath>
            </m:oMathPara>
          </w:p>
          <w:p w14:paraId="6173FA39" w14:textId="77777777" w:rsidR="00C332A5" w:rsidRDefault="001271F9">
            <w:pPr>
              <w:widowControl/>
              <w:spacing w:line="360" w:lineRule="auto"/>
              <w:rPr>
                <w:rFonts w:hAnsi="Cambria Math" w:cs="Times New Roman" w:hint="eastAsia"/>
                <w:i/>
                <w:iCs/>
                <w:sz w:val="18"/>
                <w:szCs w:val="18"/>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w:rPr>
                        <w:rFonts w:ascii="Cambria Math" w:hAnsi="Cambria Math" w:cs="Times New Roman"/>
                        <w:sz w:val="18"/>
                        <w:szCs w:val="18"/>
                      </w:rPr>
                      <m:t>720</m:t>
                    </m:r>
                  </m:sub>
                </m:sSub>
                <m:r>
                  <w:rPr>
                    <w:rFonts w:ascii="Cambria Math" w:hAnsi="Cambria Math" w:cs="Times New Roman"/>
                    <w:sz w:val="18"/>
                    <w:szCs w:val="18"/>
                  </w:rPr>
                  <m:t>=2.7∙</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C750</m:t>
                    </m:r>
                  </m:sub>
                </m:sSub>
                <m:sSub>
                  <m:sSubPr>
                    <m:ctrlPr>
                      <w:rPr>
                        <w:rFonts w:ascii="Cambria Math" w:hAnsi="Cambria Math" w:cs="Times New Roman"/>
                        <w:i/>
                        <w:iCs/>
                        <w:sz w:val="18"/>
                        <w:szCs w:val="18"/>
                      </w:rPr>
                    </m:ctrlPr>
                  </m:sSubPr>
                  <m:e>
                    <m:r>
                      <w:rPr>
                        <w:rFonts w:ascii="Cambria Math" w:hAnsi="Cambria Math" w:cs="Times New Roman"/>
                        <w:sz w:val="18"/>
                        <w:szCs w:val="18"/>
                      </w:rPr>
                      <m:t>[C]</m:t>
                    </m:r>
                  </m:e>
                  <m:sub>
                    <m:r>
                      <w:rPr>
                        <w:rFonts w:ascii="Cambria Math" w:hAnsi="Cambria Math" w:cs="Times New Roman"/>
                        <w:sz w:val="18"/>
                        <w:szCs w:val="18"/>
                      </w:rPr>
                      <m:t>560</m:t>
                    </m:r>
                  </m:sub>
                </m:sSub>
              </m:oMath>
            </m:oMathPara>
          </w:p>
          <w:p w14:paraId="395357D1" w14:textId="77777777" w:rsidR="00C332A5" w:rsidRDefault="001271F9">
            <w:pPr>
              <w:widowControl/>
              <w:spacing w:line="360" w:lineRule="auto"/>
              <w:rPr>
                <w:rFonts w:ascii="Times New Roman" w:hAnsi="Cambria Math" w:cs="Times New Roman" w:hint="eastAsia"/>
                <w:lang w:val="en"/>
              </w:rPr>
            </w:pPr>
            <m:oMathPara>
              <m:oMathParaPr>
                <m:jc m:val="left"/>
              </m:oMathParaPr>
              <m:oMath>
                <m:sSub>
                  <m:sSubPr>
                    <m:ctrlPr>
                      <w:rPr>
                        <w:rFonts w:ascii="Cambria Math" w:hAnsi="Cambria Math" w:cs="Times New Roman"/>
                        <w:i/>
                        <w:iCs/>
                        <w:sz w:val="18"/>
                        <w:szCs w:val="18"/>
                      </w:rPr>
                    </m:ctrlPr>
                  </m:sSubPr>
                  <m:e>
                    <m:r>
                      <w:rPr>
                        <w:rFonts w:ascii="Cambria Math" w:hAnsi="Cambria Math" w:cs="Times New Roman"/>
                        <w:sz w:val="18"/>
                        <w:szCs w:val="18"/>
                      </w:rPr>
                      <m:t>A</m:t>
                    </m:r>
                  </m:e>
                  <m:sub>
                    <m:r>
                      <w:rPr>
                        <w:rFonts w:ascii="Cambria Math" w:hAnsi="Cambria Math" w:cs="Times New Roman"/>
                        <w:sz w:val="18"/>
                        <w:szCs w:val="18"/>
                      </w:rPr>
                      <m:t>680</m:t>
                    </m:r>
                  </m:sub>
                </m:sSub>
                <m:r>
                  <w:rPr>
                    <w:rFonts w:ascii="Cambria Math" w:hAnsi="Cambria Math" w:cs="Times New Roman"/>
                    <w:sz w:val="18"/>
                    <w:szCs w:val="18"/>
                  </w:rPr>
                  <m:t>=2.7∙</m:t>
                </m:r>
                <m:sSub>
                  <m:sSubPr>
                    <m:ctrlPr>
                      <w:rPr>
                        <w:rFonts w:ascii="Cambria Math" w:hAnsi="Cambria Math" w:cs="Times New Roman"/>
                        <w:i/>
                        <w:sz w:val="18"/>
                        <w:szCs w:val="18"/>
                      </w:rPr>
                    </m:ctrlPr>
                  </m:sSubPr>
                  <m:e>
                    <m:r>
                      <w:rPr>
                        <w:rFonts w:ascii="Cambria Math" w:hAnsi="Cambria Math" w:cs="Times New Roman"/>
                        <w:sz w:val="18"/>
                        <w:szCs w:val="18"/>
                      </w:rPr>
                      <m:t>k</m:t>
                    </m:r>
                  </m:e>
                  <m:sub>
                    <m:r>
                      <m:rPr>
                        <m:sty m:val="p"/>
                      </m:rPr>
                      <w:rPr>
                        <w:rFonts w:ascii="Cambria Math" w:hAnsi="Cambria Math" w:cs="Times New Roman"/>
                        <w:sz w:val="18"/>
                        <w:szCs w:val="18"/>
                      </w:rPr>
                      <m:t>C680</m:t>
                    </m:r>
                  </m:sub>
                </m:sSub>
                <m:sSub>
                  <m:sSubPr>
                    <m:ctrlPr>
                      <w:rPr>
                        <w:rFonts w:ascii="Cambria Math" w:hAnsi="Cambria Math" w:cs="Times New Roman"/>
                        <w:i/>
                        <w:iCs/>
                        <w:sz w:val="18"/>
                        <w:szCs w:val="18"/>
                      </w:rPr>
                    </m:ctrlPr>
                  </m:sSubPr>
                  <m:e>
                    <m:r>
                      <w:rPr>
                        <w:rFonts w:ascii="Cambria Math" w:hAnsi="Cambria Math" w:cs="Times New Roman"/>
                        <w:sz w:val="18"/>
                        <w:szCs w:val="18"/>
                      </w:rPr>
                      <m:t>[C]</m:t>
                    </m:r>
                  </m:e>
                  <m:sub>
                    <m:r>
                      <w:rPr>
                        <w:rFonts w:ascii="Cambria Math" w:hAnsi="Cambria Math" w:cs="Times New Roman"/>
                        <w:sz w:val="18"/>
                        <w:szCs w:val="18"/>
                      </w:rPr>
                      <m:t>560</m:t>
                    </m:r>
                  </m:sub>
                </m:sSub>
              </m:oMath>
            </m:oMathPara>
          </w:p>
        </w:tc>
        <w:tc>
          <w:tcPr>
            <w:tcW w:w="4261" w:type="dxa"/>
          </w:tcPr>
          <w:p w14:paraId="4D5CB11C" w14:textId="77777777" w:rsidR="00C332A5" w:rsidRDefault="001271F9">
            <w:pPr>
              <w:widowControl/>
              <w:spacing w:line="360" w:lineRule="auto"/>
              <w:jc w:val="right"/>
              <w:rPr>
                <w:rFonts w:ascii="Times New Roman" w:eastAsia="Ubuntu" w:hAnsi="Times New Roman" w:cs="Times New Roman"/>
                <w:lang w:val="en"/>
              </w:rPr>
            </w:pPr>
            <w:commentRangeStart w:id="684"/>
            <w:r>
              <w:rPr>
                <w:rFonts w:ascii="Times New Roman" w:eastAsia="Ubuntu" w:hAnsi="Times New Roman" w:cs="Times New Roman"/>
                <w:lang w:val="en"/>
              </w:rPr>
              <w:t>Model 2 PBR</w:t>
            </w:r>
            <w:commentRangeEnd w:id="684"/>
            <w:r w:rsidR="002E5D2A">
              <w:rPr>
                <w:rStyle w:val="Kommentarzeichen"/>
              </w:rPr>
              <w:commentReference w:id="684"/>
            </w:r>
          </w:p>
        </w:tc>
      </w:tr>
    </w:tbl>
    <w:p w14:paraId="3529C65D" w14:textId="77777777" w:rsidR="00C332A5" w:rsidRDefault="00C332A5">
      <w:pPr>
        <w:spacing w:line="360" w:lineRule="auto"/>
        <w:jc w:val="both"/>
        <w:rPr>
          <w:rFonts w:ascii="Times New Roman" w:eastAsia="Ubuntu" w:hAnsi="Times New Roman" w:cs="Times New Roman"/>
          <w:sz w:val="22"/>
          <w:szCs w:val="22"/>
          <w:lang w:val="en"/>
        </w:rPr>
      </w:pPr>
    </w:p>
    <w:p w14:paraId="1EABB2D5" w14:textId="3BF353D9" w:rsidR="00C332A5" w:rsidRDefault="001271F9">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The system is </w:t>
      </w:r>
      <w:del w:id="685" w:author="Herr, Nora (059)" w:date="2019-11-25T17:11:00Z">
        <w:r w:rsidDel="002E5D2A">
          <w:rPr>
            <w:rFonts w:ascii="Times New Roman" w:eastAsia="Ubuntu" w:hAnsi="Times New Roman" w:cs="Times New Roman"/>
            <w:sz w:val="22"/>
            <w:szCs w:val="22"/>
            <w:lang w:val="en"/>
          </w:rPr>
          <w:delText>then</w:delText>
        </w:r>
        <w:commentRangeStart w:id="686"/>
        <w:r w:rsidDel="002E5D2A">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solved </w:t>
      </w:r>
      <w:commentRangeEnd w:id="686"/>
      <w:r w:rsidR="002E5D2A">
        <w:rPr>
          <w:rStyle w:val="Kommentarzeichen"/>
        </w:rPr>
        <w:commentReference w:id="686"/>
      </w:r>
      <w:r>
        <w:rPr>
          <w:rFonts w:ascii="Times New Roman" w:eastAsia="Ubuntu" w:hAnsi="Times New Roman" w:cs="Times New Roman"/>
          <w:sz w:val="22"/>
          <w:szCs w:val="22"/>
          <w:lang w:val="en"/>
        </w:rPr>
        <w:t xml:space="preserve">for each of the two components and the data </w:t>
      </w:r>
      <w:proofErr w:type="gramStart"/>
      <w:r>
        <w:rPr>
          <w:rFonts w:ascii="Times New Roman" w:eastAsia="Ubuntu" w:hAnsi="Times New Roman" w:cs="Times New Roman"/>
          <w:sz w:val="22"/>
          <w:szCs w:val="22"/>
          <w:lang w:val="en"/>
        </w:rPr>
        <w:t xml:space="preserve">is </w:t>
      </w:r>
      <w:del w:id="687" w:author="Herr, Nora (059)" w:date="2019-11-25T17:11:00Z">
        <w:r w:rsidDel="007A22B0">
          <w:rPr>
            <w:rFonts w:ascii="Times New Roman" w:eastAsia="Ubuntu" w:hAnsi="Times New Roman" w:cs="Times New Roman"/>
            <w:sz w:val="22"/>
            <w:szCs w:val="22"/>
            <w:lang w:val="en"/>
          </w:rPr>
          <w:delText xml:space="preserve">input </w:delText>
        </w:r>
      </w:del>
      <w:ins w:id="688" w:author="Herr, Nora (059)" w:date="2019-11-25T17:12:00Z">
        <w:r w:rsidR="007A22B0">
          <w:rPr>
            <w:rFonts w:ascii="Times New Roman" w:eastAsia="Ubuntu" w:hAnsi="Times New Roman" w:cs="Times New Roman"/>
            <w:sz w:val="22"/>
            <w:szCs w:val="22"/>
            <w:lang w:val="en"/>
          </w:rPr>
          <w:t>entered</w:t>
        </w:r>
      </w:ins>
      <w:proofErr w:type="gramEnd"/>
      <w:ins w:id="689" w:author="Herr, Nora (059)" w:date="2019-11-25T17:11:00Z">
        <w:r w:rsidR="007A22B0">
          <w:rPr>
            <w:rFonts w:ascii="Times New Roman" w:eastAsia="Ubuntu" w:hAnsi="Times New Roman" w:cs="Times New Roman"/>
            <w:sz w:val="22"/>
            <w:szCs w:val="22"/>
            <w:lang w:val="en"/>
          </w:rPr>
          <w:t xml:space="preserve"> into</w:t>
        </w:r>
      </w:ins>
      <w:del w:id="690" w:author="Herr, Nora (059)" w:date="2019-11-25T17:12:00Z">
        <w:r w:rsidDel="007A22B0">
          <w:rPr>
            <w:rFonts w:ascii="Times New Roman" w:eastAsia="Ubuntu" w:hAnsi="Times New Roman" w:cs="Times New Roman"/>
            <w:sz w:val="22"/>
            <w:szCs w:val="22"/>
            <w:lang w:val="en"/>
          </w:rPr>
          <w:delText>to</w:delText>
        </w:r>
      </w:del>
      <w:r>
        <w:rPr>
          <w:rFonts w:ascii="Times New Roman" w:eastAsia="Ubuntu" w:hAnsi="Times New Roman" w:cs="Times New Roman"/>
          <w:sz w:val="22"/>
          <w:szCs w:val="22"/>
          <w:lang w:val="en"/>
        </w:rPr>
        <w:t xml:space="preserve"> the models to retrieve the predictions. In theory, the predicted values from PBR measurements at sampling time should equal the sample’s predicted values given its </w:t>
      </w:r>
      <w:proofErr w:type="spellStart"/>
      <w:r>
        <w:rPr>
          <w:rFonts w:ascii="Times New Roman" w:eastAsia="Ubuntu" w:hAnsi="Times New Roman" w:cs="Times New Roman"/>
          <w:sz w:val="22"/>
          <w:szCs w:val="22"/>
          <w:lang w:val="en"/>
        </w:rPr>
        <w:t>Tecan</w:t>
      </w:r>
      <w:proofErr w:type="spellEnd"/>
      <w:r>
        <w:rPr>
          <w:rFonts w:ascii="Times New Roman" w:eastAsia="Ubuntu" w:hAnsi="Times New Roman" w:cs="Times New Roman"/>
          <w:sz w:val="22"/>
          <w:szCs w:val="22"/>
          <w:lang w:val="en"/>
        </w:rPr>
        <w:t xml:space="preserve"> measurements since the aliquot taken at sampling time retains the same concentrations of the components. Once the models </w:t>
      </w:r>
      <w:proofErr w:type="gramStart"/>
      <w:r>
        <w:rPr>
          <w:rFonts w:ascii="Times New Roman" w:eastAsia="Ubuntu" w:hAnsi="Times New Roman" w:cs="Times New Roman"/>
          <w:sz w:val="22"/>
          <w:szCs w:val="22"/>
          <w:lang w:val="en"/>
        </w:rPr>
        <w:t>have been applied</w:t>
      </w:r>
      <w:proofErr w:type="gramEnd"/>
      <w:r>
        <w:rPr>
          <w:rFonts w:ascii="Times New Roman" w:eastAsia="Ubuntu" w:hAnsi="Times New Roman" w:cs="Times New Roman"/>
          <w:sz w:val="22"/>
          <w:szCs w:val="22"/>
          <w:lang w:val="en"/>
        </w:rPr>
        <w:t>, the predicted values for each component should</w:t>
      </w:r>
      <w:del w:id="691" w:author="Herr, Nora (059)" w:date="2019-11-25T17:14:00Z">
        <w:r w:rsidDel="007A22B0">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line up along the </w:t>
      </w:r>
      <m:oMath>
        <m:r>
          <w:rPr>
            <w:rFonts w:ascii="Cambria Math" w:eastAsia="Ubuntu" w:hAnsi="Cambria Math" w:cs="Times New Roman"/>
            <w:lang w:val="en"/>
          </w:rPr>
          <m:t>x</m:t>
        </m:r>
        <m:r>
          <w:rPr>
            <w:rFonts w:ascii="Cambria Math" w:eastAsia="Ubuntu" w:hAnsi="Cambria Math" w:cs="Times New Roman"/>
          </w:rPr>
          <m:t>=y</m:t>
        </m:r>
      </m:oMath>
      <w:r>
        <w:rPr>
          <w:rFonts w:ascii="Times New Roman" w:eastAsia="Ubuntu" w:hAnsi="Times New Roman" w:cs="Times New Roman"/>
          <w:sz w:val="22"/>
          <w:szCs w:val="22"/>
          <w:lang w:val="en"/>
        </w:rPr>
        <w:t xml:space="preserve"> line, have a positive correlation if growth is continuous, or alternatively, have strong precision about the</w:t>
      </w:r>
      <m:oMath>
        <m:r>
          <w:rPr>
            <w:rFonts w:ascii="Cambria Math" w:eastAsia="Ubuntu" w:hAnsi="Times New Roman" w:cs="Times New Roman"/>
            <w:sz w:val="22"/>
            <w:szCs w:val="22"/>
          </w:rPr>
          <m:t xml:space="preserve"> </m:t>
        </m:r>
        <m:r>
          <w:rPr>
            <w:rFonts w:ascii="Cambria Math" w:eastAsia="Ubuntu" w:hAnsi="Cambria Math" w:cs="Times New Roman"/>
            <w:lang w:val="en"/>
          </w:rPr>
          <m:t>x</m:t>
        </m:r>
        <m:r>
          <w:rPr>
            <w:rFonts w:ascii="Cambria Math" w:eastAsia="Ubuntu" w:hAnsi="Cambria Math" w:cs="Times New Roman"/>
          </w:rPr>
          <m:t xml:space="preserve">=y </m:t>
        </m:r>
      </m:oMath>
      <w:r>
        <w:rPr>
          <w:rFonts w:ascii="Times New Roman" w:eastAsia="Ubuntu" w:hAnsi="Times New Roman" w:cs="Times New Roman"/>
          <w:sz w:val="22"/>
          <w:szCs w:val="22"/>
          <w:lang w:val="en"/>
        </w:rPr>
        <w:t xml:space="preserve">line if the system’s growth is constant. </w:t>
      </w:r>
    </w:p>
    <w:p w14:paraId="3BF84F13" w14:textId="77777777" w:rsidR="00C332A5" w:rsidRDefault="00C332A5">
      <w:pPr>
        <w:spacing w:line="360" w:lineRule="auto"/>
        <w:jc w:val="both"/>
        <w:rPr>
          <w:rFonts w:ascii="Times New Roman" w:eastAsia="Ubuntu" w:hAnsi="Times New Roman" w:cs="Times New Roman"/>
          <w:sz w:val="22"/>
          <w:szCs w:val="22"/>
          <w:lang w:val="en"/>
        </w:rPr>
      </w:pPr>
    </w:p>
    <w:p w14:paraId="3FFE607F" w14:textId="4D8FE714" w:rsidR="00C332A5" w:rsidRDefault="00441B1D">
      <w:pPr>
        <w:spacing w:line="360" w:lineRule="auto"/>
        <w:jc w:val="both"/>
        <w:rPr>
          <w:rFonts w:ascii="Times New Roman" w:eastAsia="Ubuntu" w:hAnsi="Times New Roman" w:cs="Times New Roman"/>
          <w:i/>
          <w:iCs/>
          <w:sz w:val="22"/>
          <w:szCs w:val="22"/>
          <w:lang w:val="en"/>
        </w:rPr>
      </w:pPr>
      <w:ins w:id="692" w:author="Herr, Nora (059)" w:date="2019-11-25T17:16:00Z">
        <w:r>
          <w:rPr>
            <w:rFonts w:ascii="Times New Roman" w:eastAsia="Ubuntu" w:hAnsi="Times New Roman" w:cs="Times New Roman"/>
            <w:sz w:val="22"/>
            <w:szCs w:val="22"/>
            <w:lang w:val="en"/>
          </w:rPr>
          <w:t>In order to</w:t>
        </w:r>
      </w:ins>
      <w:del w:id="693" w:author="Herr, Nora (059)" w:date="2019-11-25T17:16:00Z">
        <w:r w:rsidR="001271F9" w:rsidDel="00441B1D">
          <w:rPr>
            <w:rFonts w:ascii="Times New Roman" w:eastAsia="Ubuntu" w:hAnsi="Times New Roman" w:cs="Times New Roman"/>
            <w:sz w:val="22"/>
            <w:szCs w:val="22"/>
            <w:lang w:val="en"/>
          </w:rPr>
          <w:delText>To</w:delText>
        </w:r>
      </w:del>
      <w:r w:rsidR="001271F9">
        <w:rPr>
          <w:rFonts w:ascii="Times New Roman" w:eastAsia="Ubuntu" w:hAnsi="Times New Roman" w:cs="Times New Roman"/>
          <w:sz w:val="22"/>
          <w:szCs w:val="22"/>
          <w:lang w:val="en"/>
        </w:rPr>
        <w:t xml:space="preserve"> ensure the data </w:t>
      </w:r>
      <w:proofErr w:type="gramStart"/>
      <w:r w:rsidR="001271F9">
        <w:rPr>
          <w:rFonts w:ascii="Times New Roman" w:eastAsia="Ubuntu" w:hAnsi="Times New Roman" w:cs="Times New Roman"/>
          <w:sz w:val="22"/>
          <w:szCs w:val="22"/>
          <w:lang w:val="en"/>
        </w:rPr>
        <w:t>is modeled</w:t>
      </w:r>
      <w:proofErr w:type="gramEnd"/>
      <w:r w:rsidR="001271F9">
        <w:rPr>
          <w:rFonts w:ascii="Times New Roman" w:eastAsia="Ubuntu" w:hAnsi="Times New Roman" w:cs="Times New Roman"/>
          <w:sz w:val="22"/>
          <w:szCs w:val="22"/>
          <w:lang w:val="en"/>
        </w:rPr>
        <w:t xml:space="preserve"> properly, the PBR data has to be devoid of the medium’s absorption effects as</w:t>
      </w:r>
      <w:r w:rsidR="001271F9">
        <w:rPr>
          <w:rFonts w:ascii="Times New Roman" w:hAnsi="Cambria Math" w:cs="Times New Roman"/>
          <w:sz w:val="22"/>
          <w:szCs w:val="22"/>
          <w:lang w:val="en"/>
        </w:rPr>
        <w:t xml:space="preserve"> the need to perform the inoculation of the </w:t>
      </w:r>
      <w:proofErr w:type="spellStart"/>
      <w:r w:rsidR="001271F9">
        <w:rPr>
          <w:rFonts w:ascii="Times New Roman" w:hAnsi="Cambria Math" w:cs="Times New Roman"/>
          <w:sz w:val="22"/>
          <w:szCs w:val="22"/>
          <w:lang w:val="en"/>
        </w:rPr>
        <w:t>phycosphere</w:t>
      </w:r>
      <w:proofErr w:type="spellEnd"/>
      <w:r w:rsidR="001271F9">
        <w:rPr>
          <w:rFonts w:ascii="Times New Roman" w:hAnsi="Cambria Math" w:cs="Times New Roman"/>
          <w:sz w:val="22"/>
          <w:szCs w:val="22"/>
          <w:lang w:val="en"/>
        </w:rPr>
        <w:t xml:space="preserve"> vessels in a laminar airflow hood and </w:t>
      </w:r>
      <w:commentRangeStart w:id="694"/>
      <w:r w:rsidR="001271F9">
        <w:rPr>
          <w:rFonts w:ascii="Times New Roman" w:hAnsi="Cambria Math" w:cs="Times New Roman"/>
          <w:sz w:val="22"/>
          <w:szCs w:val="22"/>
          <w:lang w:val="en"/>
        </w:rPr>
        <w:t xml:space="preserve">the time consuming nature of a PBR experiment set-up, blank measurements are not taken. </w:t>
      </w:r>
      <w:commentRangeEnd w:id="694"/>
      <w:r>
        <w:rPr>
          <w:rStyle w:val="Kommentarzeichen"/>
        </w:rPr>
        <w:commentReference w:id="694"/>
      </w:r>
      <w:r w:rsidR="001271F9">
        <w:rPr>
          <w:rFonts w:ascii="Times New Roman" w:hAnsi="Cambria Math" w:cs="Times New Roman"/>
          <w:sz w:val="22"/>
          <w:szCs w:val="22"/>
          <w:lang w:val="en"/>
        </w:rPr>
        <w:t xml:space="preserve">However, it makes sense that the measurements immediately post-inoculation are dilute enough to use them as a blank correction. This ensures that the predicted measurements are not </w:t>
      </w:r>
      <w:proofErr w:type="spellStart"/>
      <w:r w:rsidR="001271F9">
        <w:rPr>
          <w:rFonts w:ascii="Times New Roman" w:hAnsi="Cambria Math" w:cs="Times New Roman"/>
          <w:sz w:val="22"/>
          <w:szCs w:val="22"/>
          <w:lang w:val="en"/>
        </w:rPr>
        <w:t>overpredicted</w:t>
      </w:r>
      <w:proofErr w:type="spellEnd"/>
      <w:r w:rsidR="001271F9">
        <w:rPr>
          <w:rFonts w:ascii="Times New Roman" w:hAnsi="Cambria Math" w:cs="Times New Roman"/>
          <w:sz w:val="22"/>
          <w:szCs w:val="22"/>
          <w:lang w:val="en"/>
        </w:rPr>
        <w:t xml:space="preserve"> because of the medium</w:t>
      </w:r>
      <w:r w:rsidR="001271F9">
        <w:rPr>
          <w:rFonts w:ascii="Times New Roman" w:hAnsi="Cambria Math" w:cs="Times New Roman"/>
          <w:sz w:val="22"/>
          <w:szCs w:val="22"/>
          <w:lang w:val="en"/>
        </w:rPr>
        <w:t>’</w:t>
      </w:r>
      <w:r w:rsidR="001271F9">
        <w:rPr>
          <w:rFonts w:ascii="Times New Roman" w:hAnsi="Cambria Math" w:cs="Times New Roman"/>
          <w:sz w:val="22"/>
          <w:szCs w:val="22"/>
          <w:lang w:val="en"/>
        </w:rPr>
        <w:t>s absorption. The</w:t>
      </w:r>
      <w:del w:id="695" w:author="Herr, Nora (059)" w:date="2019-11-25T17:20:00Z">
        <w:r w:rsidR="001271F9" w:rsidDel="00441B1D">
          <w:rPr>
            <w:rFonts w:ascii="Times New Roman" w:hAnsi="Cambria Math" w:cs="Times New Roman"/>
            <w:sz w:val="22"/>
            <w:szCs w:val="22"/>
            <w:lang w:val="en"/>
          </w:rPr>
          <w:delText>se</w:delText>
        </w:r>
      </w:del>
      <w:r w:rsidR="001271F9">
        <w:rPr>
          <w:rFonts w:ascii="Times New Roman" w:hAnsi="Cambria Math" w:cs="Times New Roman"/>
          <w:sz w:val="22"/>
          <w:szCs w:val="22"/>
          <w:lang w:val="en"/>
        </w:rPr>
        <w:t xml:space="preserve"> correcting post-inoculation blank values are</w:t>
      </w:r>
      <w:r w:rsidR="001271F9">
        <w:rPr>
          <w:rFonts w:ascii="Times New Roman" w:hAnsi="Times New Roman" w:cs="Times New Roman"/>
          <w:sz w:val="22"/>
          <w:szCs w:val="22"/>
          <w:lang w:val="en"/>
        </w:rPr>
        <w:t xml:space="preserve"> </w:t>
      </w:r>
      <w:proofErr w:type="gramStart"/>
      <w:r w:rsidR="001271F9">
        <w:rPr>
          <w:rFonts w:ascii="Times New Roman" w:hAnsi="Times New Roman" w:cs="Times New Roman"/>
          <w:sz w:val="22"/>
          <w:szCs w:val="22"/>
          <w:lang w:val="en"/>
        </w:rPr>
        <w:t xml:space="preserve">0.066003 and 0.037617 for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oMath>
      <w:r w:rsidR="001271F9">
        <w:rPr>
          <w:rFonts w:ascii="Times New Roman" w:hAnsi="Cambria Math" w:cs="Times New Roman"/>
          <w:sz w:val="22"/>
          <w:szCs w:val="22"/>
          <w:lang w:val="en"/>
        </w:rPr>
        <w:t xml:space="preserve"> </w:t>
      </w:r>
      <w:r w:rsidR="001271F9">
        <w:rPr>
          <w:rFonts w:ascii="Times New Roman" w:hAnsi="Times New Roman" w:cs="Times New Roman"/>
          <w:sz w:val="22"/>
          <w:szCs w:val="22"/>
          <w:lang w:val="en"/>
        </w:rPr>
        <w:t xml:space="preserve">and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oMath>
      <w:proofErr w:type="gramEnd"/>
      <w:r w:rsidR="001271F9">
        <w:rPr>
          <w:rFonts w:ascii="Times New Roman" w:hAnsi="Cambria Math" w:cs="Times New Roman"/>
          <w:lang w:val="en"/>
        </w:rPr>
        <w:t xml:space="preserve"> </w:t>
      </w:r>
      <w:r w:rsidR="001271F9" w:rsidRPr="00441B1D">
        <w:rPr>
          <w:rFonts w:ascii="Times New Roman" w:hAnsi="Cambria Math" w:cs="Times New Roman"/>
          <w:sz w:val="22"/>
          <w:szCs w:val="22"/>
          <w:lang w:val="en"/>
          <w:rPrChange w:id="696" w:author="Herr, Nora (059)" w:date="2019-11-25T17:19:00Z">
            <w:rPr>
              <w:rFonts w:ascii="Times New Roman" w:hAnsi="Cambria Math" w:cs="Times New Roman"/>
              <w:lang w:val="en"/>
            </w:rPr>
          </w:rPrChange>
        </w:rPr>
        <w:t>measurements respectively</w:t>
      </w:r>
      <w:ins w:id="697" w:author="Herr, Nora (059)" w:date="2019-11-25T17:19:00Z">
        <w:r>
          <w:rPr>
            <w:rFonts w:ascii="Times New Roman" w:hAnsi="Cambria Math" w:cs="Times New Roman"/>
            <w:lang w:val="en"/>
          </w:rPr>
          <w:t>;</w:t>
        </w:r>
      </w:ins>
      <w:del w:id="698" w:author="Herr, Nora (059)" w:date="2019-11-25T17:19:00Z">
        <w:r w:rsidR="001271F9" w:rsidDel="00441B1D">
          <w:rPr>
            <w:rFonts w:ascii="Times New Roman" w:hAnsi="Cambria Math" w:cs="Times New Roman"/>
            <w:lang w:val="en"/>
          </w:rPr>
          <w:delText>,</w:delText>
        </w:r>
      </w:del>
      <w:r w:rsidR="001271F9">
        <w:rPr>
          <w:rFonts w:ascii="Times New Roman" w:hAnsi="Cambria Math" w:cs="Times New Roman"/>
          <w:lang w:val="en"/>
        </w:rPr>
        <w:t xml:space="preserve"> </w:t>
      </w:r>
      <w:r w:rsidR="001271F9">
        <w:rPr>
          <w:rFonts w:ascii="Times New Roman" w:hAnsi="Cambria Math" w:cs="Times New Roman"/>
          <w:sz w:val="22"/>
          <w:szCs w:val="22"/>
          <w:lang w:val="en"/>
        </w:rPr>
        <w:t>following this correction</w:t>
      </w:r>
      <w:ins w:id="699" w:author="Herr, Nora (059)" w:date="2019-11-25T17:19:00Z">
        <w:r>
          <w:rPr>
            <w:rFonts w:ascii="Times New Roman" w:hAnsi="Cambria Math" w:cs="Times New Roman"/>
            <w:sz w:val="22"/>
            <w:szCs w:val="22"/>
            <w:lang w:val="en"/>
          </w:rPr>
          <w:t>,</w:t>
        </w:r>
      </w:ins>
      <w:r w:rsidR="001271F9">
        <w:rPr>
          <w:rFonts w:ascii="Times New Roman" w:hAnsi="Cambria Math" w:cs="Times New Roman"/>
          <w:sz w:val="22"/>
          <w:szCs w:val="22"/>
          <w:lang w:val="en"/>
        </w:rPr>
        <w:t xml:space="preserve"> the </w:t>
      </w:r>
      <w:del w:id="700" w:author="Herr, Nora (059)" w:date="2019-11-25T17:19:00Z">
        <w:r w:rsidR="001271F9" w:rsidDel="00441B1D">
          <w:rPr>
            <w:rFonts w:ascii="Times New Roman" w:hAnsi="Cambria Math" w:cs="Times New Roman"/>
            <w:sz w:val="22"/>
            <w:szCs w:val="22"/>
            <w:lang w:val="en"/>
          </w:rPr>
          <w:delText xml:space="preserve">the </w:delText>
        </w:r>
      </w:del>
      <w:r w:rsidR="001271F9">
        <w:rPr>
          <w:rFonts w:ascii="Times New Roman" w:hAnsi="Cambria Math" w:cs="Times New Roman"/>
          <w:sz w:val="22"/>
          <w:szCs w:val="22"/>
          <w:lang w:val="en"/>
        </w:rPr>
        <w:t>predictive models are applied to the</w:t>
      </w:r>
      <w:del w:id="701" w:author="Herr, Nora (059)" w:date="2019-11-25T17:19:00Z">
        <w:r w:rsidR="001271F9" w:rsidDel="00441B1D">
          <w:rPr>
            <w:rFonts w:ascii="Times New Roman" w:hAnsi="Cambria Math" w:cs="Times New Roman"/>
            <w:sz w:val="22"/>
            <w:szCs w:val="22"/>
            <w:lang w:val="en"/>
          </w:rPr>
          <w:delText>se</w:delText>
        </w:r>
      </w:del>
      <w:r w:rsidR="001271F9">
        <w:rPr>
          <w:rFonts w:ascii="Times New Roman" w:hAnsi="Cambria Math" w:cs="Times New Roman"/>
          <w:sz w:val="22"/>
          <w:szCs w:val="22"/>
          <w:lang w:val="en"/>
        </w:rPr>
        <w:t xml:space="preserve"> data and corrected for the </w:t>
      </w:r>
      <w:proofErr w:type="spellStart"/>
      <w:r w:rsidR="001271F9">
        <w:rPr>
          <w:rFonts w:ascii="Times New Roman" w:hAnsi="Cambria Math" w:cs="Times New Roman"/>
          <w:sz w:val="22"/>
          <w:szCs w:val="22"/>
          <w:lang w:val="en"/>
        </w:rPr>
        <w:t>Chlamy</w:t>
      </w:r>
      <w:proofErr w:type="spellEnd"/>
      <w:r w:rsidR="001271F9">
        <w:rPr>
          <w:rFonts w:ascii="Times New Roman" w:hAnsi="Cambria Math" w:cs="Times New Roman"/>
          <w:sz w:val="22"/>
          <w:szCs w:val="22"/>
          <w:lang w:val="en"/>
        </w:rPr>
        <w:t xml:space="preserve"> effect. </w:t>
      </w:r>
      <w:del w:id="702" w:author="Herr, Nora (059)" w:date="2019-11-25T17:20:00Z">
        <w:r w:rsidR="001271F9" w:rsidDel="00441B1D">
          <w:rPr>
            <w:rFonts w:ascii="Times New Roman" w:hAnsi="Cambria Math" w:cs="Times New Roman"/>
            <w:sz w:val="22"/>
            <w:szCs w:val="22"/>
            <w:lang w:val="en"/>
          </w:rPr>
          <w:delText>.</w:delText>
        </w:r>
      </w:del>
    </w:p>
    <w:p w14:paraId="1CC8C4C0" w14:textId="77777777" w:rsidR="00C332A5" w:rsidRDefault="00C332A5">
      <w:pPr>
        <w:spacing w:line="360" w:lineRule="auto"/>
        <w:jc w:val="both"/>
        <w:rPr>
          <w:rFonts w:ascii="Times New Roman" w:eastAsia="Ubuntu" w:hAnsi="Times New Roman" w:cs="Times New Roman"/>
          <w:sz w:val="22"/>
          <w:szCs w:val="22"/>
          <w:lang w:val="en"/>
        </w:rPr>
      </w:pPr>
    </w:p>
    <w:p w14:paraId="5D30C0B5" w14:textId="700D5405" w:rsidR="00C332A5" w:rsidRDefault="001271F9">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b/>
          <w:bCs/>
          <w:sz w:val="22"/>
          <w:szCs w:val="22"/>
          <w:lang w:val="en"/>
        </w:rPr>
        <w:t xml:space="preserve">FigureX2masTree and X3, </w:t>
      </w:r>
      <w:r>
        <w:rPr>
          <w:rFonts w:ascii="Times New Roman" w:eastAsia="Ubuntu" w:hAnsi="Times New Roman" w:cs="Times New Roman"/>
          <w:sz w:val="22"/>
          <w:szCs w:val="22"/>
          <w:lang w:val="en"/>
        </w:rPr>
        <w:t xml:space="preserve">shows the corrected results of selected vessels for this analysis. These results are indicative </w:t>
      </w:r>
      <w:ins w:id="703" w:author="Herr, Nora (059)" w:date="2019-11-25T17:20:00Z">
        <w:r w:rsidR="00441B1D">
          <w:rPr>
            <w:rFonts w:ascii="Times New Roman" w:eastAsia="Ubuntu" w:hAnsi="Times New Roman" w:cs="Times New Roman"/>
            <w:sz w:val="22"/>
            <w:szCs w:val="22"/>
            <w:lang w:val="en"/>
          </w:rPr>
          <w:t>of</w:t>
        </w:r>
      </w:ins>
      <w:del w:id="704" w:author="Herr, Nora (059)" w:date="2019-11-25T17:20:00Z">
        <w:r w:rsidDel="00441B1D">
          <w:rPr>
            <w:rFonts w:ascii="Times New Roman" w:eastAsia="Ubuntu" w:hAnsi="Times New Roman" w:cs="Times New Roman"/>
            <w:sz w:val="22"/>
            <w:szCs w:val="22"/>
            <w:lang w:val="en"/>
          </w:rPr>
          <w:delText>to</w:delText>
        </w:r>
      </w:del>
      <w:r>
        <w:rPr>
          <w:rFonts w:ascii="Times New Roman" w:eastAsia="Ubuntu" w:hAnsi="Times New Roman" w:cs="Times New Roman"/>
          <w:sz w:val="22"/>
          <w:szCs w:val="22"/>
          <w:lang w:val="en"/>
        </w:rPr>
        <w:t xml:space="preserve"> what </w:t>
      </w:r>
      <w:proofErr w:type="gramStart"/>
      <w:r>
        <w:rPr>
          <w:rFonts w:ascii="Times New Roman" w:eastAsia="Ubuntu" w:hAnsi="Times New Roman" w:cs="Times New Roman"/>
          <w:sz w:val="22"/>
          <w:szCs w:val="22"/>
          <w:lang w:val="en"/>
        </w:rPr>
        <w:t>is expected</w:t>
      </w:r>
      <w:proofErr w:type="gramEnd"/>
      <w:r>
        <w:rPr>
          <w:rFonts w:ascii="Times New Roman" w:eastAsia="Ubuntu" w:hAnsi="Times New Roman" w:cs="Times New Roman"/>
          <w:sz w:val="22"/>
          <w:szCs w:val="22"/>
          <w:lang w:val="en"/>
        </w:rPr>
        <w:t xml:space="preserve"> from the transferability of the models, especially those of PBR2. In the selected vessels for PBR2, the values for vessels 3-5 indicate a positive correlation symbolizing growth in those vessels and line up along the </w:t>
      </w:r>
      <m:oMath>
        <m:r>
          <w:rPr>
            <w:rFonts w:ascii="Cambria Math" w:eastAsia="Ubuntu" w:hAnsi="Cambria Math" w:cs="Times New Roman"/>
            <w:lang w:val="en"/>
          </w:rPr>
          <m:t>x</m:t>
        </m:r>
        <m:r>
          <w:rPr>
            <w:rFonts w:ascii="Cambria Math" w:eastAsia="Ubuntu" w:hAnsi="Cambria Math" w:cs="Times New Roman"/>
          </w:rPr>
          <m:t>=y</m:t>
        </m:r>
      </m:oMath>
      <w:r>
        <w:rPr>
          <w:rFonts w:ascii="Times New Roman" w:eastAsia="Ubuntu" w:hAnsi="Cambria Math" w:cs="Times New Roman"/>
          <w:lang w:val="en"/>
        </w:rPr>
        <w:t xml:space="preserve"> </w:t>
      </w:r>
      <w:r>
        <w:rPr>
          <w:rFonts w:ascii="Times New Roman" w:eastAsia="Ubuntu" w:hAnsi="Times New Roman" w:cs="Times New Roman"/>
          <w:sz w:val="22"/>
          <w:szCs w:val="22"/>
          <w:lang w:val="en"/>
        </w:rPr>
        <w:t xml:space="preserve">line indicating that the predictions on both systems are similar. However, the limited amount of data used to validate the transferability of the models does not make a strong </w:t>
      </w:r>
      <w:del w:id="705" w:author="Herr, Nora (059)" w:date="2019-11-25T17:21:00Z">
        <w:r w:rsidDel="00441B1D">
          <w:rPr>
            <w:rFonts w:ascii="Times New Roman" w:eastAsia="Ubuntu" w:hAnsi="Times New Roman" w:cs="Times New Roman"/>
            <w:sz w:val="22"/>
            <w:szCs w:val="22"/>
            <w:lang w:val="en"/>
          </w:rPr>
          <w:delText>arguement</w:delText>
        </w:r>
      </w:del>
      <w:ins w:id="706" w:author="Herr, Nora (059)" w:date="2019-11-25T17:21:00Z">
        <w:r w:rsidR="00441B1D">
          <w:rPr>
            <w:rFonts w:ascii="Times New Roman" w:eastAsia="Ubuntu" w:hAnsi="Times New Roman" w:cs="Times New Roman"/>
            <w:sz w:val="22"/>
            <w:szCs w:val="22"/>
            <w:lang w:val="en"/>
          </w:rPr>
          <w:t>argument</w:t>
        </w:r>
      </w:ins>
      <w:r>
        <w:rPr>
          <w:rFonts w:ascii="Times New Roman" w:eastAsia="Ubuntu" w:hAnsi="Times New Roman" w:cs="Times New Roman"/>
          <w:sz w:val="22"/>
          <w:szCs w:val="22"/>
          <w:lang w:val="en"/>
        </w:rPr>
        <w:t xml:space="preserve"> on behalf of this method for monitoring the system. </w:t>
      </w:r>
    </w:p>
    <w:tbl>
      <w:tblPr>
        <w:tblStyle w:val="Tabellenraster"/>
        <w:tblW w:w="8522" w:type="dxa"/>
        <w:tblLayout w:type="fixed"/>
        <w:tblLook w:val="04A0" w:firstRow="1" w:lastRow="0" w:firstColumn="1" w:lastColumn="0" w:noHBand="0" w:noVBand="1"/>
      </w:tblPr>
      <w:tblGrid>
        <w:gridCol w:w="8522"/>
      </w:tblGrid>
      <w:tr w:rsidR="00C332A5" w14:paraId="50B9ECFC" w14:textId="77777777">
        <w:tc>
          <w:tcPr>
            <w:tcW w:w="8522" w:type="dxa"/>
          </w:tcPr>
          <w:p w14:paraId="325DBA1E" w14:textId="77777777" w:rsidR="00C332A5" w:rsidRDefault="001271F9">
            <w:pPr>
              <w:widowControl/>
              <w:spacing w:line="300" w:lineRule="auto"/>
              <w:rPr>
                <w:rFonts w:ascii="Times New Roman" w:hAnsi="Times New Roman" w:cs="Times New Roman"/>
                <w:sz w:val="22"/>
                <w:szCs w:val="22"/>
                <w:lang w:val="en"/>
              </w:rPr>
            </w:pPr>
            <w:r>
              <w:rPr>
                <w:noProof/>
                <w:lang w:val="de-DE" w:eastAsia="de-DE"/>
              </w:rPr>
              <w:drawing>
                <wp:inline distT="0" distB="0" distL="114300" distR="114300" wp14:anchorId="5BC35506" wp14:editId="6FA1B28D">
                  <wp:extent cx="4114800" cy="2672080"/>
                  <wp:effectExtent l="0" t="0" r="13335" b="1016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8"/>
                          <a:stretch>
                            <a:fillRect/>
                          </a:stretch>
                        </pic:blipFill>
                        <pic:spPr>
                          <a:xfrm>
                            <a:off x="0" y="0"/>
                            <a:ext cx="4114800" cy="2672080"/>
                          </a:xfrm>
                          <a:prstGeom prst="rect">
                            <a:avLst/>
                          </a:prstGeom>
                          <a:noFill/>
                          <a:ln>
                            <a:noFill/>
                          </a:ln>
                        </pic:spPr>
                      </pic:pic>
                    </a:graphicData>
                  </a:graphic>
                </wp:inline>
              </w:drawing>
            </w:r>
          </w:p>
        </w:tc>
      </w:tr>
      <w:tr w:rsidR="00C332A5" w14:paraId="3A5ECCFD" w14:textId="77777777">
        <w:tc>
          <w:tcPr>
            <w:tcW w:w="8522" w:type="dxa"/>
          </w:tcPr>
          <w:p w14:paraId="07C56275" w14:textId="77777777" w:rsidR="00C332A5" w:rsidRDefault="001271F9">
            <w:pPr>
              <w:widowControl/>
              <w:spacing w:line="300" w:lineRule="auto"/>
              <w:rPr>
                <w:rFonts w:ascii="Times New Roman" w:hAnsi="Times New Roman" w:cs="Times New Roman"/>
                <w:b/>
                <w:bCs/>
                <w:sz w:val="22"/>
                <w:szCs w:val="22"/>
                <w:lang w:val="en"/>
              </w:rPr>
            </w:pPr>
            <w:commentRangeStart w:id="707"/>
            <w:proofErr w:type="spellStart"/>
            <w:r>
              <w:rPr>
                <w:rFonts w:ascii="Times New Roman" w:hAnsi="Times New Roman" w:cs="Times New Roman"/>
                <w:b/>
                <w:bCs/>
                <w:sz w:val="22"/>
                <w:szCs w:val="22"/>
                <w:lang w:val="en"/>
              </w:rPr>
              <w:t>FigureXmasTree</w:t>
            </w:r>
            <w:commentRangeEnd w:id="707"/>
            <w:proofErr w:type="spellEnd"/>
            <w:r w:rsidR="00441B1D">
              <w:rPr>
                <w:rStyle w:val="Kommentarzeichen"/>
              </w:rPr>
              <w:commentReference w:id="707"/>
            </w:r>
          </w:p>
        </w:tc>
      </w:tr>
    </w:tbl>
    <w:p w14:paraId="61EADF5F" w14:textId="77777777" w:rsidR="00C332A5" w:rsidRDefault="00C332A5">
      <w:pPr>
        <w:spacing w:line="360" w:lineRule="auto"/>
        <w:jc w:val="both"/>
        <w:rPr>
          <w:rFonts w:ascii="Times New Roman" w:eastAsia="Ubuntu" w:hAnsi="Times New Roman" w:cs="Times New Roman"/>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19540957" w14:textId="77777777">
        <w:tc>
          <w:tcPr>
            <w:tcW w:w="8522" w:type="dxa"/>
          </w:tcPr>
          <w:p w14:paraId="0A883B12" w14:textId="77777777" w:rsidR="00C332A5" w:rsidRDefault="001271F9">
            <w:pPr>
              <w:widowControl/>
              <w:spacing w:line="360" w:lineRule="auto"/>
              <w:rPr>
                <w:lang w:val="en"/>
              </w:rPr>
            </w:pPr>
            <w:r>
              <w:rPr>
                <w:noProof/>
                <w:lang w:val="de-DE" w:eastAsia="de-DE"/>
              </w:rPr>
              <w:lastRenderedPageBreak/>
              <w:drawing>
                <wp:inline distT="0" distB="0" distL="114300" distR="114300" wp14:anchorId="294BB03A" wp14:editId="57B47537">
                  <wp:extent cx="4114800" cy="2684145"/>
                  <wp:effectExtent l="0" t="0" r="13335" b="1905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9"/>
                          <a:stretch>
                            <a:fillRect/>
                          </a:stretch>
                        </pic:blipFill>
                        <pic:spPr>
                          <a:xfrm>
                            <a:off x="0" y="0"/>
                            <a:ext cx="4114800" cy="2684145"/>
                          </a:xfrm>
                          <a:prstGeom prst="rect">
                            <a:avLst/>
                          </a:prstGeom>
                          <a:noFill/>
                          <a:ln>
                            <a:noFill/>
                          </a:ln>
                        </pic:spPr>
                      </pic:pic>
                    </a:graphicData>
                  </a:graphic>
                </wp:inline>
              </w:drawing>
            </w:r>
          </w:p>
          <w:p w14:paraId="274EE92C" w14:textId="77777777" w:rsidR="00C332A5" w:rsidRDefault="00C332A5">
            <w:pPr>
              <w:widowControl/>
              <w:spacing w:line="360" w:lineRule="auto"/>
              <w:rPr>
                <w:lang w:val="en"/>
              </w:rPr>
            </w:pPr>
          </w:p>
        </w:tc>
      </w:tr>
      <w:tr w:rsidR="00C332A5" w14:paraId="6A9ECB38" w14:textId="77777777">
        <w:tc>
          <w:tcPr>
            <w:tcW w:w="8522" w:type="dxa"/>
          </w:tcPr>
          <w:p w14:paraId="47F7059A" w14:textId="77777777" w:rsidR="00C332A5" w:rsidRDefault="001271F9">
            <w:pPr>
              <w:widowControl/>
              <w:spacing w:line="360" w:lineRule="auto"/>
              <w:rPr>
                <w:rFonts w:ascii="Times New Roman" w:eastAsia="Ubuntu" w:hAnsi="Times New Roman" w:cs="Times New Roman"/>
                <w:b/>
                <w:bCs/>
                <w:sz w:val="22"/>
                <w:szCs w:val="22"/>
                <w:lang w:val="en"/>
              </w:rPr>
            </w:pPr>
            <w:commentRangeStart w:id="708"/>
            <w:r>
              <w:rPr>
                <w:rFonts w:ascii="Times New Roman" w:eastAsia="Ubuntu" w:hAnsi="Times New Roman" w:cs="Times New Roman"/>
                <w:b/>
                <w:bCs/>
                <w:sz w:val="22"/>
                <w:szCs w:val="22"/>
                <w:lang w:val="en"/>
              </w:rPr>
              <w:t>Figxmas3, no grow exp3</w:t>
            </w:r>
            <w:commentRangeEnd w:id="708"/>
            <w:r w:rsidR="00441B1D">
              <w:rPr>
                <w:rStyle w:val="Kommentarzeichen"/>
              </w:rPr>
              <w:commentReference w:id="708"/>
            </w:r>
          </w:p>
        </w:tc>
      </w:tr>
    </w:tbl>
    <w:p w14:paraId="68E72139" w14:textId="77777777" w:rsidR="00C332A5" w:rsidRDefault="00C332A5">
      <w:pPr>
        <w:spacing w:line="360" w:lineRule="auto"/>
        <w:jc w:val="both"/>
        <w:rPr>
          <w:rFonts w:ascii="Times New Roman" w:eastAsia="Ubuntu" w:hAnsi="Times New Roman" w:cs="Times New Roman"/>
          <w:sz w:val="22"/>
          <w:szCs w:val="22"/>
          <w:lang w:val="en"/>
        </w:rPr>
      </w:pPr>
    </w:p>
    <w:p w14:paraId="05F2678B" w14:textId="3F58DE4D" w:rsidR="00C332A5" w:rsidRDefault="001271F9">
      <w:pPr>
        <w:spacing w:line="360" w:lineRule="auto"/>
        <w:jc w:val="both"/>
        <w:rPr>
          <w:rFonts w:ascii="Times New Roman" w:eastAsia="Ubuntu" w:hAnsi="Times New Roman" w:cs="Times New Roman"/>
          <w:sz w:val="22"/>
          <w:szCs w:val="22"/>
          <w:lang w:val="en"/>
        </w:rPr>
      </w:pPr>
      <w:r>
        <w:rPr>
          <w:rFonts w:ascii="Times New Roman" w:eastAsia="Ubuntu" w:hAnsi="Times New Roman" w:cs="Times New Roman"/>
          <w:sz w:val="22"/>
          <w:szCs w:val="22"/>
          <w:lang w:val="en"/>
        </w:rPr>
        <w:t xml:space="preserve">Not only does the limited amount of data limit the validity of this method for monitoring the </w:t>
      </w:r>
      <w:proofErr w:type="spellStart"/>
      <w:r>
        <w:rPr>
          <w:rFonts w:ascii="Times New Roman" w:eastAsia="Ubuntu" w:hAnsi="Times New Roman" w:cs="Times New Roman"/>
          <w:sz w:val="22"/>
          <w:szCs w:val="22"/>
          <w:lang w:val="en"/>
        </w:rPr>
        <w:t>phycospheres</w:t>
      </w:r>
      <w:proofErr w:type="spellEnd"/>
      <w:r>
        <w:rPr>
          <w:rFonts w:ascii="Times New Roman" w:eastAsia="Ubuntu" w:hAnsi="Times New Roman" w:cs="Times New Roman"/>
          <w:sz w:val="22"/>
          <w:szCs w:val="22"/>
          <w:lang w:val="en"/>
        </w:rPr>
        <w:t xml:space="preserve">, but the data </w:t>
      </w:r>
      <w:proofErr w:type="gramStart"/>
      <w:r>
        <w:rPr>
          <w:rFonts w:ascii="Times New Roman" w:eastAsia="Ubuntu" w:hAnsi="Times New Roman" w:cs="Times New Roman"/>
          <w:sz w:val="22"/>
          <w:szCs w:val="22"/>
          <w:lang w:val="en"/>
        </w:rPr>
        <w:t>was also measured</w:t>
      </w:r>
      <w:proofErr w:type="gramEnd"/>
      <w:r>
        <w:rPr>
          <w:rFonts w:ascii="Times New Roman" w:eastAsia="Ubuntu" w:hAnsi="Times New Roman" w:cs="Times New Roman"/>
          <w:sz w:val="22"/>
          <w:szCs w:val="22"/>
          <w:lang w:val="en"/>
        </w:rPr>
        <w:t xml:space="preserve"> incorrectly</w:t>
      </w:r>
      <w:ins w:id="709" w:author="Herr, Nora (059)" w:date="2019-11-25T17:22:00Z">
        <w:r w:rsidR="00FF112B">
          <w:rPr>
            <w:rFonts w:ascii="Times New Roman" w:eastAsia="Ubuntu" w:hAnsi="Times New Roman" w:cs="Times New Roman"/>
            <w:sz w:val="22"/>
            <w:szCs w:val="22"/>
            <w:lang w:val="en"/>
          </w:rPr>
          <w:t xml:space="preserve"> even</w:t>
        </w:r>
      </w:ins>
      <w:del w:id="710" w:author="Herr, Nora (059)" w:date="2019-11-25T17:22:00Z">
        <w:r w:rsidDel="00FF112B">
          <w:rPr>
            <w:rFonts w:ascii="Times New Roman" w:eastAsia="Ubuntu" w:hAnsi="Times New Roman" w:cs="Times New Roman"/>
            <w:sz w:val="22"/>
            <w:szCs w:val="22"/>
            <w:lang w:val="en"/>
          </w:rPr>
          <w:delText>,</w:delText>
        </w:r>
      </w:del>
      <w:r>
        <w:rPr>
          <w:rFonts w:ascii="Times New Roman" w:eastAsia="Ubuntu" w:hAnsi="Times New Roman" w:cs="Times New Roman"/>
          <w:sz w:val="22"/>
          <w:szCs w:val="22"/>
          <w:lang w:val="en"/>
        </w:rPr>
        <w:t xml:space="preserve"> though the effects should be minimal. The PBR2-3 data were collected before the start of this </w:t>
      </w:r>
      <w:ins w:id="711" w:author="Herr, Nora (059)" w:date="2019-11-25T17:22:00Z">
        <w:r w:rsidR="00FF112B">
          <w:rPr>
            <w:rFonts w:ascii="Times New Roman" w:eastAsia="Ubuntu" w:hAnsi="Times New Roman" w:cs="Times New Roman"/>
            <w:sz w:val="22"/>
            <w:szCs w:val="22"/>
            <w:lang w:val="en"/>
          </w:rPr>
          <w:t>T</w:t>
        </w:r>
      </w:ins>
      <w:del w:id="712" w:author="Herr, Nora (059)" w:date="2019-11-25T17:22:00Z">
        <w:r w:rsidDel="00FF112B">
          <w:rPr>
            <w:rFonts w:ascii="Times New Roman" w:eastAsia="Ubuntu" w:hAnsi="Times New Roman" w:cs="Times New Roman"/>
            <w:sz w:val="22"/>
            <w:szCs w:val="22"/>
            <w:lang w:val="en"/>
          </w:rPr>
          <w:delText>t</w:delText>
        </w:r>
      </w:del>
      <w:r>
        <w:rPr>
          <w:rFonts w:ascii="Times New Roman" w:eastAsia="Ubuntu" w:hAnsi="Times New Roman" w:cs="Times New Roman"/>
          <w:sz w:val="22"/>
          <w:szCs w:val="22"/>
          <w:lang w:val="en"/>
        </w:rPr>
        <w:t xml:space="preserve">hesis and </w:t>
      </w:r>
      <w:proofErr w:type="gramStart"/>
      <w:r>
        <w:rPr>
          <w:rFonts w:ascii="Times New Roman" w:eastAsia="Ubuntu" w:hAnsi="Times New Roman" w:cs="Times New Roman"/>
          <w:sz w:val="22"/>
          <w:szCs w:val="22"/>
          <w:lang w:val="en"/>
        </w:rPr>
        <w:t xml:space="preserve">were </w:t>
      </w:r>
      <w:del w:id="713" w:author="Herr, Nora (059)" w:date="2019-11-25T17:22:00Z">
        <w:r w:rsidDel="00FF112B">
          <w:rPr>
            <w:rFonts w:ascii="Times New Roman" w:eastAsia="Ubuntu" w:hAnsi="Times New Roman" w:cs="Times New Roman"/>
            <w:sz w:val="22"/>
            <w:szCs w:val="22"/>
            <w:lang w:val="en"/>
          </w:rPr>
          <w:delText>e</w:delText>
        </w:r>
      </w:del>
      <w:r>
        <w:rPr>
          <w:rFonts w:ascii="Times New Roman" w:eastAsia="Ubuntu" w:hAnsi="Times New Roman" w:cs="Times New Roman"/>
          <w:sz w:val="22"/>
          <w:szCs w:val="22"/>
          <w:lang w:val="en"/>
        </w:rPr>
        <w:t>measured</w:t>
      </w:r>
      <w:proofErr w:type="gramEnd"/>
      <w:r>
        <w:rPr>
          <w:rFonts w:ascii="Times New Roman" w:eastAsia="Ubuntu" w:hAnsi="Times New Roman" w:cs="Times New Roman"/>
          <w:sz w:val="22"/>
          <w:szCs w:val="22"/>
          <w:lang w:val="en"/>
        </w:rPr>
        <w:t xml:space="preserve"> by the </w:t>
      </w:r>
      <w:proofErr w:type="spellStart"/>
      <w:r>
        <w:rPr>
          <w:rFonts w:ascii="Times New Roman" w:eastAsia="Ubuntu" w:hAnsi="Times New Roman" w:cs="Times New Roman"/>
          <w:sz w:val="22"/>
          <w:szCs w:val="22"/>
          <w:lang w:val="en"/>
        </w:rPr>
        <w:t>Tecan</w:t>
      </w:r>
      <w:proofErr w:type="spellEnd"/>
      <w:r>
        <w:rPr>
          <w:rFonts w:ascii="Times New Roman" w:eastAsia="Ubuntu" w:hAnsi="Times New Roman" w:cs="Times New Roman"/>
          <w:sz w:val="22"/>
          <w:szCs w:val="22"/>
          <w:lang w:val="en"/>
        </w:rPr>
        <w:t xml:space="preserve"> at 730</w:t>
      </w:r>
      <w:del w:id="714" w:author="Herr, Nora (059)" w:date="2019-11-25T17:22:00Z">
        <w:r w:rsidDel="00FF112B">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nm instead of the </w:t>
      </w:r>
      <w:del w:id="715" w:author="Herr, Nora (059)" w:date="2019-11-25T17:22:00Z">
        <w:r w:rsidDel="00FF112B">
          <w:rPr>
            <w:rFonts w:ascii="Times New Roman" w:eastAsia="Ubuntu" w:hAnsi="Times New Roman" w:cs="Times New Roman"/>
            <w:sz w:val="22"/>
            <w:szCs w:val="22"/>
            <w:lang w:val="en"/>
          </w:rPr>
          <w:delText xml:space="preserve">the </w:delText>
        </w:r>
      </w:del>
      <w:r>
        <w:rPr>
          <w:rFonts w:ascii="Times New Roman" w:eastAsia="Ubuntu" w:hAnsi="Times New Roman" w:cs="Times New Roman"/>
          <w:sz w:val="22"/>
          <w:szCs w:val="22"/>
          <w:lang w:val="en"/>
        </w:rPr>
        <w:t>720</w:t>
      </w:r>
      <w:del w:id="716" w:author="Herr, Nora (059)" w:date="2019-11-25T17:22:00Z">
        <w:r w:rsidDel="00FF112B">
          <w:rPr>
            <w:rFonts w:ascii="Times New Roman" w:eastAsia="Ubuntu" w:hAnsi="Times New Roman" w:cs="Times New Roman"/>
            <w:sz w:val="22"/>
            <w:szCs w:val="22"/>
            <w:lang w:val="en"/>
          </w:rPr>
          <w:delText xml:space="preserve"> </w:delText>
        </w:r>
      </w:del>
      <w:r>
        <w:rPr>
          <w:rFonts w:ascii="Times New Roman" w:eastAsia="Ubuntu" w:hAnsi="Times New Roman" w:cs="Times New Roman"/>
          <w:sz w:val="22"/>
          <w:szCs w:val="22"/>
          <w:lang w:val="en"/>
        </w:rPr>
        <w:t xml:space="preserve">nm </w:t>
      </w:r>
      <w:del w:id="717" w:author="Herr, Nora (059)" w:date="2019-11-25T17:22:00Z">
        <w:r w:rsidDel="00FF112B">
          <w:rPr>
            <w:rFonts w:ascii="Times New Roman" w:eastAsia="Ubuntu" w:hAnsi="Times New Roman" w:cs="Times New Roman"/>
            <w:sz w:val="22"/>
            <w:szCs w:val="22"/>
            <w:lang w:val="en"/>
          </w:rPr>
          <w:delText>wavelenghth</w:delText>
        </w:r>
      </w:del>
      <w:ins w:id="718" w:author="Herr, Nora (059)" w:date="2019-11-25T17:22:00Z">
        <w:r w:rsidR="00FF112B">
          <w:rPr>
            <w:rFonts w:ascii="Times New Roman" w:eastAsia="Ubuntu" w:hAnsi="Times New Roman" w:cs="Times New Roman"/>
            <w:sz w:val="22"/>
            <w:szCs w:val="22"/>
            <w:lang w:val="en"/>
          </w:rPr>
          <w:t>wavelength used by</w:t>
        </w:r>
      </w:ins>
      <w:r>
        <w:rPr>
          <w:rFonts w:ascii="Times New Roman" w:eastAsia="Ubuntu" w:hAnsi="Times New Roman" w:cs="Times New Roman"/>
          <w:sz w:val="22"/>
          <w:szCs w:val="22"/>
          <w:lang w:val="en"/>
        </w:rPr>
        <w:t xml:space="preserve"> the PBR</w:t>
      </w:r>
      <w:del w:id="719" w:author="Herr, Nora (059)" w:date="2019-11-25T17:22:00Z">
        <w:r w:rsidDel="00FF112B">
          <w:rPr>
            <w:rFonts w:ascii="Times New Roman" w:eastAsia="Ubuntu" w:hAnsi="Times New Roman" w:cs="Times New Roman"/>
            <w:sz w:val="22"/>
            <w:szCs w:val="22"/>
            <w:lang w:val="en"/>
          </w:rPr>
          <w:delText xml:space="preserve"> uses</w:delText>
        </w:r>
      </w:del>
      <w:r>
        <w:rPr>
          <w:rFonts w:ascii="Times New Roman" w:eastAsia="Ubuntu" w:hAnsi="Times New Roman" w:cs="Times New Roman"/>
          <w:sz w:val="22"/>
          <w:szCs w:val="22"/>
          <w:lang w:val="en"/>
        </w:rPr>
        <w:t xml:space="preserve">. Predictions </w:t>
      </w:r>
      <w:del w:id="720" w:author="Herr, Nora (059)" w:date="2019-11-25T17:22:00Z">
        <w:r w:rsidDel="00FF112B">
          <w:rPr>
            <w:rFonts w:ascii="Times New Roman" w:eastAsia="Ubuntu" w:hAnsi="Times New Roman" w:cs="Times New Roman"/>
            <w:sz w:val="22"/>
            <w:szCs w:val="22"/>
            <w:lang w:val="en"/>
          </w:rPr>
          <w:delText xml:space="preserve">are made </w:delText>
        </w:r>
      </w:del>
      <w:r>
        <w:rPr>
          <w:rFonts w:ascii="Times New Roman" w:eastAsia="Ubuntu" w:hAnsi="Times New Roman" w:cs="Times New Roman"/>
          <w:sz w:val="22"/>
          <w:szCs w:val="22"/>
          <w:lang w:val="en"/>
        </w:rPr>
        <w:t>according to each data’s respective constraints</w:t>
      </w:r>
      <w:ins w:id="721" w:author="Herr, Nora (059)" w:date="2019-11-25T17:22:00Z">
        <w:r w:rsidR="00FF112B">
          <w:rPr>
            <w:rFonts w:ascii="Times New Roman" w:eastAsia="Ubuntu" w:hAnsi="Times New Roman" w:cs="Times New Roman"/>
            <w:sz w:val="22"/>
            <w:szCs w:val="22"/>
            <w:lang w:val="en"/>
          </w:rPr>
          <w:t xml:space="preserve"> are as follows</w:t>
        </w:r>
      </w:ins>
      <w:r>
        <w:rPr>
          <w:rFonts w:ascii="Times New Roman" w:eastAsia="Ubuntu" w:hAnsi="Times New Roman" w:cs="Times New Roman"/>
          <w:sz w:val="22"/>
          <w:szCs w:val="22"/>
          <w:lang w:val="en"/>
        </w:rPr>
        <w:t>: Model</w:t>
      </w:r>
      <w:ins w:id="722" w:author="Herr, Nora (059)" w:date="2019-11-25T17:23:00Z">
        <w:r w:rsidR="00FF112B">
          <w:rPr>
            <w:rFonts w:ascii="Times New Roman" w:eastAsia="Ubuntu" w:hAnsi="Times New Roman" w:cs="Times New Roman"/>
            <w:sz w:val="22"/>
            <w:szCs w:val="22"/>
            <w:lang w:val="en"/>
          </w:rPr>
          <w:t xml:space="preserve"> </w:t>
        </w:r>
      </w:ins>
      <w:r>
        <w:rPr>
          <w:rFonts w:ascii="Times New Roman" w:eastAsia="Ubuntu" w:hAnsi="Times New Roman" w:cs="Times New Roman"/>
          <w:sz w:val="22"/>
          <w:szCs w:val="22"/>
          <w:lang w:val="en"/>
        </w:rPr>
        <w:t xml:space="preserve">2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730</m:t>
            </m:r>
          </m:sub>
        </m:sSub>
        <m:r>
          <w:rPr>
            <w:rFonts w:ascii="Cambria Math" w:hAnsi="Cambria Math" w:cs="Times New Roman"/>
          </w:rPr>
          <m:t>)</m:t>
        </m:r>
      </m:oMath>
      <w:r>
        <w:rPr>
          <w:rFonts w:ascii="Times New Roman" w:hAnsi="Times New Roman" w:cs="Times New Roman"/>
          <w:sz w:val="22"/>
          <w:szCs w:val="22"/>
          <w:lang w:val="en"/>
        </w:rPr>
        <w:t xml:space="preserve"> is used for </w:t>
      </w:r>
      <w:ins w:id="723" w:author="Herr, Nora (059)" w:date="2019-11-25T17:23:00Z">
        <w:r w:rsidR="00FF112B">
          <w:rPr>
            <w:rFonts w:ascii="Times New Roman" w:hAnsi="Times New Roman" w:cs="Times New Roman"/>
            <w:sz w:val="22"/>
            <w:szCs w:val="22"/>
            <w:lang w:val="en"/>
          </w:rPr>
          <w:t xml:space="preserve">the </w:t>
        </w:r>
      </w:ins>
      <w:proofErr w:type="spellStart"/>
      <w:r>
        <w:rPr>
          <w:rFonts w:ascii="Times New Roman" w:eastAsia="Ubuntu" w:hAnsi="Times New Roman" w:cs="Times New Roman"/>
          <w:sz w:val="22"/>
          <w:szCs w:val="22"/>
          <w:lang w:val="en"/>
        </w:rPr>
        <w:t>Tecan</w:t>
      </w:r>
      <w:proofErr w:type="spellEnd"/>
      <w:r>
        <w:rPr>
          <w:rFonts w:ascii="Times New Roman" w:eastAsia="Ubuntu" w:hAnsi="Times New Roman" w:cs="Times New Roman"/>
          <w:sz w:val="22"/>
          <w:szCs w:val="22"/>
          <w:lang w:val="en"/>
        </w:rPr>
        <w:t xml:space="preserve"> measurements and Model 3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r>
          <w:rPr>
            <w:rFonts w:ascii="Cambria Math" w:hAnsi="Cambria Math" w:cs="Times New Roman"/>
          </w:rPr>
          <m:t>)</m:t>
        </m:r>
      </m:oMath>
      <w:r>
        <w:rPr>
          <w:rFonts w:ascii="Times New Roman" w:eastAsia="Ubuntu" w:hAnsi="Times New Roman" w:cs="Times New Roman"/>
          <w:sz w:val="22"/>
          <w:szCs w:val="22"/>
          <w:lang w:val="en"/>
        </w:rPr>
        <w:t xml:space="preserve"> is used for the PBR measurements. Since the predictions do not stem from the same model, the SC calibration data was used to conduct a similar analysis for comparison. Those results indicate that bacterial fraction predictions should be, on average, 0.05 absorbance units higher for PBR-measured data</w:t>
      </w:r>
      <w:ins w:id="724" w:author="Herr, Nora (059)" w:date="2019-11-25T17:23:00Z">
        <w:r w:rsidR="00FF112B">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w:t>
      </w:r>
      <w:ins w:id="725" w:author="Herr, Nora (059)" w:date="2019-11-25T17:23:00Z">
        <w:r w:rsidR="00FF112B">
          <w:rPr>
            <w:rFonts w:ascii="Times New Roman" w:eastAsia="Ubuntu" w:hAnsi="Times New Roman" w:cs="Times New Roman"/>
            <w:sz w:val="22"/>
            <w:szCs w:val="22"/>
            <w:lang w:val="en"/>
          </w:rPr>
          <w:t>this</w:t>
        </w:r>
      </w:ins>
      <w:del w:id="726" w:author="Herr, Nora (059)" w:date="2019-11-25T17:23:00Z">
        <w:r w:rsidDel="00FF112B">
          <w:rPr>
            <w:rFonts w:ascii="Times New Roman" w:eastAsia="Ubuntu" w:hAnsi="Times New Roman" w:cs="Times New Roman"/>
            <w:sz w:val="22"/>
            <w:szCs w:val="22"/>
            <w:lang w:val="en"/>
          </w:rPr>
          <w:delText>and</w:delText>
        </w:r>
      </w:del>
      <w:r>
        <w:rPr>
          <w:rFonts w:ascii="Times New Roman" w:eastAsia="Ubuntu" w:hAnsi="Times New Roman" w:cs="Times New Roman"/>
          <w:sz w:val="22"/>
          <w:szCs w:val="22"/>
          <w:lang w:val="en"/>
        </w:rPr>
        <w:t xml:space="preserve"> is in agreement with the observed results in the figures. </w:t>
      </w:r>
      <w:proofErr w:type="spellStart"/>
      <w:r>
        <w:rPr>
          <w:rFonts w:ascii="Times New Roman" w:eastAsia="Ubuntu" w:hAnsi="Times New Roman" w:cs="Times New Roman"/>
          <w:sz w:val="22"/>
          <w:szCs w:val="22"/>
          <w:lang w:val="en"/>
        </w:rPr>
        <w:t>Chlamy’s</w:t>
      </w:r>
      <w:proofErr w:type="spellEnd"/>
      <w:r>
        <w:rPr>
          <w:rFonts w:ascii="Times New Roman" w:eastAsia="Ubuntu" w:hAnsi="Times New Roman" w:cs="Times New Roman"/>
          <w:sz w:val="22"/>
          <w:szCs w:val="22"/>
          <w:lang w:val="en"/>
        </w:rPr>
        <w:t xml:space="preserve"> predictions are only slightly affected and both systems should yield similar </w:t>
      </w:r>
      <w:proofErr w:type="gramStart"/>
      <w:r>
        <w:rPr>
          <w:rFonts w:ascii="Times New Roman" w:eastAsia="Ubuntu" w:hAnsi="Times New Roman" w:cs="Times New Roman"/>
          <w:sz w:val="22"/>
          <w:szCs w:val="22"/>
          <w:lang w:val="en"/>
        </w:rPr>
        <w:t xml:space="preserve">values </w:t>
      </w:r>
      <w:proofErr w:type="gramEnd"/>
      <w:del w:id="727" w:author="Herr, Nora (059)" w:date="2019-11-25T17:24:00Z">
        <w:r w:rsidDel="00FF112B">
          <w:rPr>
            <w:rFonts w:ascii="Times New Roman" w:eastAsia="Ubuntu" w:hAnsi="Times New Roman" w:cs="Times New Roman"/>
            <w:sz w:val="22"/>
            <w:szCs w:val="22"/>
            <w:lang w:val="en"/>
          </w:rPr>
          <w:delText>regardless</w:delText>
        </w:r>
      </w:del>
      <w:r>
        <w:rPr>
          <w:rFonts w:ascii="Times New Roman" w:eastAsia="Ubuntu" w:hAnsi="Times New Roman" w:cs="Times New Roman"/>
          <w:sz w:val="22"/>
          <w:szCs w:val="22"/>
          <w:lang w:val="en"/>
        </w:rPr>
        <w:t xml:space="preserve">. </w:t>
      </w:r>
      <w:del w:id="728" w:author="Herr, Nora (059)" w:date="2019-11-25T17:24:00Z">
        <w:r w:rsidDel="00FF112B">
          <w:rPr>
            <w:rFonts w:ascii="Times New Roman" w:eastAsia="Ubuntu" w:hAnsi="Times New Roman" w:cs="Times New Roman"/>
            <w:sz w:val="22"/>
            <w:szCs w:val="22"/>
            <w:lang w:val="en"/>
          </w:rPr>
          <w:delText xml:space="preserve">Given </w:delText>
        </w:r>
      </w:del>
      <w:ins w:id="729" w:author="Herr, Nora (059)" w:date="2019-11-25T17:24:00Z">
        <w:r w:rsidR="00FF112B">
          <w:rPr>
            <w:rFonts w:ascii="Times New Roman" w:eastAsia="Ubuntu" w:hAnsi="Times New Roman" w:cs="Times New Roman"/>
            <w:sz w:val="22"/>
            <w:szCs w:val="22"/>
            <w:lang w:val="en"/>
          </w:rPr>
          <w:t>In case of</w:t>
        </w:r>
        <w:r w:rsidR="00FF112B">
          <w:rPr>
            <w:rFonts w:ascii="Times New Roman" w:eastAsia="Ubuntu" w:hAnsi="Times New Roman" w:cs="Times New Roman"/>
            <w:sz w:val="22"/>
            <w:szCs w:val="22"/>
            <w:lang w:val="en"/>
          </w:rPr>
          <w:t xml:space="preserve"> </w:t>
        </w:r>
      </w:ins>
      <w:del w:id="730" w:author="Herr, Nora (059)" w:date="2019-11-25T17:24:00Z">
        <w:r w:rsidDel="00FF112B">
          <w:rPr>
            <w:rFonts w:ascii="Times New Roman" w:eastAsia="Ubuntu" w:hAnsi="Times New Roman" w:cs="Times New Roman"/>
            <w:sz w:val="22"/>
            <w:szCs w:val="22"/>
            <w:lang w:val="en"/>
          </w:rPr>
          <w:delText>more correctly measured</w:delText>
        </w:r>
      </w:del>
      <w:ins w:id="731" w:author="Herr, Nora (059)" w:date="2019-11-25T17:24:00Z">
        <w:r w:rsidR="00FF112B">
          <w:rPr>
            <w:rFonts w:ascii="Times New Roman" w:eastAsia="Ubuntu" w:hAnsi="Times New Roman" w:cs="Times New Roman"/>
            <w:sz w:val="22"/>
            <w:szCs w:val="22"/>
            <w:lang w:val="en"/>
          </w:rPr>
          <w:t>more accurate</w:t>
        </w:r>
      </w:ins>
      <w:r>
        <w:rPr>
          <w:rFonts w:ascii="Times New Roman" w:eastAsia="Ubuntu" w:hAnsi="Times New Roman" w:cs="Times New Roman"/>
          <w:sz w:val="22"/>
          <w:szCs w:val="22"/>
          <w:lang w:val="en"/>
        </w:rPr>
        <w:t xml:space="preserve"> data</w:t>
      </w:r>
      <w:ins w:id="732" w:author="Herr, Nora (059)" w:date="2019-11-25T17:24:00Z">
        <w:r w:rsidR="00FF112B">
          <w:rPr>
            <w:rFonts w:ascii="Times New Roman" w:eastAsia="Ubuntu" w:hAnsi="Times New Roman" w:cs="Times New Roman"/>
            <w:sz w:val="22"/>
            <w:szCs w:val="22"/>
            <w:lang w:val="en"/>
          </w:rPr>
          <w:t>,</w:t>
        </w:r>
      </w:ins>
      <w:r>
        <w:rPr>
          <w:rFonts w:ascii="Times New Roman" w:eastAsia="Ubuntu" w:hAnsi="Times New Roman" w:cs="Times New Roman"/>
          <w:sz w:val="22"/>
          <w:szCs w:val="22"/>
          <w:lang w:val="en"/>
        </w:rPr>
        <w:t xml:space="preserve"> it </w:t>
      </w:r>
      <w:proofErr w:type="gramStart"/>
      <w:r>
        <w:rPr>
          <w:rFonts w:ascii="Times New Roman" w:eastAsia="Ubuntu" w:hAnsi="Times New Roman" w:cs="Times New Roman"/>
          <w:sz w:val="22"/>
          <w:szCs w:val="22"/>
          <w:lang w:val="en"/>
        </w:rPr>
        <w:t>is expected</w:t>
      </w:r>
      <w:proofErr w:type="gramEnd"/>
      <w:r>
        <w:rPr>
          <w:rFonts w:ascii="Times New Roman" w:eastAsia="Ubuntu" w:hAnsi="Times New Roman" w:cs="Times New Roman"/>
          <w:sz w:val="22"/>
          <w:szCs w:val="22"/>
          <w:lang w:val="en"/>
        </w:rPr>
        <w:t xml:space="preserve"> that the viability of this method will be upheld and the tool will yield reliable results especially when fitted with the model corrections.</w:t>
      </w:r>
    </w:p>
    <w:p w14:paraId="3F7AFF2F" w14:textId="77777777" w:rsidR="00C332A5" w:rsidRDefault="00C332A5">
      <w:pPr>
        <w:spacing w:line="300" w:lineRule="auto"/>
        <w:jc w:val="both"/>
        <w:rPr>
          <w:rFonts w:ascii="Times New Roman" w:hAnsi="Times New Roman" w:cs="Times New Roman"/>
          <w:sz w:val="22"/>
          <w:szCs w:val="22"/>
          <w:lang w:val="en"/>
        </w:rPr>
      </w:pPr>
    </w:p>
    <w:p w14:paraId="6C9C970C" w14:textId="77777777" w:rsidR="00C332A5" w:rsidRDefault="001271F9">
      <w:pPr>
        <w:spacing w:line="300" w:lineRule="auto"/>
        <w:jc w:val="both"/>
        <w:rPr>
          <w:rFonts w:ascii="Times New Roman" w:hAnsi="Times New Roman" w:cs="Times New Roman"/>
          <w:sz w:val="22"/>
          <w:szCs w:val="22"/>
          <w:lang w:val="en"/>
        </w:rPr>
      </w:pPr>
      <w:r>
        <w:rPr>
          <w:rFonts w:ascii="Ubuntu" w:eastAsia="Ubuntu" w:hAnsi="Ubuntu" w:cs="Ubuntu"/>
          <w:sz w:val="30"/>
          <w:szCs w:val="30"/>
          <w:lang w:val="en"/>
        </w:rPr>
        <w:t>4.4.2 PBR Data Modeling</w:t>
      </w:r>
    </w:p>
    <w:p w14:paraId="4E5B938E" w14:textId="25F845DF"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The </w:t>
      </w:r>
      <w:proofErr w:type="spellStart"/>
      <w:r>
        <w:rPr>
          <w:rFonts w:ascii="Times New Roman" w:hAnsi="Cambria Math" w:cs="Times New Roman"/>
          <w:sz w:val="22"/>
          <w:szCs w:val="22"/>
          <w:lang w:val="en"/>
        </w:rPr>
        <w:t>Tecan</w:t>
      </w:r>
      <w:proofErr w:type="spellEnd"/>
      <w:r>
        <w:rPr>
          <w:rFonts w:ascii="Times New Roman" w:hAnsi="Cambria Math" w:cs="Times New Roman"/>
          <w:sz w:val="22"/>
          <w:szCs w:val="22"/>
          <w:lang w:val="en"/>
        </w:rPr>
        <w:t>-generated model</w:t>
      </w:r>
      <w:r>
        <w:rPr>
          <w:rFonts w:ascii="Times New Roman" w:hAnsi="Cambria Math" w:cs="Times New Roman"/>
          <w:sz w:val="22"/>
          <w:szCs w:val="22"/>
          <w:lang w:val="en"/>
        </w:rPr>
        <w:t>’</w:t>
      </w:r>
      <w:r>
        <w:rPr>
          <w:rFonts w:ascii="Times New Roman" w:hAnsi="Cambria Math" w:cs="Times New Roman"/>
          <w:sz w:val="22"/>
          <w:szCs w:val="22"/>
          <w:lang w:val="en"/>
        </w:rPr>
        <w:t xml:space="preserve">s transferability is as of </w:t>
      </w:r>
      <w:del w:id="733" w:author="Herr, Nora (059)" w:date="2019-11-25T17:25:00Z">
        <w:r w:rsidDel="00FF112B">
          <w:rPr>
            <w:rFonts w:ascii="Times New Roman" w:hAnsi="Cambria Math" w:cs="Times New Roman"/>
            <w:sz w:val="22"/>
            <w:szCs w:val="22"/>
            <w:lang w:val="en"/>
          </w:rPr>
          <w:delText xml:space="preserve">yet </w:delText>
        </w:r>
      </w:del>
      <w:ins w:id="734" w:author="Herr, Nora (059)" w:date="2019-11-25T17:25:00Z">
        <w:r w:rsidR="00FF112B">
          <w:rPr>
            <w:rFonts w:ascii="Times New Roman" w:hAnsi="Cambria Math" w:cs="Times New Roman"/>
            <w:sz w:val="22"/>
            <w:szCs w:val="22"/>
            <w:lang w:val="en"/>
          </w:rPr>
          <w:t>now</w:t>
        </w:r>
        <w:r w:rsidR="00FF112B">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inconclusive given the low yielding results collected from PBR2 &amp; 3 as well as the incorrectly measured wavelengths. </w:t>
      </w:r>
      <w:proofErr w:type="gramStart"/>
      <w:r>
        <w:rPr>
          <w:rFonts w:ascii="Times New Roman" w:hAnsi="Cambria Math" w:cs="Times New Roman"/>
          <w:sz w:val="22"/>
          <w:szCs w:val="22"/>
          <w:lang w:val="en"/>
        </w:rPr>
        <w:lastRenderedPageBreak/>
        <w:t xml:space="preserve">Furthermore </w:t>
      </w:r>
      <w:proofErr w:type="gramEnd"/>
      <w:del w:id="735" w:author="Herr, Nora (059)" w:date="2019-11-25T17:25:00Z">
        <w:r w:rsidDel="00FF112B">
          <w:rPr>
            <w:rFonts w:ascii="Times New Roman" w:hAnsi="Cambria Math" w:cs="Times New Roman"/>
            <w:sz w:val="22"/>
            <w:szCs w:val="22"/>
            <w:lang w:val="en"/>
          </w:rPr>
          <w:delText>and unfortunately</w:delText>
        </w:r>
      </w:del>
      <w:r>
        <w:rPr>
          <w:rFonts w:ascii="Times New Roman" w:hAnsi="Cambria Math" w:cs="Times New Roman"/>
          <w:sz w:val="22"/>
          <w:szCs w:val="22"/>
          <w:lang w:val="en"/>
        </w:rPr>
        <w:t xml:space="preserve">, the latest iteration of PBR experiments does </w:t>
      </w:r>
      <w:ins w:id="736" w:author="Herr, Nora (059)" w:date="2019-11-25T17:25:00Z">
        <w:r w:rsidR="00FF112B">
          <w:rPr>
            <w:rFonts w:ascii="Times New Roman" w:hAnsi="Cambria Math" w:cs="Times New Roman"/>
            <w:sz w:val="22"/>
            <w:szCs w:val="22"/>
            <w:lang w:val="en"/>
          </w:rPr>
          <w:t xml:space="preserve">unfortunately </w:t>
        </w:r>
      </w:ins>
      <w:r>
        <w:rPr>
          <w:rFonts w:ascii="Times New Roman" w:hAnsi="Cambria Math" w:cs="Times New Roman"/>
          <w:sz w:val="22"/>
          <w:szCs w:val="22"/>
          <w:lang w:val="en"/>
        </w:rPr>
        <w:t xml:space="preserve">not have </w:t>
      </w:r>
      <w:proofErr w:type="spellStart"/>
      <w:r>
        <w:rPr>
          <w:rFonts w:ascii="Times New Roman" w:hAnsi="Cambria Math" w:cs="Times New Roman"/>
          <w:sz w:val="22"/>
          <w:szCs w:val="22"/>
          <w:lang w:val="en"/>
        </w:rPr>
        <w:t>Tecan</w:t>
      </w:r>
      <w:proofErr w:type="spellEnd"/>
      <w:r>
        <w:rPr>
          <w:rFonts w:ascii="Times New Roman" w:hAnsi="Cambria Math" w:cs="Times New Roman"/>
          <w:sz w:val="22"/>
          <w:szCs w:val="22"/>
          <w:lang w:val="en"/>
        </w:rPr>
        <w:t xml:space="preserve"> measured values as it was out of commission during the data collection stage of this Thesis. Given its observed stability, planned </w:t>
      </w:r>
      <w:proofErr w:type="spellStart"/>
      <w:r>
        <w:rPr>
          <w:rFonts w:ascii="Times New Roman" w:hAnsi="Cambria Math" w:cs="Times New Roman"/>
          <w:sz w:val="22"/>
          <w:szCs w:val="22"/>
          <w:lang w:val="en"/>
        </w:rPr>
        <w:t>Tecan</w:t>
      </w:r>
      <w:proofErr w:type="spellEnd"/>
      <w:r>
        <w:rPr>
          <w:rFonts w:ascii="Times New Roman" w:hAnsi="Cambria Math" w:cs="Times New Roman"/>
          <w:sz w:val="22"/>
          <w:szCs w:val="22"/>
          <w:lang w:val="en"/>
        </w:rPr>
        <w:t xml:space="preserve">-measured samples will be key in demonstrating the viability of the models in monitoring the PBR as well as verifying whether the observed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effect is manifested in 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models given their larger volumes. Nevertheless, in the following, PBR4 data </w:t>
      </w:r>
      <w:proofErr w:type="gramStart"/>
      <w:r>
        <w:rPr>
          <w:rFonts w:ascii="Times New Roman" w:hAnsi="Cambria Math" w:cs="Times New Roman"/>
          <w:sz w:val="22"/>
          <w:szCs w:val="22"/>
          <w:lang w:val="en"/>
        </w:rPr>
        <w:t>is modeled</w:t>
      </w:r>
      <w:proofErr w:type="gramEnd"/>
      <w:r>
        <w:rPr>
          <w:rFonts w:ascii="Times New Roman" w:hAnsi="Cambria Math" w:cs="Times New Roman"/>
          <w:sz w:val="22"/>
          <w:szCs w:val="22"/>
          <w:lang w:val="en"/>
        </w:rPr>
        <w:t xml:space="preserve"> </w:t>
      </w:r>
      <w:ins w:id="737" w:author="Herr, Nora (059)" w:date="2019-11-25T17:26:00Z">
        <w:r w:rsidR="00FF112B">
          <w:rPr>
            <w:rFonts w:ascii="Times New Roman" w:hAnsi="Cambria Math" w:cs="Times New Roman"/>
            <w:sz w:val="22"/>
            <w:szCs w:val="22"/>
            <w:lang w:val="en"/>
          </w:rPr>
          <w:t xml:space="preserve">to </w:t>
        </w:r>
      </w:ins>
      <w:r>
        <w:rPr>
          <w:rFonts w:ascii="Times New Roman" w:hAnsi="Cambria Math" w:cs="Times New Roman"/>
          <w:sz w:val="22"/>
          <w:szCs w:val="22"/>
          <w:lang w:val="en"/>
        </w:rPr>
        <w:t>illustrate how the proposed monitoring would facilitate analysis.</w:t>
      </w:r>
    </w:p>
    <w:tbl>
      <w:tblPr>
        <w:tblStyle w:val="Tabellenraster"/>
        <w:tblpPr w:leftFromText="180" w:rightFromText="180" w:vertAnchor="text" w:horzAnchor="page" w:tblpXSpec="center" w:tblpY="216"/>
        <w:tblOverlap w:val="never"/>
        <w:tblW w:w="8522" w:type="dxa"/>
        <w:jc w:val="center"/>
        <w:tblLayout w:type="fixed"/>
        <w:tblLook w:val="04A0" w:firstRow="1" w:lastRow="0" w:firstColumn="1" w:lastColumn="0" w:noHBand="0" w:noVBand="1"/>
      </w:tblPr>
      <w:tblGrid>
        <w:gridCol w:w="8522"/>
      </w:tblGrid>
      <w:tr w:rsidR="00C332A5" w14:paraId="577FFC21" w14:textId="77777777">
        <w:trPr>
          <w:jc w:val="center"/>
        </w:trPr>
        <w:tc>
          <w:tcPr>
            <w:tcW w:w="8522" w:type="dxa"/>
          </w:tcPr>
          <w:p w14:paraId="2A389384" w14:textId="77777777" w:rsidR="00C332A5" w:rsidRDefault="001271F9">
            <w:pPr>
              <w:widowControl/>
              <w:spacing w:line="360" w:lineRule="auto"/>
              <w:jc w:val="left"/>
              <w:rPr>
                <w:rFonts w:ascii="Times New Roman" w:hAnsi="Cambria Math" w:cs="Times New Roman" w:hint="eastAsia"/>
                <w:sz w:val="22"/>
                <w:szCs w:val="22"/>
                <w:lang w:val="en"/>
              </w:rPr>
            </w:pPr>
            <w:r>
              <w:rPr>
                <w:noProof/>
                <w:lang w:val="de-DE" w:eastAsia="de-DE"/>
              </w:rPr>
              <w:drawing>
                <wp:inline distT="0" distB="0" distL="114300" distR="114300" wp14:anchorId="41019825" wp14:editId="7536A31F">
                  <wp:extent cx="4114800" cy="2387600"/>
                  <wp:effectExtent l="0" t="0" r="13335" b="127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0"/>
                          <a:stretch>
                            <a:fillRect/>
                          </a:stretch>
                        </pic:blipFill>
                        <pic:spPr>
                          <a:xfrm>
                            <a:off x="0" y="0"/>
                            <a:ext cx="4114800" cy="2387600"/>
                          </a:xfrm>
                          <a:prstGeom prst="rect">
                            <a:avLst/>
                          </a:prstGeom>
                          <a:noFill/>
                          <a:ln>
                            <a:noFill/>
                          </a:ln>
                        </pic:spPr>
                      </pic:pic>
                    </a:graphicData>
                  </a:graphic>
                </wp:inline>
              </w:drawing>
            </w:r>
          </w:p>
        </w:tc>
      </w:tr>
      <w:tr w:rsidR="00C332A5" w14:paraId="49D26BBD" w14:textId="77777777">
        <w:trPr>
          <w:jc w:val="center"/>
        </w:trPr>
        <w:tc>
          <w:tcPr>
            <w:tcW w:w="8522" w:type="dxa"/>
          </w:tcPr>
          <w:p w14:paraId="63F85B46" w14:textId="77777777" w:rsidR="00C332A5" w:rsidRDefault="001271F9">
            <w:pPr>
              <w:widowControl/>
              <w:spacing w:line="360" w:lineRule="auto"/>
              <w:rPr>
                <w:rFonts w:ascii="Times New Roman" w:hAnsi="Cambria Math" w:cs="Times New Roman" w:hint="eastAsia"/>
                <w:b/>
                <w:bCs/>
                <w:sz w:val="22"/>
                <w:szCs w:val="22"/>
                <w:lang w:val="en"/>
              </w:rPr>
            </w:pPr>
            <w:commentRangeStart w:id="738"/>
            <w:r>
              <w:rPr>
                <w:rFonts w:ascii="Times New Roman" w:hAnsi="Cambria Math" w:cs="Times New Roman"/>
                <w:b/>
                <w:bCs/>
                <w:sz w:val="22"/>
                <w:szCs w:val="22"/>
                <w:lang w:val="en"/>
              </w:rPr>
              <w:t>FigurePBR4RAw</w:t>
            </w:r>
            <w:commentRangeEnd w:id="738"/>
            <w:r w:rsidR="00FF112B">
              <w:rPr>
                <w:rStyle w:val="Kommentarzeichen"/>
              </w:rPr>
              <w:commentReference w:id="738"/>
            </w:r>
          </w:p>
        </w:tc>
      </w:tr>
    </w:tbl>
    <w:p w14:paraId="287C0D4D" w14:textId="77777777" w:rsidR="00C332A5" w:rsidRDefault="00C332A5">
      <w:pPr>
        <w:spacing w:line="360" w:lineRule="auto"/>
        <w:jc w:val="both"/>
        <w:rPr>
          <w:rFonts w:ascii="Times New Roman" w:hAnsi="Cambria Math" w:cs="Times New Roman" w:hint="eastAsia"/>
          <w:sz w:val="22"/>
          <w:szCs w:val="22"/>
          <w:lang w:val="en"/>
        </w:rPr>
      </w:pPr>
    </w:p>
    <w:p w14:paraId="4DB541D4" w14:textId="77777777" w:rsidR="00FF112B" w:rsidRDefault="00FF112B">
      <w:pPr>
        <w:spacing w:line="360" w:lineRule="auto"/>
        <w:jc w:val="both"/>
        <w:rPr>
          <w:ins w:id="739" w:author="Herr, Nora (059)" w:date="2019-11-25T17:26:00Z"/>
          <w:rFonts w:ascii="Times New Roman" w:hAnsi="Cambria Math" w:cs="Times New Roman"/>
          <w:sz w:val="22"/>
          <w:szCs w:val="22"/>
          <w:lang w:val="en"/>
        </w:rPr>
      </w:pPr>
    </w:p>
    <w:p w14:paraId="35666A1A" w14:textId="77777777" w:rsidR="00FF112B" w:rsidRDefault="00FF112B">
      <w:pPr>
        <w:spacing w:line="360" w:lineRule="auto"/>
        <w:jc w:val="both"/>
        <w:rPr>
          <w:ins w:id="740" w:author="Herr, Nora (059)" w:date="2019-11-25T17:26:00Z"/>
          <w:rFonts w:ascii="Times New Roman" w:hAnsi="Cambria Math" w:cs="Times New Roman"/>
          <w:sz w:val="22"/>
          <w:szCs w:val="22"/>
          <w:lang w:val="en"/>
        </w:rPr>
      </w:pPr>
    </w:p>
    <w:p w14:paraId="7670C7E8" w14:textId="77777777" w:rsidR="00FF112B" w:rsidRDefault="00FF112B">
      <w:pPr>
        <w:spacing w:line="360" w:lineRule="auto"/>
        <w:jc w:val="both"/>
        <w:rPr>
          <w:ins w:id="741" w:author="Herr, Nora (059)" w:date="2019-11-25T17:26:00Z"/>
          <w:rFonts w:ascii="Times New Roman" w:hAnsi="Cambria Math" w:cs="Times New Roman"/>
          <w:sz w:val="22"/>
          <w:szCs w:val="22"/>
          <w:lang w:val="en"/>
        </w:rPr>
      </w:pPr>
    </w:p>
    <w:p w14:paraId="3074F614" w14:textId="77777777" w:rsidR="00FF112B" w:rsidRDefault="00FF112B">
      <w:pPr>
        <w:spacing w:line="360" w:lineRule="auto"/>
        <w:jc w:val="both"/>
        <w:rPr>
          <w:ins w:id="742" w:author="Herr, Nora (059)" w:date="2019-11-25T17:26:00Z"/>
          <w:rFonts w:ascii="Times New Roman" w:hAnsi="Cambria Math" w:cs="Times New Roman"/>
          <w:sz w:val="22"/>
          <w:szCs w:val="22"/>
          <w:lang w:val="en"/>
        </w:rPr>
      </w:pPr>
    </w:p>
    <w:p w14:paraId="7E2BC58C" w14:textId="77777777" w:rsidR="00FF112B" w:rsidRDefault="00FF112B">
      <w:pPr>
        <w:spacing w:line="360" w:lineRule="auto"/>
        <w:jc w:val="both"/>
        <w:rPr>
          <w:ins w:id="743" w:author="Herr, Nora (059)" w:date="2019-11-25T17:26:00Z"/>
          <w:rFonts w:ascii="Times New Roman" w:hAnsi="Cambria Math" w:cs="Times New Roman"/>
          <w:sz w:val="22"/>
          <w:szCs w:val="22"/>
          <w:lang w:val="en"/>
        </w:rPr>
      </w:pPr>
    </w:p>
    <w:p w14:paraId="56C25820" w14:textId="77777777" w:rsidR="00FF112B" w:rsidRDefault="00FF112B">
      <w:pPr>
        <w:spacing w:line="360" w:lineRule="auto"/>
        <w:jc w:val="both"/>
        <w:rPr>
          <w:ins w:id="744" w:author="Herr, Nora (059)" w:date="2019-11-25T17:26:00Z"/>
          <w:rFonts w:ascii="Times New Roman" w:hAnsi="Cambria Math" w:cs="Times New Roman"/>
          <w:sz w:val="22"/>
          <w:szCs w:val="22"/>
          <w:lang w:val="en"/>
        </w:rPr>
      </w:pPr>
    </w:p>
    <w:p w14:paraId="636EF345" w14:textId="77777777" w:rsidR="00FF112B" w:rsidRDefault="00FF112B">
      <w:pPr>
        <w:spacing w:line="360" w:lineRule="auto"/>
        <w:jc w:val="both"/>
        <w:rPr>
          <w:ins w:id="745" w:author="Herr, Nora (059)" w:date="2019-11-25T17:26:00Z"/>
          <w:rFonts w:ascii="Times New Roman" w:hAnsi="Cambria Math" w:cs="Times New Roman"/>
          <w:sz w:val="22"/>
          <w:szCs w:val="22"/>
          <w:lang w:val="en"/>
        </w:rPr>
      </w:pPr>
    </w:p>
    <w:p w14:paraId="7B130177" w14:textId="77777777" w:rsidR="00FF112B" w:rsidRDefault="00FF112B">
      <w:pPr>
        <w:spacing w:line="360" w:lineRule="auto"/>
        <w:jc w:val="both"/>
        <w:rPr>
          <w:ins w:id="746" w:author="Herr, Nora (059)" w:date="2019-11-25T17:26:00Z"/>
          <w:rFonts w:ascii="Times New Roman" w:hAnsi="Cambria Math" w:cs="Times New Roman"/>
          <w:sz w:val="22"/>
          <w:szCs w:val="22"/>
          <w:lang w:val="en"/>
        </w:rPr>
      </w:pPr>
    </w:p>
    <w:p w14:paraId="5D5BE827" w14:textId="77777777" w:rsidR="00FF112B" w:rsidRDefault="00FF112B">
      <w:pPr>
        <w:spacing w:line="360" w:lineRule="auto"/>
        <w:jc w:val="both"/>
        <w:rPr>
          <w:ins w:id="747" w:author="Herr, Nora (059)" w:date="2019-11-25T17:26:00Z"/>
          <w:rFonts w:ascii="Times New Roman" w:hAnsi="Cambria Math" w:cs="Times New Roman"/>
          <w:sz w:val="22"/>
          <w:szCs w:val="22"/>
          <w:lang w:val="en"/>
        </w:rPr>
      </w:pPr>
    </w:p>
    <w:p w14:paraId="3A16FC12" w14:textId="30A5DDD1"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Each PBR experiment</w:t>
      </w:r>
      <w:del w:id="748" w:author="Herr, Nora (059)" w:date="2019-11-25T17:26:00Z">
        <w:r w:rsidDel="00FF112B">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is monitored</w:t>
      </w:r>
      <w:proofErr w:type="gramEnd"/>
      <w:r>
        <w:rPr>
          <w:rFonts w:ascii="Times New Roman" w:hAnsi="Cambria Math" w:cs="Times New Roman"/>
          <w:sz w:val="22"/>
          <w:szCs w:val="22"/>
          <w:lang w:val="en"/>
        </w:rPr>
        <w:t xml:space="preserve"> after each of 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modeling vessels are inoculated with a specific </w:t>
      </w:r>
      <w:proofErr w:type="spellStart"/>
      <w:r>
        <w:rPr>
          <w:rFonts w:ascii="Times New Roman" w:hAnsi="Cambria Math" w:cs="Times New Roman"/>
          <w:sz w:val="22"/>
          <w:szCs w:val="22"/>
          <w:lang w:val="en"/>
        </w:rPr>
        <w:t>SynCom</w:t>
      </w:r>
      <w:proofErr w:type="spellEnd"/>
      <w:r>
        <w:rPr>
          <w:rFonts w:ascii="Times New Roman" w:hAnsi="Cambria Math" w:cs="Times New Roman"/>
          <w:sz w:val="22"/>
          <w:szCs w:val="22"/>
          <w:lang w:val="en"/>
        </w:rPr>
        <w:t xml:space="preserve"> comprised of specific strains of the ICL and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Once the instrument </w:t>
      </w:r>
      <w:proofErr w:type="gramStart"/>
      <w:r>
        <w:rPr>
          <w:rFonts w:ascii="Times New Roman" w:hAnsi="Cambria Math" w:cs="Times New Roman"/>
          <w:sz w:val="22"/>
          <w:szCs w:val="22"/>
          <w:lang w:val="en"/>
        </w:rPr>
        <w:t>is connected</w:t>
      </w:r>
      <w:proofErr w:type="gramEnd"/>
      <w:r>
        <w:rPr>
          <w:rFonts w:ascii="Times New Roman" w:hAnsi="Cambria Math" w:cs="Times New Roman"/>
          <w:sz w:val="22"/>
          <w:szCs w:val="22"/>
          <w:lang w:val="en"/>
        </w:rPr>
        <w:t xml:space="preserve"> to the network</w:t>
      </w:r>
      <w:ins w:id="749" w:author="Herr, Nora (059)" w:date="2019-11-25T17:27:00Z">
        <w:r w:rsidR="00FF112B">
          <w:rPr>
            <w:rFonts w:ascii="Times New Roman" w:hAnsi="Cambria Math" w:cs="Times New Roman"/>
            <w:sz w:val="22"/>
            <w:szCs w:val="22"/>
            <w:lang w:val="en"/>
          </w:rPr>
          <w:t>,</w:t>
        </w:r>
      </w:ins>
      <w:r>
        <w:rPr>
          <w:rFonts w:ascii="Times New Roman" w:hAnsi="Cambria Math" w:cs="Times New Roman"/>
          <w:sz w:val="22"/>
          <w:szCs w:val="22"/>
          <w:lang w:val="en"/>
        </w:rPr>
        <w:t xml:space="preserve"> it begins taking measurements</w:t>
      </w:r>
      <w:ins w:id="750" w:author="Herr, Nora (059)" w:date="2019-11-25T17:27:00Z">
        <w:r w:rsidR="00FF112B">
          <w:rPr>
            <w:rFonts w:ascii="Times New Roman" w:hAnsi="Cambria Math" w:cs="Times New Roman"/>
            <w:sz w:val="22"/>
            <w:szCs w:val="22"/>
            <w:lang w:val="en"/>
          </w:rPr>
          <w:t>;</w:t>
        </w:r>
      </w:ins>
      <w:r>
        <w:rPr>
          <w:rFonts w:ascii="Times New Roman" w:hAnsi="Cambria Math" w:cs="Times New Roman"/>
          <w:sz w:val="22"/>
          <w:szCs w:val="22"/>
          <w:lang w:val="en"/>
        </w:rPr>
        <w:t xml:space="preserve"> </w:t>
      </w:r>
      <w:del w:id="751" w:author="Herr, Nora (059)" w:date="2019-11-25T17:27:00Z">
        <w:r w:rsidDel="00FF112B">
          <w:rPr>
            <w:rFonts w:ascii="Times New Roman" w:hAnsi="Cambria Math" w:cs="Times New Roman"/>
            <w:sz w:val="22"/>
            <w:szCs w:val="22"/>
            <w:lang w:val="en"/>
          </w:rPr>
          <w:delText xml:space="preserve">and </w:delText>
        </w:r>
      </w:del>
      <w:r>
        <w:rPr>
          <w:rFonts w:ascii="Times New Roman" w:hAnsi="Cambria Math" w:cs="Times New Roman"/>
          <w:sz w:val="22"/>
          <w:szCs w:val="22"/>
          <w:lang w:val="en"/>
        </w:rPr>
        <w:t>through its control software</w:t>
      </w:r>
      <w:ins w:id="752" w:author="Herr, Nora (059)" w:date="2019-11-25T17:27:00Z">
        <w:r w:rsidR="00FF112B">
          <w:rPr>
            <w:rFonts w:ascii="Times New Roman" w:hAnsi="Cambria Math" w:cs="Times New Roman"/>
            <w:sz w:val="22"/>
            <w:szCs w:val="22"/>
            <w:lang w:val="en"/>
          </w:rPr>
          <w:t>,</w:t>
        </w:r>
      </w:ins>
      <w:r>
        <w:rPr>
          <w:rFonts w:ascii="Times New Roman" w:hAnsi="Cambria Math" w:cs="Times New Roman"/>
          <w:sz w:val="22"/>
          <w:szCs w:val="22"/>
          <w:lang w:val="en"/>
        </w:rPr>
        <w:t xml:space="preserve"> the measurements can be viewed in real-time and monitored remotely. However, monitoring only shows the absorbance measurements at 680 and 720</w:t>
      </w:r>
      <w:del w:id="753" w:author="Herr, Nora (059)" w:date="2019-11-25T17:27:00Z">
        <w:r w:rsidDel="00FF112B">
          <w:rPr>
            <w:rFonts w:ascii="Times New Roman" w:hAnsi="Cambria Math" w:cs="Times New Roman"/>
            <w:sz w:val="22"/>
            <w:szCs w:val="22"/>
            <w:lang w:val="en"/>
          </w:rPr>
          <w:delText xml:space="preserve"> </w:delText>
        </w:r>
      </w:del>
      <w:r>
        <w:rPr>
          <w:rFonts w:ascii="Times New Roman" w:hAnsi="Cambria Math" w:cs="Times New Roman"/>
          <w:sz w:val="22"/>
          <w:szCs w:val="22"/>
          <w:lang w:val="en"/>
        </w:rPr>
        <w:t>nm for each individual vessel and thus</w:t>
      </w:r>
      <w:ins w:id="754" w:author="Herr, Nora (059)" w:date="2019-11-25T17:27:00Z">
        <w:r w:rsidR="00FF112B">
          <w:rPr>
            <w:rFonts w:ascii="Times New Roman" w:hAnsi="Cambria Math" w:cs="Times New Roman"/>
            <w:sz w:val="22"/>
            <w:szCs w:val="22"/>
            <w:lang w:val="en"/>
          </w:rPr>
          <w:t xml:space="preserve"> solely</w:t>
        </w:r>
      </w:ins>
      <w:r>
        <w:rPr>
          <w:rFonts w:ascii="Times New Roman" w:hAnsi="Cambria Math" w:cs="Times New Roman"/>
          <w:sz w:val="22"/>
          <w:szCs w:val="22"/>
          <w:lang w:val="en"/>
        </w:rPr>
        <w:t xml:space="preserve"> inform</w:t>
      </w:r>
      <w:ins w:id="755" w:author="Herr, Nora (059)" w:date="2019-11-25T17:27:00Z">
        <w:r w:rsidR="00FF112B">
          <w:rPr>
            <w:rFonts w:ascii="Times New Roman" w:hAnsi="Cambria Math" w:cs="Times New Roman"/>
            <w:sz w:val="22"/>
            <w:szCs w:val="22"/>
            <w:lang w:val="en"/>
          </w:rPr>
          <w:t>s</w:t>
        </w:r>
      </w:ins>
      <w:r>
        <w:rPr>
          <w:rFonts w:ascii="Times New Roman" w:hAnsi="Cambria Math" w:cs="Times New Roman"/>
          <w:sz w:val="22"/>
          <w:szCs w:val="22"/>
          <w:lang w:val="en"/>
        </w:rPr>
        <w:t xml:space="preserve"> on the overall growth of the system</w:t>
      </w:r>
      <w:r>
        <w:rPr>
          <w:rFonts w:ascii="Times New Roman" w:hAnsi="Cambria Math" w:cs="Times New Roman"/>
          <w:lang w:val="en"/>
        </w:rPr>
        <w:t>.</w:t>
      </w:r>
      <w:r>
        <w:rPr>
          <w:rFonts w:ascii="Times New Roman" w:hAnsi="Cambria Math" w:cs="Times New Roman"/>
          <w:sz w:val="22"/>
          <w:szCs w:val="22"/>
          <w:lang w:val="en"/>
        </w:rPr>
        <w:t xml:space="preserve"> Alternatively, the system also measures the input of fresh medium over </w:t>
      </w:r>
      <w:del w:id="756" w:author="Herr, Nora (059)" w:date="2019-11-25T17:28:00Z">
        <w:r w:rsidDel="00FF112B">
          <w:rPr>
            <w:rFonts w:ascii="Times New Roman" w:hAnsi="Cambria Math" w:cs="Times New Roman"/>
            <w:sz w:val="22"/>
            <w:szCs w:val="22"/>
            <w:lang w:val="en"/>
          </w:rPr>
          <w:delText>time which</w:delText>
        </w:r>
      </w:del>
      <w:ins w:id="757" w:author="Herr, Nora (059)" w:date="2019-11-25T17:28:00Z">
        <w:r w:rsidR="00FF112B">
          <w:rPr>
            <w:rFonts w:ascii="Times New Roman" w:hAnsi="Cambria Math" w:cs="Times New Roman"/>
            <w:sz w:val="22"/>
            <w:szCs w:val="22"/>
            <w:lang w:val="en"/>
          </w:rPr>
          <w:t>time, which</w:t>
        </w:r>
      </w:ins>
      <w:r>
        <w:rPr>
          <w:rFonts w:ascii="Times New Roman" w:hAnsi="Cambria Math" w:cs="Times New Roman"/>
          <w:sz w:val="22"/>
          <w:szCs w:val="22"/>
          <w:lang w:val="en"/>
        </w:rPr>
        <w:t xml:space="preserve"> continuously dilutes the system to maintain a constant absorbance. The amount of fresh medium serves as proxy to estimate </w:t>
      </w:r>
      <w:del w:id="758" w:author="Herr, Nora (059)" w:date="2019-11-25T17:28:00Z">
        <w:r w:rsidDel="00FF112B">
          <w:rPr>
            <w:rFonts w:ascii="Times New Roman" w:hAnsi="Cambria Math" w:cs="Times New Roman"/>
            <w:sz w:val="22"/>
            <w:szCs w:val="22"/>
            <w:lang w:val="en"/>
          </w:rPr>
          <w:delText xml:space="preserve">of </w:delText>
        </w:r>
      </w:del>
      <w:r>
        <w:rPr>
          <w:rFonts w:ascii="Times New Roman" w:hAnsi="Cambria Math" w:cs="Times New Roman"/>
          <w:sz w:val="22"/>
          <w:szCs w:val="22"/>
          <w:lang w:val="en"/>
        </w:rPr>
        <w:t>the total growth</w:t>
      </w:r>
      <w:ins w:id="759" w:author="Herr, Nora (059)" w:date="2019-11-25T17:28:00Z">
        <w:r w:rsidR="00FF112B">
          <w:rPr>
            <w:rFonts w:ascii="Times New Roman" w:hAnsi="Cambria Math" w:cs="Times New Roman"/>
            <w:sz w:val="22"/>
            <w:szCs w:val="22"/>
            <w:lang w:val="en"/>
          </w:rPr>
          <w:t xml:space="preserve"> </w:t>
        </w:r>
      </w:ins>
      <w:r>
        <w:rPr>
          <w:rFonts w:ascii="Times New Roman" w:hAnsi="Cambria Math" w:cs="Times New Roman"/>
          <w:b/>
          <w:bCs/>
          <w:sz w:val="22"/>
          <w:szCs w:val="22"/>
          <w:lang w:val="en"/>
        </w:rPr>
        <w:t>[</w:t>
      </w:r>
      <w:proofErr w:type="spellStart"/>
      <w:r>
        <w:rPr>
          <w:rFonts w:ascii="Times New Roman" w:hAnsi="Cambria Math" w:cs="Times New Roman"/>
          <w:b/>
          <w:bCs/>
          <w:sz w:val="22"/>
          <w:szCs w:val="22"/>
          <w:lang w:val="en"/>
        </w:rPr>
        <w:t>turbidostat</w:t>
      </w:r>
      <w:proofErr w:type="spellEnd"/>
      <w:r>
        <w:rPr>
          <w:rFonts w:ascii="Times New Roman" w:hAnsi="Cambria Math" w:cs="Times New Roman"/>
          <w:b/>
          <w:bCs/>
          <w:sz w:val="22"/>
          <w:szCs w:val="22"/>
          <w:lang w:val="en"/>
        </w:rPr>
        <w:t>]</w:t>
      </w:r>
      <w:r>
        <w:rPr>
          <w:rFonts w:ascii="Times New Roman" w:hAnsi="Cambria Math" w:cs="Times New Roman"/>
          <w:sz w:val="22"/>
          <w:szCs w:val="22"/>
          <w:lang w:val="en"/>
        </w:rPr>
        <w:t xml:space="preserve">. The </w:t>
      </w:r>
      <w:proofErr w:type="spellStart"/>
      <w:r>
        <w:rPr>
          <w:rFonts w:ascii="Times New Roman" w:hAnsi="Cambria Math" w:cs="Times New Roman"/>
          <w:sz w:val="22"/>
          <w:szCs w:val="22"/>
          <w:lang w:val="en"/>
        </w:rPr>
        <w:t>Garrido-Oter</w:t>
      </w:r>
      <w:proofErr w:type="spellEnd"/>
      <w:r>
        <w:rPr>
          <w:rFonts w:ascii="Times New Roman" w:hAnsi="Cambria Math" w:cs="Times New Roman"/>
          <w:sz w:val="22"/>
          <w:szCs w:val="22"/>
          <w:lang w:val="en"/>
        </w:rPr>
        <w:t xml:space="preserve"> lab, however, is interested in knowing the state of both components in the system in real time and this part of the Thesis </w:t>
      </w:r>
      <w:proofErr w:type="gramStart"/>
      <w:r>
        <w:rPr>
          <w:rFonts w:ascii="Times New Roman" w:hAnsi="Cambria Math" w:cs="Times New Roman"/>
          <w:sz w:val="22"/>
          <w:szCs w:val="22"/>
          <w:lang w:val="en"/>
        </w:rPr>
        <w:t>is undertaken</w:t>
      </w:r>
      <w:proofErr w:type="gramEnd"/>
      <w:r>
        <w:rPr>
          <w:rFonts w:ascii="Times New Roman" w:hAnsi="Cambria Math" w:cs="Times New Roman"/>
          <w:sz w:val="22"/>
          <w:szCs w:val="22"/>
          <w:lang w:val="en"/>
        </w:rPr>
        <w:t xml:space="preserve"> to validate Beer-Lambert law as a viable approach towards this extent. Given the particular instrument model currently in use, the predictive models that can be constructed </w:t>
      </w:r>
      <w:del w:id="760" w:author="Herr, Nora (059)" w:date="2019-11-25T17:29:00Z">
        <w:r w:rsidDel="00FF112B">
          <w:rPr>
            <w:rFonts w:ascii="Times New Roman" w:hAnsi="Cambria Math" w:cs="Times New Roman"/>
            <w:sz w:val="22"/>
            <w:szCs w:val="22"/>
            <w:lang w:val="en"/>
          </w:rPr>
          <w:delText xml:space="preserve">is </w:delText>
        </w:r>
      </w:del>
      <w:ins w:id="761" w:author="Herr, Nora (059)" w:date="2019-11-25T17:29:00Z">
        <w:r w:rsidR="00FF112B">
          <w:rPr>
            <w:rFonts w:ascii="Times New Roman" w:hAnsi="Cambria Math" w:cs="Times New Roman"/>
            <w:sz w:val="22"/>
            <w:szCs w:val="22"/>
            <w:lang w:val="en"/>
          </w:rPr>
          <w:t>are</w:t>
        </w:r>
        <w:r w:rsidR="00FF112B">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limited to one: Model </w:t>
      </w:r>
      <w:proofErr w:type="gramStart"/>
      <w:r>
        <w:rPr>
          <w:rFonts w:ascii="Times New Roman" w:hAnsi="Cambria Math" w:cs="Times New Roman"/>
          <w:sz w:val="22"/>
          <w:szCs w:val="22"/>
          <w:lang w:val="en"/>
        </w:rPr>
        <w:t xml:space="preserve">3 </w:t>
      </w:r>
      <w:proofErr w:type="gramEnd"/>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680</m:t>
            </m:r>
          </m:sub>
        </m:sSub>
        <m:r>
          <w:rPr>
            <w:rFonts w:ascii="Cambria Math" w:hAnsi="Cambria Math" w:cs="Times New Roman"/>
          </w:rPr>
          <m:t>+</m:t>
        </m:r>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r>
          <w:rPr>
            <w:rFonts w:ascii="Cambria Math" w:hAnsi="Cambria Math" w:cs="Times New Roman"/>
          </w:rPr>
          <m:t>)</m:t>
        </m:r>
      </m:oMath>
      <w:r>
        <w:rPr>
          <w:rFonts w:ascii="Times New Roman" w:hAnsi="Cambria Math" w:cs="Times New Roman"/>
          <w:sz w:val="22"/>
          <w:szCs w:val="22"/>
          <w:lang w:val="en"/>
        </w:rPr>
        <w:t>. At these wavelengths</w:t>
      </w:r>
      <w:ins w:id="762" w:author="Herr, Nora (059)" w:date="2019-11-25T17:29:00Z">
        <w:r w:rsidR="00FF112B">
          <w:rPr>
            <w:rFonts w:ascii="Times New Roman" w:hAnsi="Cambria Math" w:cs="Times New Roman"/>
            <w:sz w:val="22"/>
            <w:szCs w:val="22"/>
            <w:lang w:val="en"/>
          </w:rPr>
          <w:t>,</w:t>
        </w:r>
      </w:ins>
      <w:r>
        <w:rPr>
          <w:rFonts w:ascii="Times New Roman" w:hAnsi="Cambria Math" w:cs="Times New Roman"/>
          <w:sz w:val="22"/>
          <w:szCs w:val="22"/>
          <w:lang w:val="en"/>
        </w:rPr>
        <w:t xml:space="preserve"> the calibration data </w:t>
      </w:r>
      <w:r>
        <w:rPr>
          <w:rFonts w:ascii="Times New Roman" w:hAnsi="Cambria Math" w:cs="Times New Roman"/>
          <w:sz w:val="22"/>
          <w:szCs w:val="22"/>
          <w:lang w:val="en"/>
        </w:rPr>
        <w:lastRenderedPageBreak/>
        <w:t xml:space="preserve">indicates that it is particularly prone to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effect as seen in </w:t>
      </w:r>
      <w:r>
        <w:rPr>
          <w:rFonts w:ascii="Times New Roman" w:hAnsi="Cambria Math" w:cs="Times New Roman"/>
          <w:b/>
          <w:bCs/>
          <w:sz w:val="22"/>
          <w:szCs w:val="22"/>
          <w:lang w:val="en"/>
        </w:rPr>
        <w:t>figureexp720.A</w:t>
      </w:r>
      <w:del w:id="763" w:author="Herr, Nora (059)" w:date="2019-11-25T17:29:00Z">
        <w:r w:rsidDel="00FF112B">
          <w:rPr>
            <w:rFonts w:ascii="Times New Roman" w:hAnsi="Cambria Math" w:cs="Times New Roman"/>
            <w:b/>
            <w:bCs/>
            <w:sz w:val="22"/>
            <w:szCs w:val="22"/>
            <w:lang w:val="en"/>
          </w:rPr>
          <w:delText xml:space="preserve"> </w:delText>
        </w:r>
        <w:r w:rsidDel="00FF112B">
          <w:rPr>
            <w:rFonts w:ascii="Times New Roman" w:hAnsi="Cambria Math" w:cs="Times New Roman"/>
            <w:sz w:val="22"/>
            <w:szCs w:val="22"/>
            <w:lang w:val="en"/>
          </w:rPr>
          <w:delText>below</w:delText>
        </w:r>
      </w:del>
      <w:r>
        <w:rPr>
          <w:rFonts w:ascii="Times New Roman" w:hAnsi="Cambria Math" w:cs="Times New Roman"/>
          <w:sz w:val="22"/>
          <w:szCs w:val="22"/>
          <w:lang w:val="en"/>
        </w:rPr>
        <w:t xml:space="preserve">. Fortunately, the corrections devised for this model should bring the predictions back into focus as seen in the corrected version. The corrections for this model remain preliminary, however, and are still in need of validation for both the PBR and </w:t>
      </w:r>
      <w:proofErr w:type="spellStart"/>
      <w:r>
        <w:rPr>
          <w:rFonts w:ascii="Times New Roman" w:hAnsi="Cambria Math" w:cs="Times New Roman"/>
          <w:sz w:val="22"/>
          <w:szCs w:val="22"/>
          <w:lang w:val="en"/>
        </w:rPr>
        <w:t>Tecan</w:t>
      </w:r>
      <w:proofErr w:type="spellEnd"/>
      <w:ins w:id="764" w:author="Herr, Nora (059)" w:date="2019-11-25T17:29:00Z">
        <w:r w:rsidR="00FF112B">
          <w:rPr>
            <w:rFonts w:ascii="Times New Roman" w:hAnsi="Cambria Math" w:cs="Times New Roman"/>
            <w:sz w:val="22"/>
            <w:szCs w:val="22"/>
            <w:lang w:val="en"/>
          </w:rPr>
          <w:t>.</w:t>
        </w:r>
      </w:ins>
      <w:del w:id="765" w:author="Herr, Nora (059)" w:date="2019-11-25T17:29:00Z">
        <w:r w:rsidDel="00FF112B">
          <w:rPr>
            <w:rFonts w:ascii="Times New Roman" w:hAnsi="Cambria Math" w:cs="Times New Roman"/>
            <w:sz w:val="22"/>
            <w:szCs w:val="22"/>
            <w:lang w:val="en"/>
          </w:rPr>
          <w:delText>, but</w:delText>
        </w:r>
      </w:del>
      <w:ins w:id="766" w:author="Herr, Nora (059)" w:date="2019-11-25T17:29:00Z">
        <w:r w:rsidR="00FF112B">
          <w:rPr>
            <w:rFonts w:ascii="Times New Roman" w:hAnsi="Cambria Math" w:cs="Times New Roman"/>
            <w:sz w:val="22"/>
            <w:szCs w:val="22"/>
            <w:lang w:val="en"/>
          </w:rPr>
          <w:t xml:space="preserve"> They </w:t>
        </w:r>
        <w:proofErr w:type="spellStart"/>
        <w:proofErr w:type="gramStart"/>
        <w:r w:rsidR="00FF112B">
          <w:rPr>
            <w:rFonts w:ascii="Times New Roman" w:hAnsi="Cambria Math" w:cs="Times New Roman"/>
            <w:sz w:val="22"/>
            <w:szCs w:val="22"/>
            <w:lang w:val="en"/>
          </w:rPr>
          <w:t>are</w:t>
        </w:r>
      </w:ins>
      <w:del w:id="767" w:author="Herr, Nora (059)" w:date="2019-11-25T17:29:00Z">
        <w:r w:rsidDel="00FF112B">
          <w:rPr>
            <w:rFonts w:ascii="Times New Roman" w:hAnsi="Cambria Math" w:cs="Times New Roman"/>
            <w:sz w:val="22"/>
            <w:szCs w:val="22"/>
            <w:lang w:val="en"/>
          </w:rPr>
          <w:delText xml:space="preserve"> </w:delText>
        </w:r>
      </w:del>
      <w:r>
        <w:rPr>
          <w:rFonts w:ascii="Times New Roman" w:hAnsi="Cambria Math" w:cs="Times New Roman"/>
          <w:sz w:val="22"/>
          <w:szCs w:val="22"/>
          <w:lang w:val="en"/>
        </w:rPr>
        <w:t>nevertheless</w:t>
      </w:r>
      <w:proofErr w:type="spellEnd"/>
      <w:r>
        <w:rPr>
          <w:rFonts w:ascii="Times New Roman" w:hAnsi="Cambria Math" w:cs="Times New Roman"/>
          <w:sz w:val="22"/>
          <w:szCs w:val="22"/>
          <w:lang w:val="en"/>
        </w:rPr>
        <w:t xml:space="preserve"> </w:t>
      </w:r>
      <w:del w:id="768" w:author="Herr, Nora (059)" w:date="2019-11-25T17:30:00Z">
        <w:r w:rsidDel="00FF112B">
          <w:rPr>
            <w:rFonts w:ascii="Times New Roman" w:hAnsi="Cambria Math" w:cs="Times New Roman"/>
            <w:sz w:val="22"/>
            <w:szCs w:val="22"/>
            <w:lang w:val="en"/>
          </w:rPr>
          <w:delText xml:space="preserve">they are </w:delText>
        </w:r>
      </w:del>
      <w:r>
        <w:rPr>
          <w:rFonts w:ascii="Times New Roman" w:hAnsi="Cambria Math" w:cs="Times New Roman"/>
          <w:sz w:val="22"/>
          <w:szCs w:val="22"/>
          <w:lang w:val="en"/>
        </w:rPr>
        <w:t>applied</w:t>
      </w:r>
      <w:proofErr w:type="gramEnd"/>
      <w:r>
        <w:rPr>
          <w:rFonts w:ascii="Times New Roman" w:hAnsi="Cambria Math" w:cs="Times New Roman"/>
          <w:sz w:val="22"/>
          <w:szCs w:val="22"/>
          <w:lang w:val="en"/>
        </w:rPr>
        <w:t xml:space="preserve"> to PBR4 </w:t>
      </w:r>
      <w:ins w:id="769" w:author="Herr, Nora (059)" w:date="2019-11-25T17:30:00Z">
        <w:r w:rsidR="00FF112B">
          <w:rPr>
            <w:rFonts w:ascii="Times New Roman" w:hAnsi="Cambria Math" w:cs="Times New Roman"/>
            <w:sz w:val="22"/>
            <w:szCs w:val="22"/>
            <w:lang w:val="en"/>
          </w:rPr>
          <w:t xml:space="preserve">in order </w:t>
        </w:r>
      </w:ins>
      <w:r>
        <w:rPr>
          <w:rFonts w:ascii="Times New Roman" w:hAnsi="Cambria Math" w:cs="Times New Roman"/>
          <w:sz w:val="22"/>
          <w:szCs w:val="22"/>
          <w:lang w:val="en"/>
        </w:rPr>
        <w:t>to illustrate their use.</w:t>
      </w:r>
    </w:p>
    <w:p w14:paraId="1ED101C1"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654E630D" w14:textId="77777777">
        <w:tc>
          <w:tcPr>
            <w:tcW w:w="8522" w:type="dxa"/>
          </w:tcPr>
          <w:p w14:paraId="533CF9F7"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4C1CDABE" wp14:editId="0A0075E1">
                  <wp:extent cx="4114800" cy="5088255"/>
                  <wp:effectExtent l="0" t="0" r="13335"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1"/>
                          <a:stretch>
                            <a:fillRect/>
                          </a:stretch>
                        </pic:blipFill>
                        <pic:spPr>
                          <a:xfrm>
                            <a:off x="0" y="0"/>
                            <a:ext cx="4114800" cy="5088255"/>
                          </a:xfrm>
                          <a:prstGeom prst="rect">
                            <a:avLst/>
                          </a:prstGeom>
                          <a:noFill/>
                          <a:ln>
                            <a:noFill/>
                          </a:ln>
                        </pic:spPr>
                      </pic:pic>
                    </a:graphicData>
                  </a:graphic>
                </wp:inline>
              </w:drawing>
            </w:r>
          </w:p>
        </w:tc>
      </w:tr>
      <w:tr w:rsidR="00C332A5" w14:paraId="6CBA2B73" w14:textId="77777777">
        <w:tc>
          <w:tcPr>
            <w:tcW w:w="8522" w:type="dxa"/>
          </w:tcPr>
          <w:p w14:paraId="0B3AE043" w14:textId="77777777" w:rsidR="00C332A5" w:rsidRDefault="001271F9">
            <w:pPr>
              <w:widowControl/>
              <w:spacing w:line="360" w:lineRule="auto"/>
              <w:rPr>
                <w:rFonts w:ascii="Times New Roman" w:hAnsi="Cambria Math" w:cs="Times New Roman" w:hint="eastAsia"/>
                <w:sz w:val="22"/>
                <w:szCs w:val="22"/>
                <w:lang w:val="en"/>
              </w:rPr>
            </w:pPr>
            <w:commentRangeStart w:id="770"/>
            <w:proofErr w:type="spellStart"/>
            <w:r>
              <w:rPr>
                <w:rFonts w:ascii="Times New Roman" w:hAnsi="Cambria Math" w:cs="Times New Roman"/>
                <w:sz w:val="22"/>
                <w:szCs w:val="22"/>
                <w:lang w:val="en"/>
              </w:rPr>
              <w:t>Uncorr</w:t>
            </w:r>
            <w:proofErr w:type="spellEnd"/>
            <w:r>
              <w:rPr>
                <w:rFonts w:ascii="Times New Roman" w:hAnsi="Cambria Math" w:cs="Times New Roman"/>
                <w:sz w:val="22"/>
                <w:szCs w:val="22"/>
                <w:lang w:val="en"/>
              </w:rPr>
              <w:t xml:space="preserve"> v corr@720</w:t>
            </w:r>
            <w:commentRangeEnd w:id="770"/>
            <w:r w:rsidR="00FF112B">
              <w:rPr>
                <w:rStyle w:val="Kommentarzeichen"/>
              </w:rPr>
              <w:commentReference w:id="770"/>
            </w:r>
          </w:p>
        </w:tc>
      </w:tr>
    </w:tbl>
    <w:p w14:paraId="47D67D0F" w14:textId="77777777" w:rsidR="00FF112B" w:rsidRDefault="00FF112B">
      <w:pPr>
        <w:spacing w:line="360" w:lineRule="auto"/>
        <w:jc w:val="both"/>
        <w:rPr>
          <w:ins w:id="771" w:author="Herr, Nora (059)" w:date="2019-11-25T17:30:00Z"/>
          <w:rFonts w:ascii="Times New Roman" w:hAnsi="Cambria Math" w:cs="Times New Roman"/>
          <w:b/>
          <w:bCs/>
          <w:sz w:val="22"/>
          <w:szCs w:val="22"/>
          <w:lang w:val="en"/>
        </w:rPr>
      </w:pPr>
    </w:p>
    <w:p w14:paraId="3D21D510" w14:textId="6001EAB8" w:rsidR="00C332A5" w:rsidRDefault="001271F9">
      <w:pPr>
        <w:spacing w:line="360" w:lineRule="auto"/>
        <w:jc w:val="both"/>
        <w:rPr>
          <w:rFonts w:ascii="Times New Roman" w:hAnsi="Cambria Math" w:cs="Times New Roman" w:hint="eastAsia"/>
          <w:b/>
          <w:bCs/>
          <w:sz w:val="22"/>
          <w:szCs w:val="22"/>
          <w:lang w:val="en"/>
        </w:rPr>
      </w:pPr>
      <w:r>
        <w:rPr>
          <w:rFonts w:ascii="Times New Roman" w:hAnsi="Cambria Math" w:cs="Times New Roman"/>
          <w:b/>
          <w:bCs/>
          <w:sz w:val="22"/>
          <w:szCs w:val="22"/>
          <w:lang w:val="en"/>
        </w:rPr>
        <w:t xml:space="preserve">FigurePBR4Raw </w:t>
      </w:r>
      <w:r>
        <w:rPr>
          <w:rFonts w:ascii="Times New Roman" w:hAnsi="Cambria Math" w:cs="Times New Roman"/>
          <w:sz w:val="22"/>
          <w:szCs w:val="22"/>
          <w:lang w:val="en"/>
        </w:rPr>
        <w:t xml:space="preserve">shows the state of the </w:t>
      </w:r>
      <w:del w:id="772" w:author="Herr, Nora (059)" w:date="2019-11-25T17:30:00Z">
        <w:r w:rsidDel="00FF112B">
          <w:rPr>
            <w:rFonts w:ascii="Times New Roman" w:hAnsi="Cambria Math" w:cs="Times New Roman"/>
            <w:sz w:val="22"/>
            <w:szCs w:val="22"/>
            <w:lang w:val="en"/>
          </w:rPr>
          <w:delText xml:space="preserve">the </w:delText>
        </w:r>
      </w:del>
      <w:r>
        <w:rPr>
          <w:rFonts w:ascii="Times New Roman" w:hAnsi="Cambria Math" w:cs="Times New Roman"/>
          <w:sz w:val="22"/>
          <w:szCs w:val="22"/>
          <w:lang w:val="en"/>
        </w:rPr>
        <w:t>PBR4 measurements</w:t>
      </w:r>
      <w:ins w:id="773" w:author="Herr, Nora (059)" w:date="2019-11-25T17:30:00Z">
        <w:r w:rsidR="00FF112B">
          <w:rPr>
            <w:rFonts w:ascii="Times New Roman" w:hAnsi="Cambria Math" w:cs="Times New Roman"/>
            <w:sz w:val="22"/>
            <w:szCs w:val="22"/>
            <w:lang w:val="en"/>
          </w:rPr>
          <w:t xml:space="preserve"> </w:t>
        </w:r>
        <w:proofErr w:type="spellStart"/>
        <w:r w:rsidR="00FF112B">
          <w:rPr>
            <w:rFonts w:ascii="Times New Roman" w:hAnsi="Cambria Math" w:cs="Times New Roman"/>
            <w:sz w:val="22"/>
            <w:szCs w:val="22"/>
            <w:lang w:val="en"/>
          </w:rPr>
          <w:t>until</w:t>
        </w:r>
      </w:ins>
      <w:del w:id="774" w:author="Herr, Nora (059)" w:date="2019-11-25T17:30:00Z">
        <w:r w:rsidDel="00FF112B">
          <w:rPr>
            <w:rFonts w:ascii="Times New Roman" w:hAnsi="Cambria Math" w:cs="Times New Roman"/>
            <w:sz w:val="22"/>
            <w:szCs w:val="22"/>
            <w:lang w:val="en"/>
          </w:rPr>
          <w:delText xml:space="preserve"> up to </w:delText>
        </w:r>
      </w:del>
      <w:r>
        <w:rPr>
          <w:rFonts w:ascii="Times New Roman" w:hAnsi="Cambria Math" w:cs="Times New Roman"/>
          <w:sz w:val="22"/>
          <w:szCs w:val="22"/>
          <w:lang w:val="en"/>
        </w:rPr>
        <w:t>the</w:t>
      </w:r>
      <w:proofErr w:type="spellEnd"/>
      <w:r>
        <w:rPr>
          <w:rFonts w:ascii="Times New Roman" w:hAnsi="Cambria Math" w:cs="Times New Roman"/>
          <w:sz w:val="22"/>
          <w:szCs w:val="22"/>
          <w:lang w:val="en"/>
        </w:rPr>
        <w:t xml:space="preserve"> end of the data collection stage of this Thesis. The figures show</w:t>
      </w:r>
      <w:del w:id="775" w:author="Herr, Nora (059)" w:date="2019-11-25T17:30:00Z">
        <w:r w:rsidDel="00FF112B">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th</w:t>
      </w:r>
      <w:ins w:id="776" w:author="Herr, Nora (059)" w:date="2019-11-25T17:30:00Z">
        <w:r w:rsidR="00FF112B">
          <w:rPr>
            <w:rFonts w:ascii="Times New Roman" w:hAnsi="Cambria Math" w:cs="Times New Roman"/>
            <w:sz w:val="22"/>
            <w:szCs w:val="22"/>
            <w:lang w:val="en"/>
          </w:rPr>
          <w:t>e</w:t>
        </w:r>
      </w:ins>
      <w:del w:id="777" w:author="Herr, Nora (059)" w:date="2019-11-25T17:30:00Z">
        <w:r w:rsidDel="00FF112B">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data re-sampled at a </w:t>
      </w:r>
      <w:proofErr w:type="gramStart"/>
      <w:ins w:id="778" w:author="Herr, Nora (059)" w:date="2019-11-25T17:30:00Z">
        <w:r w:rsidR="00FF112B">
          <w:rPr>
            <w:rFonts w:ascii="Times New Roman" w:hAnsi="Cambria Math" w:cs="Times New Roman"/>
            <w:sz w:val="22"/>
            <w:szCs w:val="22"/>
            <w:lang w:val="en"/>
          </w:rPr>
          <w:t>three</w:t>
        </w:r>
      </w:ins>
      <w:del w:id="779" w:author="Herr, Nora (059)" w:date="2019-11-25T17:30:00Z">
        <w:r w:rsidDel="00FF112B">
          <w:rPr>
            <w:rFonts w:ascii="Times New Roman" w:hAnsi="Cambria Math" w:cs="Times New Roman"/>
            <w:sz w:val="22"/>
            <w:szCs w:val="22"/>
            <w:lang w:val="en"/>
          </w:rPr>
          <w:delText>3</w:delText>
        </w:r>
      </w:del>
      <w:r>
        <w:rPr>
          <w:rFonts w:ascii="Times New Roman" w:hAnsi="Cambria Math" w:cs="Times New Roman"/>
          <w:sz w:val="22"/>
          <w:szCs w:val="22"/>
          <w:lang w:val="en"/>
        </w:rPr>
        <w:t xml:space="preserve"> hour</w:t>
      </w:r>
      <w:proofErr w:type="gramEnd"/>
      <w:r>
        <w:rPr>
          <w:rFonts w:ascii="Times New Roman" w:hAnsi="Cambria Math" w:cs="Times New Roman"/>
          <w:sz w:val="22"/>
          <w:szCs w:val="22"/>
          <w:lang w:val="en"/>
        </w:rPr>
        <w:t xml:space="preserve"> window after removal of negative measurements</w:t>
      </w:r>
      <w:ins w:id="780" w:author="Herr, Nora (059)" w:date="2019-11-25T17:31:00Z">
        <w:r w:rsidR="00FF112B">
          <w:rPr>
            <w:rFonts w:ascii="Times New Roman" w:hAnsi="Cambria Math" w:cs="Times New Roman"/>
            <w:sz w:val="22"/>
            <w:szCs w:val="22"/>
            <w:lang w:val="en"/>
          </w:rPr>
          <w:t>,</w:t>
        </w:r>
      </w:ins>
      <w:r>
        <w:rPr>
          <w:rFonts w:ascii="Times New Roman" w:hAnsi="Cambria Math" w:cs="Times New Roman"/>
          <w:sz w:val="22"/>
          <w:szCs w:val="22"/>
          <w:lang w:val="en"/>
        </w:rPr>
        <w:t xml:space="preserve"> which occur mainly post-inoculation and </w:t>
      </w:r>
      <w:ins w:id="781" w:author="Herr, Nora (059)" w:date="2019-11-25T17:31:00Z">
        <w:r w:rsidR="00FF112B">
          <w:rPr>
            <w:rFonts w:ascii="Times New Roman" w:hAnsi="Cambria Math" w:cs="Times New Roman"/>
            <w:sz w:val="22"/>
            <w:szCs w:val="22"/>
            <w:lang w:val="en"/>
          </w:rPr>
          <w:t>are</w:t>
        </w:r>
      </w:ins>
      <w:del w:id="782" w:author="Herr, Nora (059)" w:date="2019-11-25T17:31:00Z">
        <w:r w:rsidDel="00FF112B">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a </w:t>
      </w:r>
      <w:r>
        <w:rPr>
          <w:rFonts w:ascii="Times New Roman" w:hAnsi="Cambria Math" w:cs="Times New Roman"/>
          <w:sz w:val="22"/>
          <w:szCs w:val="22"/>
          <w:lang w:val="en"/>
        </w:rPr>
        <w:lastRenderedPageBreak/>
        <w:t xml:space="preserve">calibration issue of the instrument. Each vessel represents one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and </w:t>
      </w:r>
      <w:del w:id="783" w:author="Herr, Nora (059)" w:date="2019-11-25T17:31:00Z">
        <w:r w:rsidDel="00FF112B">
          <w:rPr>
            <w:rFonts w:ascii="Times New Roman" w:hAnsi="Cambria Math" w:cs="Times New Roman"/>
            <w:sz w:val="22"/>
            <w:szCs w:val="22"/>
            <w:lang w:val="en"/>
          </w:rPr>
          <w:delText xml:space="preserve">are </w:delText>
        </w:r>
      </w:del>
      <w:ins w:id="784" w:author="Herr, Nora (059)" w:date="2019-11-25T17:31:00Z">
        <w:r w:rsidR="00FF112B">
          <w:rPr>
            <w:rFonts w:ascii="Times New Roman" w:hAnsi="Cambria Math" w:cs="Times New Roman"/>
            <w:sz w:val="22"/>
            <w:szCs w:val="22"/>
            <w:lang w:val="en"/>
          </w:rPr>
          <w:t>is</w:t>
        </w:r>
        <w:r w:rsidR="00FF112B">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independent of each other, </w:t>
      </w:r>
      <w:del w:id="785" w:author="Herr, Nora (059)" w:date="2019-11-25T17:31:00Z">
        <w:r w:rsidDel="00FF112B">
          <w:rPr>
            <w:rFonts w:ascii="Times New Roman" w:hAnsi="Cambria Math" w:cs="Times New Roman"/>
            <w:sz w:val="22"/>
            <w:szCs w:val="22"/>
            <w:lang w:val="en"/>
          </w:rPr>
          <w:delText>they are</w:delText>
        </w:r>
      </w:del>
      <w:r>
        <w:rPr>
          <w:rFonts w:ascii="Times New Roman" w:hAnsi="Cambria Math" w:cs="Times New Roman"/>
          <w:sz w:val="22"/>
          <w:szCs w:val="22"/>
          <w:lang w:val="en"/>
        </w:rPr>
        <w:t xml:space="preserve"> visualized together in </w:t>
      </w:r>
      <w:proofErr w:type="spellStart"/>
      <w:r>
        <w:rPr>
          <w:rFonts w:ascii="Times New Roman" w:hAnsi="Cambria Math" w:cs="Times New Roman"/>
          <w:b/>
          <w:bCs/>
          <w:sz w:val="22"/>
          <w:szCs w:val="22"/>
          <w:lang w:val="en"/>
        </w:rPr>
        <w:t>FigureRaw</w:t>
      </w:r>
      <w:proofErr w:type="spellEnd"/>
      <w:r>
        <w:rPr>
          <w:rFonts w:ascii="Times New Roman" w:hAnsi="Cambria Math" w:cs="Times New Roman"/>
          <w:sz w:val="22"/>
          <w:szCs w:val="22"/>
          <w:lang w:val="en"/>
        </w:rPr>
        <w:t xml:space="preserve"> for simplicity. The fi</w:t>
      </w:r>
      <w:del w:id="786" w:author="Herr, Nora (059)" w:date="2019-11-25T17:32:00Z">
        <w:r w:rsidDel="007D4812">
          <w:rPr>
            <w:rFonts w:ascii="Times New Roman" w:hAnsi="Cambria Math" w:cs="Times New Roman"/>
            <w:sz w:val="22"/>
            <w:szCs w:val="22"/>
            <w:lang w:val="en"/>
          </w:rPr>
          <w:delText>u</w:delText>
        </w:r>
      </w:del>
      <w:r>
        <w:rPr>
          <w:rFonts w:ascii="Times New Roman" w:hAnsi="Cambria Math" w:cs="Times New Roman"/>
          <w:sz w:val="22"/>
          <w:szCs w:val="22"/>
          <w:lang w:val="en"/>
        </w:rPr>
        <w:t xml:space="preserve">gure shows that 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models exhibit</w:t>
      </w:r>
      <w:del w:id="787" w:author="Herr, Nora (059)" w:date="2019-11-25T17:32:00Z">
        <w:r w:rsidDel="007D4812">
          <w:rPr>
            <w:rFonts w:ascii="Times New Roman" w:hAnsi="Cambria Math" w:cs="Times New Roman"/>
            <w:sz w:val="22"/>
            <w:szCs w:val="22"/>
            <w:lang w:val="en"/>
          </w:rPr>
          <w:delText>s</w:delText>
        </w:r>
      </w:del>
      <w:r>
        <w:rPr>
          <w:rFonts w:ascii="Times New Roman" w:hAnsi="Cambria Math" w:cs="Times New Roman"/>
          <w:sz w:val="22"/>
          <w:szCs w:val="22"/>
          <w:lang w:val="en"/>
        </w:rPr>
        <w:t xml:space="preserve"> growth within the first few days post-inoculation, although it is unclear as to whether the observed growth is due to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or Strain and </w:t>
      </w:r>
      <w:commentRangeStart w:id="788"/>
      <w:r>
        <w:rPr>
          <w:rFonts w:ascii="Times New Roman" w:hAnsi="Cambria Math" w:cs="Times New Roman"/>
          <w:sz w:val="22"/>
          <w:szCs w:val="22"/>
          <w:lang w:val="en"/>
        </w:rPr>
        <w:t>at what combinations of the two</w:t>
      </w:r>
      <w:commentRangeEnd w:id="788"/>
      <w:r w:rsidR="007D4812">
        <w:rPr>
          <w:rStyle w:val="Kommentarzeichen"/>
        </w:rPr>
        <w:commentReference w:id="788"/>
      </w:r>
      <w:r>
        <w:rPr>
          <w:rFonts w:ascii="Times New Roman" w:hAnsi="Cambria Math" w:cs="Times New Roman"/>
          <w:sz w:val="22"/>
          <w:szCs w:val="22"/>
          <w:lang w:val="en"/>
        </w:rPr>
        <w:t xml:space="preserve">. The calibration data established that the system </w:t>
      </w:r>
      <w:proofErr w:type="gramStart"/>
      <w:r>
        <w:rPr>
          <w:rFonts w:ascii="Times New Roman" w:hAnsi="Cambria Math" w:cs="Times New Roman"/>
          <w:sz w:val="22"/>
          <w:szCs w:val="22"/>
          <w:lang w:val="en"/>
        </w:rPr>
        <w:t>can</w:t>
      </w:r>
      <w:proofErr w:type="gramEnd"/>
      <w:r>
        <w:rPr>
          <w:rFonts w:ascii="Times New Roman" w:hAnsi="Cambria Math" w:cs="Times New Roman"/>
          <w:sz w:val="22"/>
          <w:szCs w:val="22"/>
          <w:lang w:val="en"/>
        </w:rPr>
        <w:t xml:space="preserve"> </w:t>
      </w:r>
      <w:ins w:id="789" w:author="Herr, Nora (059)" w:date="2019-11-25T17:33:00Z">
        <w:r w:rsidR="007D4812">
          <w:rPr>
            <w:rFonts w:ascii="Times New Roman" w:hAnsi="Cambria Math" w:cs="Times New Roman"/>
            <w:sz w:val="22"/>
            <w:szCs w:val="22"/>
            <w:lang w:val="en"/>
          </w:rPr>
          <w:t xml:space="preserve">in fact </w:t>
        </w:r>
      </w:ins>
      <w:r>
        <w:rPr>
          <w:rFonts w:ascii="Times New Roman" w:hAnsi="Cambria Math" w:cs="Times New Roman"/>
          <w:sz w:val="22"/>
          <w:szCs w:val="22"/>
          <w:lang w:val="en"/>
        </w:rPr>
        <w:t xml:space="preserve">be modeled, albeit inaccurately due to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effect, </w:t>
      </w:r>
      <w:del w:id="790" w:author="Herr, Nora (059)" w:date="2019-11-25T17:33:00Z">
        <w:r w:rsidDel="007D4812">
          <w:rPr>
            <w:rFonts w:ascii="Times New Roman" w:hAnsi="Cambria Math" w:cs="Times New Roman"/>
            <w:sz w:val="22"/>
            <w:szCs w:val="22"/>
            <w:lang w:val="en"/>
          </w:rPr>
          <w:delText xml:space="preserve">but </w:delText>
        </w:r>
      </w:del>
      <w:ins w:id="791" w:author="Herr, Nora (059)" w:date="2019-11-25T17:33:00Z">
        <w:r w:rsidR="007D4812">
          <w:rPr>
            <w:rFonts w:ascii="Times New Roman" w:hAnsi="Cambria Math" w:cs="Times New Roman"/>
            <w:sz w:val="22"/>
            <w:szCs w:val="22"/>
            <w:lang w:val="en"/>
          </w:rPr>
          <w:t>and</w:t>
        </w:r>
        <w:r w:rsidR="007D4812">
          <w:rPr>
            <w:rFonts w:ascii="Times New Roman" w:hAnsi="Cambria Math" w:cs="Times New Roman"/>
            <w:sz w:val="22"/>
            <w:szCs w:val="22"/>
            <w:lang w:val="en"/>
          </w:rPr>
          <w:t xml:space="preserve"> </w:t>
        </w:r>
      </w:ins>
      <w:r>
        <w:rPr>
          <w:rFonts w:ascii="Times New Roman" w:hAnsi="Cambria Math" w:cs="Times New Roman"/>
          <w:sz w:val="22"/>
          <w:szCs w:val="22"/>
          <w:lang w:val="en"/>
        </w:rPr>
        <w:t xml:space="preserve">can be brought into focus given the correction factors. </w:t>
      </w:r>
      <w:ins w:id="792" w:author="Herr, Nora (059)" w:date="2019-11-25T17:33:00Z">
        <w:r w:rsidR="007D4812">
          <w:rPr>
            <w:rFonts w:ascii="Times New Roman" w:hAnsi="Cambria Math" w:cs="Times New Roman"/>
            <w:sz w:val="22"/>
            <w:szCs w:val="22"/>
            <w:lang w:val="en"/>
          </w:rPr>
          <w:t>In order t</w:t>
        </w:r>
      </w:ins>
      <w:del w:id="793" w:author="Herr, Nora (059)" w:date="2019-11-25T17:33:00Z">
        <w:r w:rsidDel="007D4812">
          <w:rPr>
            <w:rFonts w:ascii="Times New Roman" w:hAnsi="Cambria Math" w:cs="Times New Roman"/>
            <w:sz w:val="22"/>
            <w:szCs w:val="22"/>
            <w:lang w:val="en"/>
          </w:rPr>
          <w:delText>T</w:delText>
        </w:r>
      </w:del>
      <w:r>
        <w:rPr>
          <w:rFonts w:ascii="Times New Roman" w:hAnsi="Cambria Math" w:cs="Times New Roman"/>
          <w:sz w:val="22"/>
          <w:szCs w:val="22"/>
          <w:lang w:val="en"/>
        </w:rPr>
        <w:t xml:space="preserve">o illustrate the model and correction factor, the </w:t>
      </w:r>
      <w:proofErr w:type="spellStart"/>
      <w:r>
        <w:rPr>
          <w:rFonts w:ascii="Times New Roman" w:hAnsi="Cambria Math" w:cs="Times New Roman"/>
          <w:sz w:val="22"/>
          <w:szCs w:val="22"/>
          <w:lang w:val="en"/>
        </w:rPr>
        <w:t>phycosphere</w:t>
      </w:r>
      <w:proofErr w:type="spellEnd"/>
      <w:r>
        <w:rPr>
          <w:rFonts w:ascii="Times New Roman" w:hAnsi="Cambria Math" w:cs="Times New Roman"/>
          <w:sz w:val="22"/>
          <w:szCs w:val="22"/>
          <w:lang w:val="en"/>
        </w:rPr>
        <w:t xml:space="preserve"> model at vessel # 4 </w:t>
      </w:r>
      <w:proofErr w:type="gramStart"/>
      <w:r>
        <w:rPr>
          <w:rFonts w:ascii="Times New Roman" w:hAnsi="Cambria Math" w:cs="Times New Roman"/>
          <w:sz w:val="22"/>
          <w:szCs w:val="22"/>
          <w:lang w:val="en"/>
        </w:rPr>
        <w:t>is chosen</w:t>
      </w:r>
      <w:proofErr w:type="gramEnd"/>
      <w:r>
        <w:rPr>
          <w:rFonts w:ascii="Times New Roman" w:hAnsi="Cambria Math" w:cs="Times New Roman"/>
          <w:sz w:val="22"/>
          <w:szCs w:val="22"/>
          <w:lang w:val="en"/>
        </w:rPr>
        <w:t xml:space="preserve"> as it has the highest range of empirical measurements a</w:t>
      </w:r>
      <w:ins w:id="794" w:author="Herr, Nora (059)" w:date="2019-11-25T17:33:00Z">
        <w:r w:rsidR="007D4812">
          <w:rPr>
            <w:rFonts w:ascii="Times New Roman" w:hAnsi="Cambria Math" w:cs="Times New Roman"/>
            <w:sz w:val="22"/>
            <w:szCs w:val="22"/>
            <w:lang w:val="en"/>
          </w:rPr>
          <w:t xml:space="preserve">s well as </w:t>
        </w:r>
      </w:ins>
      <w:del w:id="795" w:author="Herr, Nora (059)" w:date="2019-11-25T17:33:00Z">
        <w:r w:rsidDel="007D4812">
          <w:rPr>
            <w:rFonts w:ascii="Times New Roman" w:hAnsi="Cambria Math" w:cs="Times New Roman"/>
            <w:sz w:val="22"/>
            <w:szCs w:val="22"/>
            <w:lang w:val="en"/>
          </w:rPr>
          <w:delText xml:space="preserve">nd their </w:delText>
        </w:r>
      </w:del>
      <w:r>
        <w:rPr>
          <w:rFonts w:ascii="Times New Roman" w:hAnsi="Cambria Math" w:cs="Times New Roman"/>
          <w:sz w:val="22"/>
          <w:szCs w:val="22"/>
          <w:lang w:val="en"/>
        </w:rPr>
        <w:t xml:space="preserve">corrected and uncorrected prediction forms. The rest of the modeled vessels </w:t>
      </w:r>
      <w:del w:id="796" w:author="Herr, Nora (059)" w:date="2019-11-25T17:34:00Z">
        <w:r w:rsidDel="007D4812">
          <w:rPr>
            <w:rFonts w:ascii="Times New Roman" w:hAnsi="Cambria Math" w:cs="Times New Roman"/>
            <w:sz w:val="22"/>
            <w:szCs w:val="22"/>
            <w:lang w:val="en"/>
          </w:rPr>
          <w:delText>can be</w:delText>
        </w:r>
      </w:del>
      <w:ins w:id="797" w:author="Herr, Nora (059)" w:date="2019-11-25T17:34:00Z">
        <w:r w:rsidR="007D4812">
          <w:rPr>
            <w:rFonts w:ascii="Times New Roman" w:hAnsi="Cambria Math" w:cs="Times New Roman"/>
            <w:sz w:val="22"/>
            <w:szCs w:val="22"/>
            <w:lang w:val="en"/>
          </w:rPr>
          <w:t xml:space="preserve">are to </w:t>
        </w:r>
        <w:proofErr w:type="gramStart"/>
        <w:r w:rsidR="007D4812">
          <w:rPr>
            <w:rFonts w:ascii="Times New Roman" w:hAnsi="Cambria Math" w:cs="Times New Roman"/>
            <w:sz w:val="22"/>
            <w:szCs w:val="22"/>
            <w:lang w:val="en"/>
          </w:rPr>
          <w:t>be</w:t>
        </w:r>
      </w:ins>
      <w:r>
        <w:rPr>
          <w:rFonts w:ascii="Times New Roman" w:hAnsi="Cambria Math" w:cs="Times New Roman"/>
          <w:sz w:val="22"/>
          <w:szCs w:val="22"/>
          <w:lang w:val="en"/>
        </w:rPr>
        <w:t xml:space="preserve"> found</w:t>
      </w:r>
      <w:proofErr w:type="gramEnd"/>
      <w:r>
        <w:rPr>
          <w:rFonts w:ascii="Times New Roman" w:hAnsi="Cambria Math" w:cs="Times New Roman"/>
          <w:sz w:val="22"/>
          <w:szCs w:val="22"/>
          <w:lang w:val="en"/>
        </w:rPr>
        <w:t xml:space="preserve"> in</w:t>
      </w:r>
      <w:del w:id="798" w:author="Herr, Nora (059)" w:date="2019-11-25T17:34:00Z">
        <w:r w:rsidDel="007D4812">
          <w:rPr>
            <w:rFonts w:ascii="Times New Roman" w:hAnsi="Cambria Math" w:cs="Times New Roman"/>
            <w:sz w:val="22"/>
            <w:szCs w:val="22"/>
            <w:lang w:val="en"/>
          </w:rPr>
          <w:delText xml:space="preserve"> the</w:delText>
        </w:r>
      </w:del>
      <w:r>
        <w:rPr>
          <w:rFonts w:ascii="Times New Roman" w:hAnsi="Cambria Math" w:cs="Times New Roman"/>
          <w:sz w:val="22"/>
          <w:szCs w:val="22"/>
          <w:lang w:val="en"/>
        </w:rPr>
        <w:t xml:space="preserve"> Supplementary Data.</w:t>
      </w:r>
    </w:p>
    <w:p w14:paraId="55F78B12"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W w:w="8522" w:type="dxa"/>
        <w:tblLayout w:type="fixed"/>
        <w:tblLook w:val="04A0" w:firstRow="1" w:lastRow="0" w:firstColumn="1" w:lastColumn="0" w:noHBand="0" w:noVBand="1"/>
      </w:tblPr>
      <w:tblGrid>
        <w:gridCol w:w="8522"/>
      </w:tblGrid>
      <w:tr w:rsidR="00C332A5" w14:paraId="373EDA7C" w14:textId="77777777">
        <w:tc>
          <w:tcPr>
            <w:tcW w:w="8522" w:type="dxa"/>
          </w:tcPr>
          <w:p w14:paraId="149F1D97"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4EB6FDD2" wp14:editId="5D344D42">
                  <wp:extent cx="4114800" cy="2051685"/>
                  <wp:effectExtent l="0" t="0" r="13335" b="190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2"/>
                          <a:stretch>
                            <a:fillRect/>
                          </a:stretch>
                        </pic:blipFill>
                        <pic:spPr>
                          <a:xfrm>
                            <a:off x="0" y="0"/>
                            <a:ext cx="4114800" cy="2051685"/>
                          </a:xfrm>
                          <a:prstGeom prst="rect">
                            <a:avLst/>
                          </a:prstGeom>
                          <a:noFill/>
                          <a:ln>
                            <a:noFill/>
                          </a:ln>
                        </pic:spPr>
                      </pic:pic>
                    </a:graphicData>
                  </a:graphic>
                </wp:inline>
              </w:drawing>
            </w:r>
          </w:p>
        </w:tc>
      </w:tr>
      <w:tr w:rsidR="00C332A5" w14:paraId="0C8F5DC5" w14:textId="77777777">
        <w:trPr>
          <w:trHeight w:val="3329"/>
        </w:trPr>
        <w:tc>
          <w:tcPr>
            <w:tcW w:w="8522" w:type="dxa"/>
          </w:tcPr>
          <w:p w14:paraId="01509C78" w14:textId="77777777" w:rsidR="00C332A5" w:rsidRDefault="001271F9">
            <w:pPr>
              <w:widowControl/>
              <w:spacing w:line="360" w:lineRule="auto"/>
              <w:rPr>
                <w:lang w:val="en"/>
              </w:rPr>
            </w:pPr>
            <w:r>
              <w:rPr>
                <w:noProof/>
                <w:lang w:val="de-DE" w:eastAsia="de-DE"/>
              </w:rPr>
              <w:drawing>
                <wp:inline distT="0" distB="0" distL="114300" distR="114300" wp14:anchorId="3A84D35D" wp14:editId="14AD7054">
                  <wp:extent cx="4114800" cy="2033270"/>
                  <wp:effectExtent l="0" t="0" r="13335" b="2032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33"/>
                          <a:stretch>
                            <a:fillRect/>
                          </a:stretch>
                        </pic:blipFill>
                        <pic:spPr>
                          <a:xfrm>
                            <a:off x="0" y="0"/>
                            <a:ext cx="4114800" cy="2033270"/>
                          </a:xfrm>
                          <a:prstGeom prst="rect">
                            <a:avLst/>
                          </a:prstGeom>
                          <a:noFill/>
                          <a:ln>
                            <a:noFill/>
                          </a:ln>
                        </pic:spPr>
                      </pic:pic>
                    </a:graphicData>
                  </a:graphic>
                </wp:inline>
              </w:drawing>
            </w:r>
          </w:p>
        </w:tc>
      </w:tr>
      <w:tr w:rsidR="00C332A5" w14:paraId="56F44792" w14:textId="77777777">
        <w:tc>
          <w:tcPr>
            <w:tcW w:w="8522" w:type="dxa"/>
          </w:tcPr>
          <w:p w14:paraId="730D0E8E" w14:textId="77777777" w:rsidR="00C332A5" w:rsidRDefault="001271F9">
            <w:pPr>
              <w:widowControl/>
              <w:spacing w:line="360" w:lineRule="auto"/>
              <w:rPr>
                <w:lang w:val="en"/>
              </w:rPr>
            </w:pPr>
            <w:commentRangeStart w:id="799"/>
            <w:r>
              <w:rPr>
                <w:lang w:val="en"/>
              </w:rPr>
              <w:t>Sidebysdie1</w:t>
            </w:r>
            <w:commentRangeEnd w:id="799"/>
            <w:r w:rsidR="007D4812">
              <w:rPr>
                <w:rStyle w:val="Kommentarzeichen"/>
              </w:rPr>
              <w:commentReference w:id="799"/>
            </w:r>
          </w:p>
        </w:tc>
      </w:tr>
    </w:tbl>
    <w:p w14:paraId="746A9682" w14:textId="77777777" w:rsidR="00C332A5" w:rsidRDefault="00C332A5">
      <w:pPr>
        <w:spacing w:line="360" w:lineRule="auto"/>
        <w:jc w:val="both"/>
        <w:rPr>
          <w:rFonts w:ascii="Times New Roman" w:hAnsi="Cambria Math" w:cs="Times New Roman" w:hint="eastAsia"/>
          <w:sz w:val="22"/>
          <w:szCs w:val="22"/>
          <w:lang w:val="en"/>
        </w:rPr>
      </w:pPr>
    </w:p>
    <w:p w14:paraId="381CFDB3" w14:textId="0731E7F3"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The empirical plot</w:t>
      </w:r>
      <w:r w:rsidRPr="007D4812">
        <w:rPr>
          <w:rFonts w:ascii="Times New Roman" w:hAnsi="Cambria Math" w:cs="Times New Roman"/>
          <w:b/>
          <w:sz w:val="22"/>
          <w:szCs w:val="22"/>
          <w:lang w:val="en"/>
          <w:rPrChange w:id="800" w:author="Herr, Nora (059)" w:date="2019-11-25T17:34:00Z">
            <w:rPr>
              <w:rFonts w:ascii="Times New Roman" w:hAnsi="Cambria Math" w:cs="Times New Roman"/>
              <w:sz w:val="22"/>
              <w:szCs w:val="22"/>
              <w:lang w:val="en"/>
            </w:rPr>
          </w:rPrChange>
        </w:rPr>
        <w:t xml:space="preserve"> </w:t>
      </w:r>
      <w:proofErr w:type="spellStart"/>
      <w:r w:rsidRPr="007D4812">
        <w:rPr>
          <w:rFonts w:ascii="Times New Roman" w:hAnsi="Cambria Math" w:cs="Times New Roman"/>
          <w:b/>
          <w:sz w:val="22"/>
          <w:szCs w:val="22"/>
          <w:lang w:val="en"/>
          <w:rPrChange w:id="801" w:author="Herr, Nora (059)" w:date="2019-11-25T17:34:00Z">
            <w:rPr>
              <w:rFonts w:ascii="Times New Roman" w:hAnsi="Cambria Math" w:cs="Times New Roman"/>
              <w:sz w:val="22"/>
              <w:szCs w:val="22"/>
              <w:lang w:val="en"/>
            </w:rPr>
          </w:rPrChange>
        </w:rPr>
        <w:t>Fig</w:t>
      </w:r>
      <w:r w:rsidRPr="007D4812">
        <w:rPr>
          <w:rFonts w:ascii="Times New Roman" w:hAnsi="Cambria Math" w:cs="Times New Roman"/>
          <w:b/>
          <w:bCs/>
          <w:sz w:val="22"/>
          <w:szCs w:val="22"/>
          <w:lang w:val="en"/>
        </w:rPr>
        <w:t>A</w:t>
      </w:r>
      <w:proofErr w:type="spellEnd"/>
      <w:del w:id="802" w:author="Herr, Nora (059)" w:date="2019-11-25T17:34:00Z">
        <w:r w:rsidDel="007D4812">
          <w:rPr>
            <w:rFonts w:ascii="Times New Roman" w:hAnsi="Cambria Math" w:cs="Times New Roman"/>
            <w:b/>
            <w:bCs/>
            <w:sz w:val="22"/>
            <w:szCs w:val="22"/>
            <w:lang w:val="en"/>
          </w:rPr>
          <w:delText>,</w:delText>
        </w:r>
      </w:del>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shows that the </w:t>
      </w:r>
      <w:proofErr w:type="spellStart"/>
      <w:r>
        <w:rPr>
          <w:rFonts w:ascii="Times New Roman" w:hAnsi="Cambria Math" w:cs="Times New Roman"/>
          <w:sz w:val="22"/>
          <w:szCs w:val="22"/>
          <w:lang w:val="en"/>
        </w:rPr>
        <w:t>SynCom</w:t>
      </w:r>
      <w:proofErr w:type="spellEnd"/>
      <w:r>
        <w:rPr>
          <w:rFonts w:ascii="Times New Roman" w:hAnsi="Cambria Math" w:cs="Times New Roman"/>
          <w:sz w:val="22"/>
          <w:szCs w:val="22"/>
          <w:lang w:val="en"/>
        </w:rPr>
        <w:t xml:space="preserve"> quickly achieves growth, stabilizes and begins to crash around July </w:t>
      </w:r>
      <w:proofErr w:type="gramStart"/>
      <w:r>
        <w:rPr>
          <w:rFonts w:ascii="Times New Roman" w:hAnsi="Cambria Math" w:cs="Times New Roman"/>
          <w:sz w:val="22"/>
          <w:szCs w:val="22"/>
          <w:lang w:val="en"/>
        </w:rPr>
        <w:t>8</w:t>
      </w:r>
      <w:r>
        <w:rPr>
          <w:rFonts w:ascii="Times New Roman" w:hAnsi="Cambria Math" w:cs="Times New Roman"/>
          <w:sz w:val="22"/>
          <w:szCs w:val="22"/>
          <w:vertAlign w:val="superscript"/>
          <w:lang w:val="en"/>
        </w:rPr>
        <w:t>th</w:t>
      </w:r>
      <w:proofErr w:type="gramEnd"/>
      <w:r>
        <w:rPr>
          <w:rFonts w:ascii="Times New Roman" w:hAnsi="Cambria Math" w:cs="Times New Roman"/>
          <w:sz w:val="22"/>
          <w:szCs w:val="22"/>
          <w:lang w:val="en"/>
        </w:rPr>
        <w:t xml:space="preserve">, then recovers and remains stable for a number of days. The periods of </w:t>
      </w:r>
      <w:r>
        <w:rPr>
          <w:rFonts w:ascii="Times New Roman" w:hAnsi="Cambria Math" w:cs="Times New Roman"/>
          <w:sz w:val="22"/>
          <w:szCs w:val="22"/>
          <w:lang w:val="en"/>
        </w:rPr>
        <w:lastRenderedPageBreak/>
        <w:t xml:space="preserve">stability are artificially enforced on the system by programming it to maintain a constant absorbance level as measured </w:t>
      </w:r>
      <w:proofErr w:type="gramStart"/>
      <w:r>
        <w:rPr>
          <w:rFonts w:ascii="Times New Roman" w:hAnsi="Cambria Math" w:cs="Times New Roman"/>
          <w:sz w:val="22"/>
          <w:szCs w:val="22"/>
          <w:lang w:val="en"/>
        </w:rPr>
        <w:t xml:space="preserve">by </w:t>
      </w:r>
      <w:proofErr w:type="gramEnd"/>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oMath>
      <w:r>
        <w:rPr>
          <w:rFonts w:ascii="Times New Roman" w:hAnsi="Cambria Math" w:cs="Times New Roman"/>
          <w:sz w:val="22"/>
          <w:szCs w:val="22"/>
          <w:lang w:val="en"/>
        </w:rPr>
        <w:t>. Hence</w:t>
      </w:r>
      <w:ins w:id="803" w:author="Herr, Nora (059)" w:date="2019-11-25T17:35:00Z">
        <w:r w:rsidR="007D4812">
          <w:rPr>
            <w:rFonts w:ascii="Times New Roman" w:hAnsi="Cambria Math" w:cs="Times New Roman"/>
            <w:sz w:val="22"/>
            <w:szCs w:val="22"/>
            <w:lang w:val="en"/>
          </w:rPr>
          <w:t>,</w:t>
        </w:r>
      </w:ins>
      <w:r>
        <w:rPr>
          <w:rFonts w:ascii="Times New Roman" w:hAnsi="Cambria Math" w:cs="Times New Roman"/>
          <w:sz w:val="22"/>
          <w:szCs w:val="22"/>
          <w:lang w:val="en"/>
        </w:rPr>
        <w:t xml:space="preserve"> the observed growth beginning on July </w:t>
      </w:r>
      <w:proofErr w:type="gramStart"/>
      <w:r>
        <w:rPr>
          <w:rFonts w:ascii="Times New Roman" w:hAnsi="Cambria Math" w:cs="Times New Roman"/>
          <w:sz w:val="22"/>
          <w:szCs w:val="22"/>
          <w:lang w:val="en"/>
        </w:rPr>
        <w:t>17</w:t>
      </w:r>
      <w:proofErr w:type="spellStart"/>
      <w:r>
        <w:rPr>
          <w:rFonts w:ascii="Times New Roman" w:hAnsi="Cambria Math" w:cs="Times New Roman"/>
          <w:sz w:val="22"/>
          <w:szCs w:val="22"/>
          <w:vertAlign w:val="superscript"/>
          <w:lang w:val="en"/>
        </w:rPr>
        <w:t>th</w:t>
      </w:r>
      <w:proofErr w:type="spellEnd"/>
      <w:proofErr w:type="gramEnd"/>
      <w:r>
        <w:rPr>
          <w:rFonts w:ascii="Times New Roman" w:hAnsi="Cambria Math" w:cs="Times New Roman"/>
          <w:sz w:val="22"/>
          <w:szCs w:val="22"/>
          <w:lang w:val="en"/>
        </w:rPr>
        <w:t xml:space="preserve"> is due to the instrument receiving a new and higher directive, i.e. </w:t>
      </w:r>
      <w:ins w:id="804" w:author="Herr, Nora (059)" w:date="2019-11-25T17:35:00Z">
        <w:r w:rsidR="007D4812">
          <w:rPr>
            <w:rFonts w:ascii="Times New Roman" w:hAnsi="Cambria Math" w:cs="Times New Roman"/>
            <w:sz w:val="22"/>
            <w:szCs w:val="22"/>
            <w:lang w:val="en"/>
          </w:rPr>
          <w:t xml:space="preserve">to </w:t>
        </w:r>
      </w:ins>
      <w:r>
        <w:rPr>
          <w:rFonts w:ascii="Times New Roman" w:hAnsi="Cambria Math" w:cs="Times New Roman"/>
          <w:sz w:val="22"/>
          <w:szCs w:val="22"/>
          <w:lang w:val="en"/>
        </w:rPr>
        <w:t xml:space="preserve">grow </w:t>
      </w:r>
      <w:del w:id="805" w:author="Herr, Nora (059)" w:date="2019-11-25T17:35:00Z">
        <w:r w:rsidDel="007D4812">
          <w:rPr>
            <w:rFonts w:ascii="Times New Roman" w:hAnsi="Cambria Math" w:cs="Times New Roman"/>
            <w:sz w:val="22"/>
            <w:szCs w:val="22"/>
            <w:lang w:val="en"/>
          </w:rPr>
          <w:delText xml:space="preserve">until </w:delText>
        </w:r>
      </w:del>
      <w:ins w:id="806" w:author="Herr, Nora (059)" w:date="2019-11-25T17:35:00Z">
        <w:r w:rsidR="007D4812">
          <w:rPr>
            <w:rFonts w:ascii="Times New Roman" w:hAnsi="Cambria Math" w:cs="Times New Roman"/>
            <w:sz w:val="22"/>
            <w:szCs w:val="22"/>
            <w:lang w:val="en"/>
          </w:rPr>
          <w:t>up to</w:t>
        </w:r>
        <w:r w:rsidR="007D4812">
          <w:rPr>
            <w:rFonts w:ascii="Times New Roman" w:hAnsi="Cambria Math" w:cs="Times New Roman"/>
            <w:sz w:val="22"/>
            <w:szCs w:val="22"/>
            <w:lang w:val="en"/>
          </w:rPr>
          <w:t xml:space="preserve"> </w:t>
        </w:r>
      </w:ins>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720</m:t>
            </m:r>
          </m:sub>
        </m:sSub>
        <m:r>
          <w:rPr>
            <w:rFonts w:ascii="Cambria Math" w:hAnsi="Cambria Math" w:cs="Times New Roman"/>
          </w:rPr>
          <m:t xml:space="preserve">=.45 </m:t>
        </m:r>
      </m:oMath>
      <w:r>
        <w:rPr>
          <w:rFonts w:ascii="Times New Roman" w:hAnsi="Cambria Math" w:cs="Times New Roman"/>
          <w:sz w:val="22"/>
          <w:szCs w:val="22"/>
          <w:lang w:val="en"/>
        </w:rPr>
        <w:t xml:space="preserve">absorbance units. Another crash is then observed on all vessels per </w:t>
      </w:r>
      <w:r>
        <w:rPr>
          <w:rFonts w:ascii="Times New Roman" w:hAnsi="Cambria Math" w:cs="Times New Roman"/>
          <w:b/>
          <w:bCs/>
          <w:sz w:val="22"/>
          <w:szCs w:val="22"/>
          <w:lang w:val="en"/>
        </w:rPr>
        <w:t>FigurePBR4Raw</w:t>
      </w:r>
      <w:r>
        <w:rPr>
          <w:rFonts w:ascii="Times New Roman" w:hAnsi="Cambria Math" w:cs="Times New Roman"/>
          <w:sz w:val="22"/>
          <w:szCs w:val="22"/>
          <w:lang w:val="en"/>
        </w:rPr>
        <w:t xml:space="preserve"> on July </w:t>
      </w:r>
      <w:proofErr w:type="gramStart"/>
      <w:r>
        <w:rPr>
          <w:rFonts w:ascii="Times New Roman" w:hAnsi="Cambria Math" w:cs="Times New Roman"/>
          <w:sz w:val="22"/>
          <w:szCs w:val="22"/>
          <w:lang w:val="en"/>
        </w:rPr>
        <w:t>28</w:t>
      </w:r>
      <w:r>
        <w:rPr>
          <w:rFonts w:ascii="Times New Roman" w:hAnsi="Cambria Math" w:cs="Times New Roman"/>
          <w:sz w:val="22"/>
          <w:szCs w:val="22"/>
          <w:vertAlign w:val="superscript"/>
          <w:lang w:val="en"/>
        </w:rPr>
        <w:t>th</w:t>
      </w:r>
      <w:proofErr w:type="gramEnd"/>
      <w:r>
        <w:rPr>
          <w:rFonts w:ascii="Times New Roman" w:hAnsi="Cambria Math" w:cs="Times New Roman"/>
          <w:sz w:val="22"/>
          <w:szCs w:val="22"/>
          <w:lang w:val="en"/>
        </w:rPr>
        <w:t xml:space="preserve"> and indicates either instrument malfunction or a forced dilution of all vessels. The system then quickly obtains its directed growth and a new experiment is begun on August </w:t>
      </w:r>
      <w:proofErr w:type="gramStart"/>
      <w:r>
        <w:rPr>
          <w:rFonts w:ascii="Times New Roman" w:hAnsi="Cambria Math" w:cs="Times New Roman"/>
          <w:sz w:val="22"/>
          <w:szCs w:val="22"/>
          <w:lang w:val="en"/>
        </w:rPr>
        <w:t>1</w:t>
      </w:r>
      <w:r>
        <w:rPr>
          <w:rFonts w:ascii="Times New Roman" w:hAnsi="Cambria Math" w:cs="Times New Roman"/>
          <w:sz w:val="22"/>
          <w:szCs w:val="22"/>
          <w:vertAlign w:val="superscript"/>
          <w:lang w:val="en"/>
        </w:rPr>
        <w:t>st</w:t>
      </w:r>
      <w:r>
        <w:rPr>
          <w:rFonts w:ascii="Times New Roman" w:hAnsi="Cambria Math" w:cs="Times New Roman"/>
          <w:sz w:val="22"/>
          <w:szCs w:val="22"/>
          <w:lang w:val="en"/>
        </w:rPr>
        <w:t xml:space="preserve"> .</w:t>
      </w:r>
      <w:proofErr w:type="gramEnd"/>
      <w:r>
        <w:rPr>
          <w:rFonts w:ascii="Times New Roman" w:hAnsi="Cambria Math" w:cs="Times New Roman"/>
          <w:sz w:val="22"/>
          <w:szCs w:val="22"/>
          <w:lang w:val="en"/>
        </w:rPr>
        <w:t xml:space="preserve"> That experiment, symbolized here by the oscillating curves, is simulating the day and night cycle over a </w:t>
      </w:r>
      <w:proofErr w:type="gramStart"/>
      <w:r>
        <w:rPr>
          <w:rFonts w:ascii="Times New Roman" w:hAnsi="Cambria Math" w:cs="Times New Roman"/>
          <w:sz w:val="22"/>
          <w:szCs w:val="22"/>
          <w:lang w:val="en"/>
        </w:rPr>
        <w:t>24 hour</w:t>
      </w:r>
      <w:proofErr w:type="gramEnd"/>
      <w:r>
        <w:rPr>
          <w:rFonts w:ascii="Times New Roman" w:hAnsi="Cambria Math" w:cs="Times New Roman"/>
          <w:sz w:val="22"/>
          <w:szCs w:val="22"/>
          <w:lang w:val="en"/>
        </w:rPr>
        <w:t xml:space="preserve"> period and shows how</w:t>
      </w:r>
      <w:ins w:id="807" w:author="Herr, Nora (059)" w:date="2019-11-25T17:36:00Z">
        <w:r w:rsidR="007D4812">
          <w:rPr>
            <w:rFonts w:ascii="Times New Roman" w:hAnsi="Cambria Math" w:cs="Times New Roman"/>
            <w:sz w:val="22"/>
            <w:szCs w:val="22"/>
            <w:lang w:val="en"/>
          </w:rPr>
          <w:t xml:space="preserve"> </w:t>
        </w:r>
        <w:commentRangeStart w:id="808"/>
        <w:r w:rsidR="007D4812">
          <w:rPr>
            <w:rFonts w:ascii="Times New Roman" w:hAnsi="Cambria Math" w:cs="Times New Roman"/>
            <w:sz w:val="22"/>
            <w:szCs w:val="22"/>
            <w:lang w:val="en"/>
          </w:rPr>
          <w:t>it</w:t>
        </w:r>
      </w:ins>
      <w:r>
        <w:rPr>
          <w:rFonts w:ascii="Times New Roman" w:hAnsi="Cambria Math" w:cs="Times New Roman"/>
          <w:sz w:val="22"/>
          <w:szCs w:val="22"/>
          <w:lang w:val="en"/>
        </w:rPr>
        <w:t xml:space="preserve"> </w:t>
      </w:r>
      <w:commentRangeEnd w:id="808"/>
      <w:r w:rsidR="007D4812">
        <w:rPr>
          <w:rStyle w:val="Kommentarzeichen"/>
        </w:rPr>
        <w:commentReference w:id="808"/>
      </w:r>
      <w:r>
        <w:rPr>
          <w:rFonts w:ascii="Times New Roman" w:hAnsi="Cambria Math" w:cs="Times New Roman"/>
          <w:sz w:val="22"/>
          <w:szCs w:val="22"/>
          <w:lang w:val="en"/>
        </w:rPr>
        <w:t xml:space="preserve">adapts to those conditions. The valleys of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predictions (in green) line up with the peaks of bacterial predictions. Whether these </w:t>
      </w:r>
      <w:del w:id="809" w:author="Herr, Nora (059)" w:date="2019-11-25T17:36:00Z">
        <w:r w:rsidDel="007D4812">
          <w:rPr>
            <w:rFonts w:ascii="Times New Roman" w:hAnsi="Cambria Math" w:cs="Times New Roman"/>
            <w:sz w:val="22"/>
            <w:szCs w:val="22"/>
            <w:lang w:val="en"/>
          </w:rPr>
          <w:delText xml:space="preserve">predictions </w:delText>
        </w:r>
      </w:del>
      <w:r>
        <w:rPr>
          <w:rFonts w:ascii="Times New Roman" w:hAnsi="Cambria Math" w:cs="Times New Roman"/>
          <w:sz w:val="22"/>
          <w:szCs w:val="22"/>
          <w:lang w:val="en"/>
        </w:rPr>
        <w:t xml:space="preserve">peak-to-valley predictions are a mathematical artefact or a true </w:t>
      </w:r>
      <w:del w:id="810" w:author="Herr, Nora (059)" w:date="2019-11-25T17:36:00Z">
        <w:r w:rsidDel="007D4812">
          <w:rPr>
            <w:rFonts w:ascii="Times New Roman" w:hAnsi="Cambria Math" w:cs="Times New Roman"/>
            <w:sz w:val="22"/>
            <w:szCs w:val="22"/>
            <w:lang w:val="en"/>
          </w:rPr>
          <w:delText>phonomena</w:delText>
        </w:r>
      </w:del>
      <w:ins w:id="811" w:author="Herr, Nora (059)" w:date="2019-11-25T17:36:00Z">
        <w:r w:rsidR="007D4812">
          <w:rPr>
            <w:rFonts w:ascii="Times New Roman" w:hAnsi="Cambria Math" w:cs="Times New Roman"/>
            <w:sz w:val="22"/>
            <w:szCs w:val="22"/>
            <w:lang w:val="en"/>
          </w:rPr>
          <w:t>phenomenon</w:t>
        </w:r>
      </w:ins>
      <w:r>
        <w:rPr>
          <w:rFonts w:ascii="Times New Roman" w:hAnsi="Cambria Math" w:cs="Times New Roman"/>
          <w:sz w:val="22"/>
          <w:szCs w:val="22"/>
          <w:lang w:val="en"/>
        </w:rPr>
        <w:t xml:space="preserve"> should be observable in the empirical cell count data.</w:t>
      </w:r>
    </w:p>
    <w:tbl>
      <w:tblPr>
        <w:tblStyle w:val="Tabellenraster"/>
        <w:tblpPr w:leftFromText="180" w:rightFromText="180" w:vertAnchor="text" w:horzAnchor="page" w:tblpX="1899" w:tblpY="223"/>
        <w:tblOverlap w:val="never"/>
        <w:tblW w:w="8522" w:type="dxa"/>
        <w:tblLayout w:type="fixed"/>
        <w:tblLook w:val="04A0" w:firstRow="1" w:lastRow="0" w:firstColumn="1" w:lastColumn="0" w:noHBand="0" w:noVBand="1"/>
      </w:tblPr>
      <w:tblGrid>
        <w:gridCol w:w="8522"/>
      </w:tblGrid>
      <w:tr w:rsidR="00C332A5" w14:paraId="157A2E03" w14:textId="77777777">
        <w:tc>
          <w:tcPr>
            <w:tcW w:w="8522" w:type="dxa"/>
          </w:tcPr>
          <w:p w14:paraId="4B3D9B43"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5CBAFC50" wp14:editId="0C6E72F1">
                  <wp:extent cx="4114800" cy="1990090"/>
                  <wp:effectExtent l="0" t="0" r="13335" b="63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34"/>
                          <a:stretch>
                            <a:fillRect/>
                          </a:stretch>
                        </pic:blipFill>
                        <pic:spPr>
                          <a:xfrm>
                            <a:off x="0" y="0"/>
                            <a:ext cx="4114800" cy="1990090"/>
                          </a:xfrm>
                          <a:prstGeom prst="rect">
                            <a:avLst/>
                          </a:prstGeom>
                          <a:noFill/>
                          <a:ln>
                            <a:noFill/>
                          </a:ln>
                        </pic:spPr>
                      </pic:pic>
                    </a:graphicData>
                  </a:graphic>
                </wp:inline>
              </w:drawing>
            </w:r>
          </w:p>
        </w:tc>
      </w:tr>
      <w:tr w:rsidR="00C332A5" w14:paraId="46E72789" w14:textId="77777777">
        <w:tc>
          <w:tcPr>
            <w:tcW w:w="8522" w:type="dxa"/>
          </w:tcPr>
          <w:p w14:paraId="0B43E64F"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043C2DEB" wp14:editId="13BA43DA">
                  <wp:extent cx="4160520" cy="2050415"/>
                  <wp:effectExtent l="0" t="0" r="9525" b="317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5"/>
                          <a:stretch>
                            <a:fillRect/>
                          </a:stretch>
                        </pic:blipFill>
                        <pic:spPr>
                          <a:xfrm>
                            <a:off x="0" y="0"/>
                            <a:ext cx="4160520" cy="2050415"/>
                          </a:xfrm>
                          <a:prstGeom prst="rect">
                            <a:avLst/>
                          </a:prstGeom>
                          <a:noFill/>
                          <a:ln>
                            <a:noFill/>
                          </a:ln>
                        </pic:spPr>
                      </pic:pic>
                    </a:graphicData>
                  </a:graphic>
                </wp:inline>
              </w:drawing>
            </w:r>
          </w:p>
        </w:tc>
      </w:tr>
      <w:tr w:rsidR="00C332A5" w14:paraId="57158CCA" w14:textId="77777777">
        <w:tc>
          <w:tcPr>
            <w:tcW w:w="8522" w:type="dxa"/>
          </w:tcPr>
          <w:p w14:paraId="2CE48D82" w14:textId="77777777" w:rsidR="00C332A5" w:rsidRDefault="001271F9">
            <w:pPr>
              <w:widowControl/>
              <w:spacing w:line="360" w:lineRule="auto"/>
              <w:rPr>
                <w:b/>
                <w:bCs/>
                <w:lang w:val="en"/>
              </w:rPr>
            </w:pPr>
            <w:commentRangeStart w:id="812"/>
            <w:r>
              <w:rPr>
                <w:b/>
                <w:bCs/>
                <w:lang w:val="en"/>
              </w:rPr>
              <w:t xml:space="preserve">Side by side </w:t>
            </w:r>
            <w:commentRangeEnd w:id="812"/>
            <w:r w:rsidR="007D4812">
              <w:rPr>
                <w:rStyle w:val="Kommentarzeichen"/>
              </w:rPr>
              <w:commentReference w:id="812"/>
            </w:r>
          </w:p>
        </w:tc>
      </w:tr>
    </w:tbl>
    <w:p w14:paraId="70C7160B" w14:textId="77777777" w:rsidR="00C332A5" w:rsidRDefault="00C332A5">
      <w:pPr>
        <w:spacing w:line="360" w:lineRule="auto"/>
        <w:jc w:val="both"/>
        <w:rPr>
          <w:rFonts w:ascii="Times New Roman" w:hAnsi="Cambria Math" w:cs="Times New Roman" w:hint="eastAsia"/>
          <w:sz w:val="22"/>
          <w:szCs w:val="22"/>
          <w:lang w:val="en"/>
        </w:rPr>
      </w:pPr>
    </w:p>
    <w:p w14:paraId="20A59D15" w14:textId="783F6297"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The uncorrected predictions for this vessel indicate that growth is about the same for the two components during the initial two weeks post inoculation. In the context of </w:t>
      </w:r>
      <w:del w:id="813" w:author="Herr, Nora (059)" w:date="2019-11-25T17:37:00Z">
        <w:r w:rsidDel="007D4812">
          <w:rPr>
            <w:rFonts w:ascii="Times New Roman" w:hAnsi="Cambria Math" w:cs="Times New Roman"/>
            <w:sz w:val="22"/>
            <w:szCs w:val="22"/>
            <w:lang w:val="en"/>
          </w:rPr>
          <w:lastRenderedPageBreak/>
          <w:delText>absorbances</w:delText>
        </w:r>
      </w:del>
      <w:ins w:id="814" w:author="Herr, Nora (059)" w:date="2019-11-25T17:37:00Z">
        <w:r w:rsidR="007D4812">
          <w:rPr>
            <w:rFonts w:ascii="Times New Roman" w:hAnsi="Cambria Math" w:cs="Times New Roman"/>
            <w:sz w:val="22"/>
            <w:szCs w:val="22"/>
            <w:lang w:val="en"/>
          </w:rPr>
          <w:t>absorbance</w:t>
        </w:r>
      </w:ins>
      <w:r>
        <w:rPr>
          <w:rFonts w:ascii="Times New Roman" w:hAnsi="Cambria Math" w:cs="Times New Roman"/>
          <w:sz w:val="22"/>
          <w:szCs w:val="22"/>
          <w:lang w:val="en"/>
        </w:rPr>
        <w:t xml:space="preserve"> and this particular </w:t>
      </w:r>
      <w:proofErr w:type="spellStart"/>
      <w:r>
        <w:rPr>
          <w:rFonts w:ascii="Times New Roman" w:hAnsi="Cambria Math" w:cs="Times New Roman"/>
          <w:sz w:val="22"/>
          <w:szCs w:val="22"/>
          <w:lang w:val="en"/>
        </w:rPr>
        <w:t>SynCom</w:t>
      </w:r>
      <w:proofErr w:type="spellEnd"/>
      <w:ins w:id="815" w:author="Herr, Nora (059)" w:date="2019-11-25T17:37:00Z">
        <w:r w:rsidR="007D4812">
          <w:rPr>
            <w:rFonts w:ascii="Times New Roman" w:hAnsi="Cambria Math" w:cs="Times New Roman"/>
            <w:sz w:val="22"/>
            <w:szCs w:val="22"/>
            <w:lang w:val="en"/>
          </w:rPr>
          <w:t>,</w:t>
        </w:r>
      </w:ins>
      <w:r>
        <w:rPr>
          <w:rFonts w:ascii="Times New Roman" w:hAnsi="Cambria Math" w:cs="Times New Roman"/>
          <w:sz w:val="22"/>
          <w:szCs w:val="22"/>
          <w:lang w:val="en"/>
        </w:rPr>
        <w:t xml:space="preserve"> the </w:t>
      </w:r>
      <w:r>
        <w:rPr>
          <w:rFonts w:ascii="Times New Roman" w:hAnsi="Cambria Math" w:cs="Times New Roman"/>
          <w:sz w:val="22"/>
          <w:szCs w:val="22"/>
          <w:lang w:val="en"/>
        </w:rPr>
        <w:t>“</w:t>
      </w:r>
      <w:r>
        <w:rPr>
          <w:rFonts w:ascii="Times New Roman" w:hAnsi="Cambria Math" w:cs="Times New Roman"/>
          <w:sz w:val="22"/>
          <w:szCs w:val="22"/>
          <w:lang w:val="en"/>
        </w:rPr>
        <w:t>same or similar</w:t>
      </w:r>
      <w:r>
        <w:rPr>
          <w:rFonts w:ascii="Times New Roman" w:hAnsi="Cambria Math" w:cs="Times New Roman"/>
          <w:sz w:val="22"/>
          <w:szCs w:val="22"/>
          <w:lang w:val="en"/>
        </w:rPr>
        <w:t>”</w:t>
      </w:r>
      <w:r>
        <w:rPr>
          <w:rFonts w:ascii="Times New Roman" w:hAnsi="Cambria Math" w:cs="Times New Roman"/>
          <w:sz w:val="22"/>
          <w:szCs w:val="22"/>
          <w:lang w:val="en"/>
        </w:rPr>
        <w:t xml:space="preserve"> predictions translate to roughly 250x more bacterial cells relative to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per the </w:t>
      </w:r>
      <m:oMath>
        <m:sSub>
          <m:sSubPr>
            <m:ctrlPr>
              <w:rPr>
                <w:rFonts w:ascii="Cambria Math" w:hAnsi="Cambria Math" w:cs="Times New Roman"/>
                <w:i/>
                <w:lang w:val="en"/>
              </w:rPr>
            </m:ctrlPr>
          </m:sSubPr>
          <m:e>
            <m:r>
              <w:rPr>
                <w:rFonts w:ascii="Cambria Math" w:hAnsi="Cambria Math" w:cs="Times New Roman"/>
              </w:rPr>
              <m:t>A</m:t>
            </m:r>
          </m:e>
          <m:sub>
            <m:r>
              <w:rPr>
                <w:rFonts w:ascii="Cambria Math" w:hAnsi="Cambria Math" w:cs="Times New Roman"/>
              </w:rPr>
              <m:t>560</m:t>
            </m:r>
          </m:sub>
        </m:sSub>
      </m:oMath>
      <w:r>
        <w:rPr>
          <w:rFonts w:ascii="Times New Roman" w:hAnsi="Cambria Math" w:cs="Times New Roman"/>
          <w:sz w:val="22"/>
          <w:szCs w:val="22"/>
          <w:lang w:val="en"/>
        </w:rPr>
        <w:t>-to-cell-count regression. After the system receives its new directive</w:t>
      </w:r>
      <w:ins w:id="816" w:author="Herr, Nora (059)" w:date="2019-11-25T17:37:00Z">
        <w:r w:rsidR="007D4812">
          <w:rPr>
            <w:rFonts w:ascii="Times New Roman" w:hAnsi="Cambria Math" w:cs="Times New Roman"/>
            <w:sz w:val="22"/>
            <w:szCs w:val="22"/>
            <w:lang w:val="en"/>
          </w:rPr>
          <w:t>,</w:t>
        </w:r>
      </w:ins>
      <w:r>
        <w:rPr>
          <w:rFonts w:ascii="Times New Roman" w:hAnsi="Cambria Math" w:cs="Times New Roman"/>
          <w:sz w:val="22"/>
          <w:szCs w:val="22"/>
          <w:lang w:val="en"/>
        </w:rPr>
        <w:t xml:space="preserve">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cells quickly </w:t>
      </w:r>
      <w:r>
        <w:rPr>
          <w:rFonts w:ascii="Times New Roman" w:hAnsi="Cambria Math" w:cs="Times New Roman"/>
          <w:sz w:val="22"/>
          <w:szCs w:val="22"/>
          <w:lang w:val="en"/>
        </w:rPr>
        <w:t>‘</w:t>
      </w:r>
      <w:r>
        <w:rPr>
          <w:rFonts w:ascii="Times New Roman" w:hAnsi="Cambria Math" w:cs="Times New Roman"/>
          <w:sz w:val="22"/>
          <w:szCs w:val="22"/>
          <w:lang w:val="en"/>
        </w:rPr>
        <w:t>explode</w:t>
      </w:r>
      <w:r>
        <w:rPr>
          <w:rFonts w:ascii="Times New Roman" w:hAnsi="Cambria Math" w:cs="Times New Roman"/>
          <w:sz w:val="22"/>
          <w:szCs w:val="22"/>
          <w:lang w:val="en"/>
        </w:rPr>
        <w:t>’</w:t>
      </w:r>
      <w:r>
        <w:rPr>
          <w:rFonts w:ascii="Times New Roman" w:hAnsi="Cambria Math" w:cs="Times New Roman"/>
          <w:sz w:val="22"/>
          <w:szCs w:val="22"/>
          <w:lang w:val="en"/>
        </w:rPr>
        <w:t xml:space="preserve"> in growth. The divergence of the growths immediately after the change in directive appears similar to what </w:t>
      </w:r>
      <w:proofErr w:type="gramStart"/>
      <w:r>
        <w:rPr>
          <w:rFonts w:ascii="Times New Roman" w:hAnsi="Cambria Math" w:cs="Times New Roman"/>
          <w:sz w:val="22"/>
          <w:szCs w:val="22"/>
          <w:lang w:val="en"/>
        </w:rPr>
        <w:t>is observed</w:t>
      </w:r>
      <w:proofErr w:type="gramEnd"/>
      <w:r>
        <w:rPr>
          <w:rFonts w:ascii="Times New Roman" w:hAnsi="Cambria Math" w:cs="Times New Roman"/>
          <w:sz w:val="22"/>
          <w:szCs w:val="22"/>
          <w:lang w:val="en"/>
        </w:rPr>
        <w:t xml:space="preserve"> in the diverging-converging </w:t>
      </w:r>
      <w:del w:id="817" w:author="Herr, Nora (059)" w:date="2019-11-25T17:38:00Z">
        <w:r w:rsidDel="00DB336B">
          <w:rPr>
            <w:rFonts w:ascii="Times New Roman" w:hAnsi="Cambria Math" w:cs="Times New Roman"/>
            <w:sz w:val="22"/>
            <w:szCs w:val="22"/>
            <w:lang w:val="en"/>
          </w:rPr>
          <w:delText>oscilations</w:delText>
        </w:r>
      </w:del>
      <w:ins w:id="818" w:author="Herr, Nora (059)" w:date="2019-11-25T17:38:00Z">
        <w:r w:rsidR="00DB336B">
          <w:rPr>
            <w:rFonts w:ascii="Times New Roman" w:hAnsi="Cambria Math" w:cs="Times New Roman"/>
            <w:sz w:val="22"/>
            <w:szCs w:val="22"/>
            <w:lang w:val="en"/>
          </w:rPr>
          <w:t>oscillations</w:t>
        </w:r>
      </w:ins>
      <w:r>
        <w:rPr>
          <w:rFonts w:ascii="Times New Roman" w:hAnsi="Cambria Math" w:cs="Times New Roman"/>
          <w:sz w:val="22"/>
          <w:szCs w:val="22"/>
          <w:lang w:val="en"/>
        </w:rPr>
        <w:t xml:space="preserve"> in the latter part of the experiment. However, in this case</w:t>
      </w:r>
      <w:ins w:id="819" w:author="Herr, Nora (059)" w:date="2019-11-25T17:38:00Z">
        <w:r w:rsidR="00DB336B">
          <w:rPr>
            <w:rFonts w:ascii="Times New Roman" w:hAnsi="Cambria Math" w:cs="Times New Roman"/>
            <w:sz w:val="22"/>
            <w:szCs w:val="22"/>
            <w:lang w:val="en"/>
          </w:rPr>
          <w:t>,</w:t>
        </w:r>
      </w:ins>
      <w:r>
        <w:rPr>
          <w:rFonts w:ascii="Times New Roman" w:hAnsi="Cambria Math" w:cs="Times New Roman"/>
          <w:sz w:val="22"/>
          <w:szCs w:val="22"/>
          <w:lang w:val="en"/>
        </w:rPr>
        <w:t xml:space="preserve"> both empirical measurements are going upwards</w:t>
      </w:r>
      <w:del w:id="820" w:author="Herr, Nora (059)" w:date="2019-11-25T17:38:00Z">
        <w:r w:rsidDel="00DB336B">
          <w:rPr>
            <w:rFonts w:ascii="Times New Roman" w:hAnsi="Cambria Math" w:cs="Times New Roman"/>
            <w:sz w:val="22"/>
            <w:szCs w:val="22"/>
            <w:lang w:val="en"/>
          </w:rPr>
          <w:delText>,</w:delText>
        </w:r>
      </w:del>
      <w:r>
        <w:rPr>
          <w:rFonts w:ascii="Times New Roman" w:hAnsi="Cambria Math" w:cs="Times New Roman"/>
          <w:sz w:val="22"/>
          <w:szCs w:val="22"/>
          <w:lang w:val="en"/>
        </w:rPr>
        <w:t xml:space="preserve"> and th</w:t>
      </w:r>
      <w:ins w:id="821" w:author="Herr, Nora (059)" w:date="2019-11-25T17:38:00Z">
        <w:r w:rsidR="00DB336B">
          <w:rPr>
            <w:rFonts w:ascii="Times New Roman" w:hAnsi="Cambria Math" w:cs="Times New Roman"/>
            <w:sz w:val="22"/>
            <w:szCs w:val="22"/>
            <w:lang w:val="en"/>
          </w:rPr>
          <w:t>e</w:t>
        </w:r>
      </w:ins>
      <w:del w:id="822" w:author="Herr, Nora (059)" w:date="2019-11-25T17:38:00Z">
        <w:r w:rsidDel="00DB336B">
          <w:rPr>
            <w:rFonts w:ascii="Times New Roman" w:hAnsi="Cambria Math" w:cs="Times New Roman"/>
            <w:sz w:val="22"/>
            <w:szCs w:val="22"/>
            <w:lang w:val="en"/>
          </w:rPr>
          <w:delText>is</w:delText>
        </w:r>
      </w:del>
      <w:r>
        <w:rPr>
          <w:rFonts w:ascii="Times New Roman" w:hAnsi="Cambria Math" w:cs="Times New Roman"/>
          <w:sz w:val="22"/>
          <w:szCs w:val="22"/>
          <w:lang w:val="en"/>
        </w:rPr>
        <w:t xml:space="preserve"> divergence is likely due </w:t>
      </w:r>
      <w:ins w:id="823" w:author="Herr, Nora (059)" w:date="2019-11-25T17:38:00Z">
        <w:r w:rsidR="00DB336B">
          <w:rPr>
            <w:rFonts w:ascii="Times New Roman" w:hAnsi="Cambria Math" w:cs="Times New Roman"/>
            <w:sz w:val="22"/>
            <w:szCs w:val="22"/>
            <w:lang w:val="en"/>
          </w:rPr>
          <w:t xml:space="preserve">to </w:t>
        </w:r>
      </w:ins>
      <w:r>
        <w:rPr>
          <w:rFonts w:ascii="Times New Roman" w:hAnsi="Cambria Math" w:cs="Times New Roman"/>
          <w:sz w:val="22"/>
          <w:szCs w:val="22"/>
          <w:lang w:val="en"/>
        </w:rPr>
        <w:t>how these components absorb light per their extinction coefficients.</w:t>
      </w:r>
      <w:del w:id="824" w:author="Herr, Nora (059)" w:date="2019-11-25T17:39:00Z">
        <w:r w:rsidDel="00DB336B">
          <w:rPr>
            <w:rFonts w:ascii="Times New Roman" w:hAnsi="Cambria Math" w:cs="Times New Roman"/>
            <w:sz w:val="22"/>
            <w:szCs w:val="22"/>
            <w:lang w:val="en"/>
          </w:rPr>
          <w:delText xml:space="preserve"> Recall</w:delText>
        </w:r>
      </w:del>
      <w:ins w:id="825" w:author="Herr, Nora (059)" w:date="2019-11-25T17:39:00Z">
        <w:r w:rsidR="00DB336B">
          <w:rPr>
            <w:rFonts w:ascii="Times New Roman" w:hAnsi="Cambria Math" w:cs="Times New Roman"/>
            <w:sz w:val="22"/>
            <w:szCs w:val="22"/>
            <w:lang w:val="en"/>
          </w:rPr>
          <w:t xml:space="preserve"> Note</w:t>
        </w:r>
      </w:ins>
      <w:r>
        <w:rPr>
          <w:rFonts w:ascii="Times New Roman" w:hAnsi="Cambria Math" w:cs="Times New Roman"/>
          <w:sz w:val="22"/>
          <w:szCs w:val="22"/>
          <w:lang w:val="en"/>
        </w:rPr>
        <w:t xml:space="preserve"> that three</w:t>
      </w:r>
      <w:ins w:id="826" w:author="Herr, Nora (059)" w:date="2019-11-25T17:39:00Z">
        <w:r w:rsidR="00DB336B">
          <w:rPr>
            <w:rFonts w:ascii="Times New Roman" w:hAnsi="Cambria Math" w:cs="Times New Roman"/>
            <w:sz w:val="22"/>
            <w:szCs w:val="22"/>
            <w:lang w:val="en"/>
          </w:rPr>
          <w:t xml:space="preserve"> out</w:t>
        </w:r>
      </w:ins>
      <w:r>
        <w:rPr>
          <w:rFonts w:ascii="Times New Roman" w:hAnsi="Cambria Math" w:cs="Times New Roman"/>
          <w:sz w:val="22"/>
          <w:szCs w:val="22"/>
          <w:lang w:val="en"/>
        </w:rPr>
        <w:t xml:space="preserve"> of four of those coefficients have similar rates</w:t>
      </w:r>
      <w:ins w:id="827" w:author="Herr, Nora (059)" w:date="2019-11-25T17:39:00Z">
        <w:r w:rsidR="00DB336B">
          <w:rPr>
            <w:rFonts w:ascii="Times New Roman" w:hAnsi="Cambria Math" w:cs="Times New Roman"/>
            <w:sz w:val="22"/>
            <w:szCs w:val="22"/>
            <w:lang w:val="en"/>
          </w:rPr>
          <w:t xml:space="preserve"> of</w:t>
        </w:r>
      </w:ins>
      <w:r>
        <w:rPr>
          <w:rFonts w:ascii="Times New Roman" w:hAnsi="Cambria Math" w:cs="Times New Roman"/>
          <w:sz w:val="22"/>
          <w:szCs w:val="22"/>
          <w:lang w:val="en"/>
        </w:rPr>
        <w:t xml:space="preserve"> </w:t>
      </w:r>
      <w:del w:id="828" w:author="Herr, Nora (059)" w:date="2019-11-25T17:39:00Z">
        <w:r w:rsidDel="00DB336B">
          <w:rPr>
            <w:rFonts w:ascii="Times New Roman" w:hAnsi="Cambria Math" w:cs="Times New Roman"/>
            <w:sz w:val="22"/>
            <w:szCs w:val="22"/>
            <w:lang w:val="en"/>
          </w:rPr>
          <w:delText>absorbtion</w:delText>
        </w:r>
      </w:del>
      <w:ins w:id="829" w:author="Herr, Nora (059)" w:date="2019-11-25T17:39:00Z">
        <w:r w:rsidR="00DB336B">
          <w:rPr>
            <w:rFonts w:ascii="Times New Roman" w:hAnsi="Cambria Math" w:cs="Times New Roman"/>
            <w:sz w:val="22"/>
            <w:szCs w:val="22"/>
            <w:lang w:val="en"/>
          </w:rPr>
          <w:t>absorption</w:t>
        </w:r>
      </w:ins>
      <w:r>
        <w:rPr>
          <w:rFonts w:ascii="Times New Roman" w:hAnsi="Cambria Math" w:cs="Times New Roman"/>
          <w:sz w:val="22"/>
          <w:szCs w:val="22"/>
          <w:lang w:val="en"/>
        </w:rPr>
        <w:t xml:space="preserve"> for both wavelengths, and </w:t>
      </w:r>
      <w:ins w:id="830" w:author="Herr, Nora (059)" w:date="2019-11-25T17:39:00Z">
        <w:r w:rsidR="00DB336B">
          <w:rPr>
            <w:rFonts w:ascii="Times New Roman" w:hAnsi="Cambria Math" w:cs="Times New Roman"/>
            <w:sz w:val="22"/>
            <w:szCs w:val="22"/>
            <w:lang w:val="en"/>
          </w:rPr>
          <w:t xml:space="preserve">that </w:t>
        </w:r>
      </w:ins>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w:t>
      </w:r>
      <w:del w:id="831" w:author="Herr, Nora (059)" w:date="2019-11-25T17:39:00Z">
        <w:r w:rsidDel="00DB336B">
          <w:rPr>
            <w:rFonts w:ascii="Times New Roman" w:hAnsi="Cambria Math" w:cs="Times New Roman"/>
            <w:sz w:val="22"/>
            <w:szCs w:val="22"/>
            <w:lang w:val="en"/>
          </w:rPr>
          <w:delText>absorbtion</w:delText>
        </w:r>
      </w:del>
      <w:ins w:id="832" w:author="Herr, Nora (059)" w:date="2019-11-25T17:39:00Z">
        <w:r w:rsidR="00DB336B">
          <w:rPr>
            <w:rFonts w:ascii="Times New Roman" w:hAnsi="Cambria Math" w:cs="Times New Roman"/>
            <w:sz w:val="22"/>
            <w:szCs w:val="22"/>
            <w:lang w:val="en"/>
          </w:rPr>
          <w:t>absorption</w:t>
        </w:r>
      </w:ins>
      <w:r>
        <w:rPr>
          <w:rFonts w:ascii="Times New Roman" w:hAnsi="Cambria Math" w:cs="Times New Roman"/>
          <w:sz w:val="22"/>
          <w:szCs w:val="22"/>
          <w:lang w:val="en"/>
        </w:rPr>
        <w:t xml:space="preserve"> of 680</w:t>
      </w:r>
      <w:del w:id="833" w:author="Herr, Nora (059)" w:date="2019-11-25T17:39:00Z">
        <w:r w:rsidDel="00DB336B">
          <w:rPr>
            <w:rFonts w:ascii="Times New Roman" w:hAnsi="Cambria Math" w:cs="Times New Roman"/>
            <w:sz w:val="22"/>
            <w:szCs w:val="22"/>
            <w:lang w:val="en"/>
          </w:rPr>
          <w:delText xml:space="preserve"> </w:delText>
        </w:r>
      </w:del>
      <w:r>
        <w:rPr>
          <w:rFonts w:ascii="Times New Roman" w:hAnsi="Cambria Math" w:cs="Times New Roman"/>
          <w:sz w:val="22"/>
          <w:szCs w:val="22"/>
          <w:lang w:val="en"/>
        </w:rPr>
        <w:t xml:space="preserve">nm light is much more efficient than the others hence its perceived faster rate of growth (see </w:t>
      </w:r>
      <w:proofErr w:type="spellStart"/>
      <w:r>
        <w:rPr>
          <w:rFonts w:ascii="Times New Roman" w:hAnsi="Cambria Math" w:cs="Times New Roman"/>
          <w:b/>
          <w:bCs/>
          <w:sz w:val="22"/>
          <w:szCs w:val="22"/>
          <w:lang w:val="en"/>
        </w:rPr>
        <w:t>FigureInitReg</w:t>
      </w:r>
      <w:proofErr w:type="spellEnd"/>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The correction factor seems to </w:t>
      </w:r>
      <w:del w:id="834" w:author="Herr, Nora (059)" w:date="2019-11-25T17:39:00Z">
        <w:r w:rsidDel="00DB336B">
          <w:rPr>
            <w:rFonts w:ascii="Times New Roman" w:hAnsi="Cambria Math" w:cs="Times New Roman"/>
            <w:sz w:val="22"/>
            <w:szCs w:val="22"/>
            <w:lang w:val="en"/>
          </w:rPr>
          <w:delText>corraborate</w:delText>
        </w:r>
      </w:del>
      <w:ins w:id="835" w:author="Herr, Nora (059)" w:date="2019-11-25T17:39:00Z">
        <w:r w:rsidR="00DB336B">
          <w:rPr>
            <w:rFonts w:ascii="Times New Roman" w:hAnsi="Cambria Math" w:cs="Times New Roman"/>
            <w:sz w:val="22"/>
            <w:szCs w:val="22"/>
            <w:lang w:val="en"/>
          </w:rPr>
          <w:t>corroborate</w:t>
        </w:r>
      </w:ins>
      <w:r>
        <w:rPr>
          <w:rFonts w:ascii="Times New Roman" w:hAnsi="Cambria Math" w:cs="Times New Roman"/>
          <w:sz w:val="22"/>
          <w:szCs w:val="22"/>
          <w:lang w:val="en"/>
        </w:rPr>
        <w:t xml:space="preserve"> this as the purple ellipse indicates an increased correction of Strains. </w:t>
      </w:r>
      <w:del w:id="836" w:author="Herr, Nora (059)" w:date="2019-11-25T17:40:00Z">
        <w:r w:rsidDel="00DB336B">
          <w:rPr>
            <w:rFonts w:ascii="Times New Roman" w:hAnsi="Cambria Math" w:cs="Times New Roman"/>
            <w:sz w:val="22"/>
            <w:szCs w:val="22"/>
            <w:lang w:val="en"/>
          </w:rPr>
          <w:delText>Then when</w:delText>
        </w:r>
      </w:del>
      <w:ins w:id="837" w:author="Herr, Nora (059)" w:date="2019-11-25T17:40:00Z">
        <w:r w:rsidR="00DB336B">
          <w:rPr>
            <w:rFonts w:ascii="Times New Roman" w:hAnsi="Cambria Math" w:cs="Times New Roman"/>
            <w:sz w:val="22"/>
            <w:szCs w:val="22"/>
            <w:lang w:val="en"/>
          </w:rPr>
          <w:t>When</w:t>
        </w:r>
      </w:ins>
      <w:r>
        <w:rPr>
          <w:rFonts w:ascii="Times New Roman" w:hAnsi="Cambria Math" w:cs="Times New Roman"/>
          <w:sz w:val="22"/>
          <w:szCs w:val="22"/>
          <w:lang w:val="en"/>
        </w:rPr>
        <w:t xml:space="preserve"> the system reaches the directed absorbance near July </w:t>
      </w:r>
      <w:del w:id="838" w:author="Herr, Nora (059)" w:date="2019-11-25T17:40:00Z">
        <w:r w:rsidDel="00DB336B">
          <w:rPr>
            <w:rFonts w:ascii="Times New Roman" w:hAnsi="Cambria Math" w:cs="Times New Roman"/>
            <w:sz w:val="22"/>
            <w:szCs w:val="22"/>
            <w:lang w:val="en"/>
          </w:rPr>
          <w:delText>17</w:delText>
        </w:r>
        <w:r w:rsidDel="00DB336B">
          <w:rPr>
            <w:rFonts w:ascii="Times New Roman" w:hAnsi="Cambria Math" w:cs="Times New Roman"/>
            <w:sz w:val="22"/>
            <w:szCs w:val="22"/>
            <w:vertAlign w:val="superscript"/>
            <w:lang w:val="en"/>
          </w:rPr>
          <w:delText>th</w:delText>
        </w:r>
        <w:r w:rsidDel="00DB336B">
          <w:rPr>
            <w:rFonts w:ascii="Times New Roman" w:hAnsi="Cambria Math" w:cs="Times New Roman"/>
            <w:sz w:val="22"/>
            <w:szCs w:val="22"/>
            <w:lang w:val="en"/>
          </w:rPr>
          <w:delText xml:space="preserve"> </w:delText>
        </w:r>
      </w:del>
      <w:proofErr w:type="gramStart"/>
      <w:ins w:id="839" w:author="Herr, Nora (059)" w:date="2019-11-25T17:40:00Z">
        <w:r w:rsidR="00DB336B">
          <w:rPr>
            <w:rFonts w:ascii="Times New Roman" w:hAnsi="Cambria Math" w:cs="Times New Roman"/>
            <w:sz w:val="22"/>
            <w:szCs w:val="22"/>
            <w:lang w:val="en"/>
          </w:rPr>
          <w:t>17</w:t>
        </w:r>
        <w:r w:rsidR="00DB336B">
          <w:rPr>
            <w:rFonts w:ascii="Times New Roman" w:hAnsi="Cambria Math" w:cs="Times New Roman"/>
            <w:sz w:val="22"/>
            <w:szCs w:val="22"/>
            <w:vertAlign w:val="superscript"/>
            <w:lang w:val="en"/>
          </w:rPr>
          <w:t>th</w:t>
        </w:r>
        <w:proofErr w:type="gramEnd"/>
        <w:r w:rsidR="00DB336B">
          <w:rPr>
            <w:rFonts w:ascii="Times New Roman" w:hAnsi="Cambria Math" w:cs="Times New Roman"/>
            <w:sz w:val="22"/>
            <w:szCs w:val="22"/>
            <w:lang w:val="en"/>
          </w:rPr>
          <w:t xml:space="preserve">, </w:t>
        </w:r>
      </w:ins>
      <w:r>
        <w:rPr>
          <w:rFonts w:ascii="Times New Roman" w:hAnsi="Cambria Math" w:cs="Times New Roman"/>
          <w:sz w:val="22"/>
          <w:szCs w:val="22"/>
          <w:lang w:val="en"/>
        </w:rPr>
        <w:t>it forces the system to maintain said absorbance and fresh medium is introduced to the system as necessary. The constant A720 measurement allows the observation of slight bacterial growth</w:t>
      </w:r>
      <w:del w:id="840" w:author="Herr, Nora (059)" w:date="2019-11-25T17:40:00Z">
        <w:r w:rsidDel="00DB336B">
          <w:rPr>
            <w:rFonts w:ascii="Times New Roman" w:hAnsi="Cambria Math" w:cs="Times New Roman"/>
            <w:sz w:val="22"/>
            <w:szCs w:val="22"/>
            <w:lang w:val="en"/>
          </w:rPr>
          <w:delText>,</w:delText>
        </w:r>
      </w:del>
      <w:r>
        <w:rPr>
          <w:rFonts w:ascii="Times New Roman" w:hAnsi="Cambria Math" w:cs="Times New Roman"/>
          <w:sz w:val="22"/>
          <w:szCs w:val="22"/>
          <w:lang w:val="en"/>
        </w:rPr>
        <w:t xml:space="preserve"> as it continues to grow </w:t>
      </w:r>
      <w:proofErr w:type="gramStart"/>
      <w:r>
        <w:rPr>
          <w:rFonts w:ascii="Times New Roman" w:hAnsi="Cambria Math" w:cs="Times New Roman"/>
          <w:sz w:val="22"/>
          <w:szCs w:val="22"/>
          <w:lang w:val="en"/>
        </w:rPr>
        <w:t>more medium</w:t>
      </w:r>
      <w:commentRangeStart w:id="841"/>
      <w:proofErr w:type="gramEnd"/>
      <w:r>
        <w:rPr>
          <w:rFonts w:ascii="Times New Roman" w:hAnsi="Cambria Math" w:cs="Times New Roman"/>
          <w:sz w:val="22"/>
          <w:szCs w:val="22"/>
          <w:lang w:val="en"/>
        </w:rPr>
        <w:t xml:space="preserve"> is introduced</w:t>
      </w:r>
      <w:commentRangeEnd w:id="841"/>
      <w:r w:rsidR="00DB336B">
        <w:rPr>
          <w:rStyle w:val="Kommentarzeichen"/>
        </w:rPr>
        <w:commentReference w:id="841"/>
      </w:r>
      <w:ins w:id="842" w:author="Herr, Nora (059)" w:date="2019-11-25T17:41:00Z">
        <w:r w:rsidR="00DB336B">
          <w:rPr>
            <w:rFonts w:ascii="Times New Roman" w:hAnsi="Cambria Math" w:cs="Times New Roman"/>
            <w:sz w:val="22"/>
            <w:szCs w:val="22"/>
          </w:rPr>
          <w:t>.</w:t>
        </w:r>
      </w:ins>
      <w:del w:id="843" w:author="Herr, Nora (059)" w:date="2019-11-25T17:41:00Z">
        <w:r w:rsidDel="00DB336B">
          <w:rPr>
            <w:rFonts w:ascii="Times New Roman" w:hAnsi="Cambria Math" w:cs="Times New Roman"/>
            <w:sz w:val="22"/>
            <w:szCs w:val="22"/>
            <w:lang w:val="en"/>
          </w:rPr>
          <w:delText xml:space="preserve">, and </w:delText>
        </w:r>
      </w:del>
      <w:ins w:id="844" w:author="Herr, Nora (059)" w:date="2019-11-25T17:41:00Z">
        <w:r w:rsidR="00DB336B">
          <w:rPr>
            <w:rFonts w:ascii="Times New Roman" w:hAnsi="Cambria Math" w:cs="Times New Roman"/>
            <w:sz w:val="22"/>
            <w:szCs w:val="22"/>
            <w:lang w:val="en"/>
          </w:rPr>
          <w:t>G</w:t>
        </w:r>
      </w:ins>
      <w:del w:id="845" w:author="Herr, Nora (059)" w:date="2019-11-25T17:41:00Z">
        <w:r w:rsidDel="00DB336B">
          <w:rPr>
            <w:rFonts w:ascii="Times New Roman" w:hAnsi="Cambria Math" w:cs="Times New Roman"/>
            <w:sz w:val="22"/>
            <w:szCs w:val="22"/>
            <w:lang w:val="en"/>
          </w:rPr>
          <w:delText>g</w:delText>
        </w:r>
      </w:del>
      <w:r>
        <w:rPr>
          <w:rFonts w:ascii="Times New Roman" w:hAnsi="Cambria Math" w:cs="Times New Roman"/>
          <w:sz w:val="22"/>
          <w:szCs w:val="22"/>
          <w:lang w:val="en"/>
        </w:rPr>
        <w:t>iven that the bacteria are dividing much faster than</w:t>
      </w:r>
      <w:ins w:id="846" w:author="Herr, Nora (059)" w:date="2019-11-25T17:41:00Z">
        <w:r w:rsidR="00DB336B">
          <w:rPr>
            <w:rFonts w:ascii="Times New Roman" w:hAnsi="Cambria Math" w:cs="Times New Roman"/>
            <w:sz w:val="22"/>
            <w:szCs w:val="22"/>
            <w:lang w:val="en"/>
          </w:rPr>
          <w:t xml:space="preserve"> the</w:t>
        </w:r>
      </w:ins>
      <w:r>
        <w:rPr>
          <w:rFonts w:ascii="Times New Roman" w:hAnsi="Cambria Math" w:cs="Times New Roman"/>
          <w:sz w:val="22"/>
          <w:szCs w:val="22"/>
          <w:lang w:val="en"/>
        </w:rPr>
        <w:t xml:space="preserv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the dilution is affecting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concentrations more.</w:t>
      </w:r>
    </w:p>
    <w:p w14:paraId="0C87F67D" w14:textId="77777777" w:rsidR="00C332A5" w:rsidRDefault="00C332A5">
      <w:pPr>
        <w:spacing w:line="360" w:lineRule="auto"/>
        <w:jc w:val="both"/>
        <w:rPr>
          <w:rFonts w:ascii="Times New Roman" w:hAnsi="Cambria Math" w:cs="Times New Roman" w:hint="eastAsia"/>
          <w:sz w:val="22"/>
          <w:szCs w:val="22"/>
          <w:lang w:val="en"/>
        </w:rPr>
      </w:pPr>
    </w:p>
    <w:p w14:paraId="5707D44D" w14:textId="63EFA880"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The Beer-Lambert law states that a measured absorbance at any </w:t>
      </w:r>
      <w:commentRangeStart w:id="847"/>
      <w:r>
        <w:rPr>
          <w:rFonts w:ascii="Times New Roman" w:hAnsi="Cambria Math" w:cs="Times New Roman"/>
          <w:b/>
          <w:bCs/>
          <w:sz w:val="22"/>
          <w:szCs w:val="22"/>
          <w:lang w:val="en"/>
        </w:rPr>
        <w:t>lambda is</w:t>
      </w:r>
      <w:r>
        <w:rPr>
          <w:rFonts w:ascii="Times New Roman" w:hAnsi="Cambria Math" w:cs="Times New Roman"/>
          <w:sz w:val="22"/>
          <w:szCs w:val="22"/>
          <w:lang w:val="en"/>
        </w:rPr>
        <w:t xml:space="preserve"> </w:t>
      </w:r>
      <w:commentRangeEnd w:id="847"/>
      <w:r w:rsidR="00E10F94">
        <w:rPr>
          <w:rStyle w:val="Kommentarzeichen"/>
        </w:rPr>
        <w:commentReference w:id="847"/>
      </w:r>
      <w:r>
        <w:rPr>
          <w:rFonts w:ascii="Times New Roman" w:hAnsi="Cambria Math" w:cs="Times New Roman"/>
          <w:sz w:val="22"/>
          <w:szCs w:val="22"/>
          <w:lang w:val="en"/>
        </w:rPr>
        <w:t xml:space="preserve">equal to the sum of the individual </w:t>
      </w:r>
      <w:del w:id="848" w:author="Herr, Nora (059)" w:date="2019-11-25T17:42:00Z">
        <w:r w:rsidDel="00D20F64">
          <w:rPr>
            <w:rFonts w:ascii="Times New Roman" w:hAnsi="Cambria Math" w:cs="Times New Roman"/>
            <w:sz w:val="22"/>
            <w:szCs w:val="22"/>
            <w:lang w:val="en"/>
          </w:rPr>
          <w:delText>absorbances</w:delText>
        </w:r>
      </w:del>
      <w:ins w:id="849" w:author="Herr, Nora (059)" w:date="2019-11-25T17:42:00Z">
        <w:r w:rsidR="00D20F64">
          <w:rPr>
            <w:rFonts w:ascii="Times New Roman" w:hAnsi="Cambria Math" w:cs="Times New Roman"/>
            <w:sz w:val="22"/>
            <w:szCs w:val="22"/>
            <w:lang w:val="en"/>
          </w:rPr>
          <w:t>absorbance</w:t>
        </w:r>
      </w:ins>
      <w:r>
        <w:rPr>
          <w:rFonts w:ascii="Times New Roman" w:hAnsi="Cambria Math" w:cs="Times New Roman"/>
          <w:sz w:val="22"/>
          <w:szCs w:val="22"/>
          <w:lang w:val="en"/>
        </w:rPr>
        <w:t xml:space="preserve"> of each of the components at that wavelength. Thus for any wavelength measured or </w:t>
      </w:r>
      <w:proofErr w:type="gramStart"/>
      <w:r>
        <w:rPr>
          <w:rFonts w:ascii="Times New Roman" w:hAnsi="Cambria Math" w:cs="Times New Roman"/>
          <w:sz w:val="22"/>
          <w:szCs w:val="22"/>
          <w:lang w:val="en"/>
        </w:rPr>
        <w:t>predicted</w:t>
      </w:r>
      <w:ins w:id="850" w:author="Herr, Nora (059)" w:date="2019-11-25T17:42:00Z">
        <w:r w:rsidR="00D20F64">
          <w:rPr>
            <w:rFonts w:ascii="Times New Roman" w:hAnsi="Cambria Math" w:cs="Times New Roman"/>
            <w:sz w:val="22"/>
            <w:szCs w:val="22"/>
            <w:lang w:val="en"/>
          </w:rPr>
          <w:t>,</w:t>
        </w:r>
      </w:ins>
      <w:r>
        <w:rPr>
          <w:rFonts w:ascii="Times New Roman" w:hAnsi="Cambria Math" w:cs="Times New Roman"/>
          <w:sz w:val="22"/>
          <w:szCs w:val="22"/>
          <w:lang w:val="en"/>
        </w:rPr>
        <w:t xml:space="preserve"> this must be true</w:t>
      </w:r>
      <w:proofErr w:type="gramEnd"/>
      <w:r>
        <w:rPr>
          <w:rFonts w:ascii="Times New Roman" w:hAnsi="Cambria Math" w:cs="Times New Roman"/>
          <w:sz w:val="22"/>
          <w:szCs w:val="22"/>
          <w:lang w:val="en"/>
        </w:rPr>
        <w:t xml:space="preserve">. However, as seen with the calibration data, this is not true for individual components in </w:t>
      </w:r>
      <w:commentRangeStart w:id="851"/>
      <w:r>
        <w:rPr>
          <w:rFonts w:ascii="Times New Roman" w:hAnsi="Cambria Math" w:cs="Times New Roman"/>
          <w:sz w:val="22"/>
          <w:szCs w:val="22"/>
          <w:lang w:val="en"/>
        </w:rPr>
        <w:t xml:space="preserve">this system as </w:t>
      </w:r>
      <w:commentRangeEnd w:id="851"/>
      <w:r w:rsidR="00221C5A">
        <w:rPr>
          <w:rStyle w:val="Kommentarzeichen"/>
        </w:rPr>
        <w:commentReference w:id="851"/>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concentration </w:t>
      </w:r>
      <w:proofErr w:type="gramStart"/>
      <w:r>
        <w:rPr>
          <w:rFonts w:ascii="Times New Roman" w:hAnsi="Cambria Math" w:cs="Times New Roman"/>
          <w:sz w:val="22"/>
          <w:szCs w:val="22"/>
          <w:lang w:val="en"/>
        </w:rPr>
        <w:t>impacts</w:t>
      </w:r>
      <w:proofErr w:type="gramEnd"/>
      <w:r>
        <w:rPr>
          <w:rFonts w:ascii="Times New Roman" w:hAnsi="Cambria Math" w:cs="Times New Roman"/>
          <w:sz w:val="22"/>
          <w:szCs w:val="22"/>
          <w:lang w:val="en"/>
        </w:rPr>
        <w:t xml:space="preserve"> the overall prediction of the Strains proportionally to the true concentration of bacteria. While </w:t>
      </w:r>
      <w:proofErr w:type="spellStart"/>
      <w:r>
        <w:rPr>
          <w:rFonts w:ascii="Times New Roman" w:hAnsi="Cambria Math" w:cs="Times New Roman"/>
          <w:sz w:val="22"/>
          <w:szCs w:val="22"/>
          <w:lang w:val="en"/>
        </w:rPr>
        <w:t>Chlamy</w:t>
      </w:r>
      <w:r>
        <w:rPr>
          <w:rFonts w:ascii="Times New Roman" w:hAnsi="Cambria Math" w:cs="Times New Roman"/>
          <w:sz w:val="22"/>
          <w:szCs w:val="22"/>
          <w:lang w:val="en"/>
        </w:rPr>
        <w:t>’</w:t>
      </w:r>
      <w:r>
        <w:rPr>
          <w:rFonts w:ascii="Times New Roman" w:hAnsi="Cambria Math" w:cs="Times New Roman"/>
          <w:sz w:val="22"/>
          <w:szCs w:val="22"/>
          <w:lang w:val="en"/>
        </w:rPr>
        <w:t>s</w:t>
      </w:r>
      <w:proofErr w:type="spellEnd"/>
      <w:r>
        <w:rPr>
          <w:rFonts w:ascii="Times New Roman" w:hAnsi="Cambria Math" w:cs="Times New Roman"/>
          <w:sz w:val="22"/>
          <w:szCs w:val="22"/>
          <w:lang w:val="en"/>
        </w:rPr>
        <w:t xml:space="preserve"> measurements tend to </w:t>
      </w:r>
      <w:proofErr w:type="gramStart"/>
      <w:r>
        <w:rPr>
          <w:rFonts w:ascii="Times New Roman" w:hAnsi="Cambria Math" w:cs="Times New Roman"/>
          <w:sz w:val="22"/>
          <w:szCs w:val="22"/>
          <w:lang w:val="en"/>
        </w:rPr>
        <w:t>be correctly predicted</w:t>
      </w:r>
      <w:proofErr w:type="gramEnd"/>
      <w:r>
        <w:rPr>
          <w:rFonts w:ascii="Times New Roman" w:hAnsi="Cambria Math" w:cs="Times New Roman"/>
          <w:sz w:val="22"/>
          <w:szCs w:val="22"/>
          <w:lang w:val="en"/>
        </w:rPr>
        <w:t xml:space="preserve"> by these models when true bacteria concentrations are</w:t>
      </w:r>
      <w:r>
        <w:rPr>
          <w:rFonts w:ascii="Times New Roman" w:hAnsi="Cambria Math" w:cs="Times New Roman"/>
          <w:b/>
          <w:bCs/>
          <w:sz w:val="22"/>
          <w:szCs w:val="22"/>
          <w:lang w:val="en"/>
        </w:rPr>
        <w:t xml:space="preserve"> A</w:t>
      </w:r>
      <w:r>
        <w:rPr>
          <w:rFonts w:ascii="Times New Roman" w:hAnsi="Cambria Math" w:cs="Times New Roman"/>
          <w:b/>
          <w:bCs/>
          <w:sz w:val="22"/>
          <w:szCs w:val="22"/>
          <w:vertAlign w:val="subscript"/>
          <w:lang w:val="en"/>
        </w:rPr>
        <w:t xml:space="preserve">560 </w:t>
      </w:r>
      <w:r>
        <w:rPr>
          <w:rFonts w:ascii="Times New Roman" w:hAnsi="Cambria Math" w:cs="Times New Roman"/>
          <w:b/>
          <w:bCs/>
          <w:sz w:val="22"/>
          <w:szCs w:val="22"/>
          <w:lang w:val="en"/>
        </w:rPr>
        <w:t xml:space="preserve">&lt; 0.4, </w:t>
      </w:r>
      <w:r>
        <w:rPr>
          <w:rFonts w:ascii="Times New Roman" w:hAnsi="Cambria Math" w:cs="Times New Roman"/>
          <w:sz w:val="22"/>
          <w:szCs w:val="22"/>
          <w:lang w:val="en"/>
        </w:rPr>
        <w:t xml:space="preserve">the same is not true for the Strains predictions. However, with the correction factors generated from the calibration data these bacterial fraction </w:t>
      </w:r>
      <w:proofErr w:type="gramStart"/>
      <w:r>
        <w:rPr>
          <w:rFonts w:ascii="Times New Roman" w:hAnsi="Cambria Math" w:cs="Times New Roman"/>
          <w:sz w:val="22"/>
          <w:szCs w:val="22"/>
          <w:lang w:val="en"/>
        </w:rPr>
        <w:t xml:space="preserve">can be </w:t>
      </w:r>
      <w:proofErr w:type="spellStart"/>
      <w:r>
        <w:rPr>
          <w:rFonts w:ascii="Times New Roman" w:hAnsi="Cambria Math" w:cs="Times New Roman"/>
          <w:sz w:val="22"/>
          <w:szCs w:val="22"/>
          <w:lang w:val="en"/>
        </w:rPr>
        <w:t>reestimated</w:t>
      </w:r>
      <w:proofErr w:type="spellEnd"/>
      <w:proofErr w:type="gramEnd"/>
      <w:r>
        <w:rPr>
          <w:rFonts w:ascii="Times New Roman" w:hAnsi="Cambria Math" w:cs="Times New Roman"/>
          <w:sz w:val="22"/>
          <w:szCs w:val="22"/>
          <w:lang w:val="en"/>
        </w:rPr>
        <w:t xml:space="preserve"> as is seen in </w:t>
      </w:r>
      <w:proofErr w:type="spellStart"/>
      <w:r>
        <w:rPr>
          <w:rFonts w:ascii="Times New Roman" w:hAnsi="Cambria Math" w:cs="Times New Roman"/>
          <w:b/>
          <w:bCs/>
          <w:sz w:val="22"/>
          <w:szCs w:val="22"/>
          <w:lang w:val="en"/>
        </w:rPr>
        <w:t>FigUncorrCorr</w:t>
      </w:r>
      <w:proofErr w:type="spellEnd"/>
      <w:r>
        <w:rPr>
          <w:rFonts w:ascii="Times New Roman" w:hAnsi="Cambria Math" w:cs="Times New Roman"/>
          <w:b/>
          <w:bCs/>
          <w:sz w:val="22"/>
          <w:szCs w:val="22"/>
          <w:lang w:val="en"/>
        </w:rPr>
        <w:t>. The</w:t>
      </w:r>
      <w:r>
        <w:rPr>
          <w:rFonts w:ascii="Times New Roman" w:hAnsi="Cambria Math" w:cs="Times New Roman"/>
          <w:sz w:val="22"/>
          <w:szCs w:val="22"/>
          <w:lang w:val="en"/>
        </w:rPr>
        <w:t xml:space="preserve"> resulting corrections are mostly unchanged and while the elevated levels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do indicate a stronger effect, a low prediction of bacteria is likely indicating that the system has a low abundance of them hence limiting the impact of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effect. The negative predictions in the uncorrected results are mostly brought back to positive </w:t>
      </w:r>
      <w:proofErr w:type="gramStart"/>
      <w:r>
        <w:rPr>
          <w:rFonts w:ascii="Times New Roman" w:hAnsi="Cambria Math" w:cs="Times New Roman"/>
          <w:sz w:val="22"/>
          <w:szCs w:val="22"/>
          <w:lang w:val="en"/>
        </w:rPr>
        <w:t>ranges</w:t>
      </w:r>
      <w:proofErr w:type="gramEnd"/>
      <w:r>
        <w:rPr>
          <w:rFonts w:ascii="Times New Roman" w:hAnsi="Cambria Math" w:cs="Times New Roman"/>
          <w:sz w:val="22"/>
          <w:szCs w:val="22"/>
          <w:lang w:val="en"/>
        </w:rPr>
        <w:t xml:space="preserve"> as no negative values should exist. Negative values occur when the bacterial fractions are below the limit of detection for that particular instrument. The slight correction of these data indicate </w:t>
      </w:r>
      <w:proofErr w:type="gramStart"/>
      <w:r>
        <w:rPr>
          <w:rFonts w:ascii="Times New Roman" w:hAnsi="Cambria Math" w:cs="Times New Roman"/>
          <w:sz w:val="22"/>
          <w:szCs w:val="22"/>
          <w:lang w:val="en"/>
        </w:rPr>
        <w:t>the at</w:t>
      </w:r>
      <w:proofErr w:type="gramEnd"/>
      <w:r>
        <w:rPr>
          <w:rFonts w:ascii="Times New Roman" w:hAnsi="Cambria Math" w:cs="Times New Roman"/>
          <w:sz w:val="22"/>
          <w:szCs w:val="22"/>
          <w:lang w:val="en"/>
        </w:rPr>
        <w:t xml:space="preserve"> these concentrations, Strains and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are relatively well predicted.</w:t>
      </w:r>
    </w:p>
    <w:p w14:paraId="62688555" w14:textId="77777777" w:rsidR="00C332A5" w:rsidRDefault="00C332A5">
      <w:pPr>
        <w:spacing w:line="360" w:lineRule="auto"/>
        <w:jc w:val="both"/>
        <w:rPr>
          <w:rFonts w:ascii="Times New Roman" w:hAnsi="Cambria Math" w:cs="Times New Roman" w:hint="eastAsia"/>
          <w:sz w:val="22"/>
          <w:szCs w:val="22"/>
          <w:lang w:val="en"/>
        </w:rPr>
      </w:pPr>
    </w:p>
    <w:p w14:paraId="5ECFF547" w14:textId="77777777"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lastRenderedPageBreak/>
        <w:t>To get a more objective estimation of the systems contents it might be useful to use the theoretical cell-counts to monitor the system. The following figures below are by no means true concentrations of cells in the system since the instrument used to measure cell counts and hence used to make the regressions for them isn</w:t>
      </w:r>
      <w:r>
        <w:rPr>
          <w:rFonts w:ascii="Times New Roman" w:hAnsi="Cambria Math" w:cs="Times New Roman"/>
          <w:sz w:val="22"/>
          <w:szCs w:val="22"/>
          <w:lang w:val="en"/>
        </w:rPr>
        <w:t>’</w:t>
      </w:r>
      <w:r>
        <w:rPr>
          <w:rFonts w:ascii="Times New Roman" w:hAnsi="Cambria Math" w:cs="Times New Roman"/>
          <w:sz w:val="22"/>
          <w:szCs w:val="22"/>
          <w:lang w:val="en"/>
        </w:rPr>
        <w:t xml:space="preserve">t very </w:t>
      </w:r>
      <w:proofErr w:type="gramStart"/>
      <w:r>
        <w:rPr>
          <w:rFonts w:ascii="Times New Roman" w:hAnsi="Cambria Math" w:cs="Times New Roman"/>
          <w:sz w:val="22"/>
          <w:szCs w:val="22"/>
          <w:lang w:val="en"/>
        </w:rPr>
        <w:t>reliable</w:t>
      </w:r>
      <w:r>
        <w:rPr>
          <w:rFonts w:ascii="Times New Roman" w:hAnsi="Cambria Math" w:cs="Times New Roman"/>
          <w:b/>
          <w:bCs/>
          <w:sz w:val="22"/>
          <w:szCs w:val="22"/>
          <w:lang w:val="en"/>
        </w:rPr>
        <w:t>[</w:t>
      </w:r>
      <w:proofErr w:type="gramEnd"/>
      <w:r>
        <w:rPr>
          <w:rFonts w:ascii="Times New Roman" w:hAnsi="Cambria Math" w:cs="Times New Roman"/>
          <w:b/>
          <w:bCs/>
          <w:sz w:val="22"/>
          <w:szCs w:val="22"/>
          <w:lang w:val="en"/>
        </w:rPr>
        <w:t>cite]</w:t>
      </w:r>
      <w:r>
        <w:rPr>
          <w:rFonts w:ascii="Times New Roman" w:hAnsi="Cambria Math" w:cs="Times New Roman"/>
          <w:sz w:val="22"/>
          <w:szCs w:val="22"/>
          <w:lang w:val="en"/>
        </w:rPr>
        <w:t xml:space="preserve">. </w:t>
      </w:r>
      <w:proofErr w:type="gramStart"/>
      <w:r>
        <w:rPr>
          <w:rFonts w:ascii="Times New Roman" w:hAnsi="Cambria Math" w:cs="Times New Roman"/>
          <w:sz w:val="22"/>
          <w:szCs w:val="22"/>
          <w:lang w:val="en"/>
        </w:rPr>
        <w:t>Nevertheless</w:t>
      </w:r>
      <w:proofErr w:type="gramEnd"/>
      <w:r>
        <w:rPr>
          <w:rFonts w:ascii="Times New Roman" w:hAnsi="Cambria Math" w:cs="Times New Roman"/>
          <w:sz w:val="22"/>
          <w:szCs w:val="22"/>
          <w:lang w:val="en"/>
        </w:rPr>
        <w:t xml:space="preserve"> they provide first approximation in more intuitive unit of measurement for the proposed </w:t>
      </w:r>
      <w:proofErr w:type="spellStart"/>
      <w:r>
        <w:rPr>
          <w:rFonts w:ascii="Times New Roman" w:hAnsi="Cambria Math" w:cs="Times New Roman"/>
          <w:sz w:val="22"/>
          <w:szCs w:val="22"/>
          <w:lang w:val="en"/>
        </w:rPr>
        <w:t>monioring</w:t>
      </w:r>
      <w:proofErr w:type="spellEnd"/>
      <w:r>
        <w:rPr>
          <w:rFonts w:ascii="Times New Roman" w:hAnsi="Cambria Math" w:cs="Times New Roman"/>
          <w:sz w:val="22"/>
          <w:szCs w:val="22"/>
          <w:lang w:val="en"/>
        </w:rPr>
        <w:t xml:space="preserve"> of the </w:t>
      </w:r>
      <w:proofErr w:type="spellStart"/>
      <w:r>
        <w:rPr>
          <w:rFonts w:ascii="Times New Roman" w:hAnsi="Cambria Math" w:cs="Times New Roman"/>
          <w:sz w:val="22"/>
          <w:szCs w:val="22"/>
          <w:lang w:val="en"/>
        </w:rPr>
        <w:t>phycospheres</w:t>
      </w:r>
      <w:proofErr w:type="spellEnd"/>
      <w:r>
        <w:rPr>
          <w:rFonts w:ascii="Times New Roman" w:hAnsi="Cambria Math" w:cs="Times New Roman"/>
          <w:sz w:val="22"/>
          <w:szCs w:val="22"/>
          <w:lang w:val="en"/>
        </w:rPr>
        <w:t xml:space="preserve">. </w:t>
      </w:r>
      <w:proofErr w:type="spellStart"/>
      <w:r>
        <w:rPr>
          <w:rFonts w:ascii="Times New Roman" w:hAnsi="Cambria Math" w:cs="Times New Roman"/>
          <w:b/>
          <w:bCs/>
          <w:sz w:val="22"/>
          <w:szCs w:val="22"/>
          <w:lang w:val="en"/>
        </w:rPr>
        <w:t>FigureCellCount</w:t>
      </w:r>
      <w:proofErr w:type="spellEnd"/>
      <w:r>
        <w:rPr>
          <w:rFonts w:ascii="Times New Roman" w:hAnsi="Cambria Math" w:cs="Times New Roman"/>
          <w:sz w:val="22"/>
          <w:szCs w:val="22"/>
          <w:lang w:val="en"/>
        </w:rPr>
        <w:t xml:space="preserve"> below shows the </w:t>
      </w:r>
      <w:proofErr w:type="spellStart"/>
      <w:r>
        <w:rPr>
          <w:rFonts w:ascii="Times New Roman" w:hAnsi="Cambria Math" w:cs="Times New Roman"/>
          <w:sz w:val="22"/>
          <w:szCs w:val="22"/>
          <w:lang w:val="en"/>
        </w:rPr>
        <w:t>descrepancy</w:t>
      </w:r>
      <w:proofErr w:type="spellEnd"/>
      <w:r>
        <w:rPr>
          <w:rFonts w:ascii="Times New Roman" w:hAnsi="Cambria Math" w:cs="Times New Roman"/>
          <w:sz w:val="22"/>
          <w:szCs w:val="22"/>
          <w:lang w:val="en"/>
        </w:rPr>
        <w:t xml:space="preserve"> of the absorbance by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relative to the Strains. The axis for the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cell counts show that their quantities remain fairly constant </w:t>
      </w:r>
      <w:proofErr w:type="spellStart"/>
      <w:r>
        <w:rPr>
          <w:rFonts w:ascii="Times New Roman" w:hAnsi="Cambria Math" w:cs="Times New Roman"/>
          <w:sz w:val="22"/>
          <w:szCs w:val="22"/>
          <w:lang w:val="en"/>
        </w:rPr>
        <w:t>throught</w:t>
      </w:r>
      <w:proofErr w:type="spellEnd"/>
      <w:r>
        <w:rPr>
          <w:rFonts w:ascii="Times New Roman" w:hAnsi="Cambria Math" w:cs="Times New Roman"/>
          <w:sz w:val="22"/>
          <w:szCs w:val="22"/>
          <w:lang w:val="en"/>
        </w:rPr>
        <w:t xml:space="preserve"> the </w:t>
      </w:r>
      <w:proofErr w:type="spellStart"/>
      <w:r>
        <w:rPr>
          <w:rFonts w:ascii="Times New Roman" w:hAnsi="Cambria Math" w:cs="Times New Roman"/>
          <w:sz w:val="22"/>
          <w:szCs w:val="22"/>
          <w:lang w:val="en"/>
        </w:rPr>
        <w:t>experiement</w:t>
      </w:r>
      <w:proofErr w:type="spellEnd"/>
      <w:r>
        <w:rPr>
          <w:rFonts w:ascii="Times New Roman" w:hAnsi="Cambria Math" w:cs="Times New Roman"/>
          <w:sz w:val="22"/>
          <w:szCs w:val="22"/>
          <w:lang w:val="en"/>
        </w:rPr>
        <w:t xml:space="preserve"> while the bacterial fraction fluctuates as the system tries to maintain a constant A720 during the day night cycle.</w:t>
      </w:r>
    </w:p>
    <w:tbl>
      <w:tblPr>
        <w:tblStyle w:val="Tabellenraster"/>
        <w:tblW w:w="8522" w:type="dxa"/>
        <w:tblLayout w:type="fixed"/>
        <w:tblLook w:val="04A0" w:firstRow="1" w:lastRow="0" w:firstColumn="1" w:lastColumn="0" w:noHBand="0" w:noVBand="1"/>
      </w:tblPr>
      <w:tblGrid>
        <w:gridCol w:w="8522"/>
      </w:tblGrid>
      <w:tr w:rsidR="00C332A5" w14:paraId="3735328E" w14:textId="77777777">
        <w:tc>
          <w:tcPr>
            <w:tcW w:w="8522" w:type="dxa"/>
          </w:tcPr>
          <w:p w14:paraId="6B01981B"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drawing>
                <wp:inline distT="0" distB="0" distL="114300" distR="114300" wp14:anchorId="6BC9AD80" wp14:editId="33120741">
                  <wp:extent cx="4114800" cy="1996440"/>
                  <wp:effectExtent l="0" t="0" r="13335" b="1524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36"/>
                          <a:stretch>
                            <a:fillRect/>
                          </a:stretch>
                        </pic:blipFill>
                        <pic:spPr>
                          <a:xfrm>
                            <a:off x="0" y="0"/>
                            <a:ext cx="4114800" cy="1996440"/>
                          </a:xfrm>
                          <a:prstGeom prst="rect">
                            <a:avLst/>
                          </a:prstGeom>
                          <a:noFill/>
                          <a:ln>
                            <a:noFill/>
                          </a:ln>
                        </pic:spPr>
                      </pic:pic>
                    </a:graphicData>
                  </a:graphic>
                </wp:inline>
              </w:drawing>
            </w:r>
          </w:p>
        </w:tc>
      </w:tr>
      <w:tr w:rsidR="00C332A5" w14:paraId="71098972" w14:textId="77777777">
        <w:tc>
          <w:tcPr>
            <w:tcW w:w="8522" w:type="dxa"/>
          </w:tcPr>
          <w:p w14:paraId="0EE1370C" w14:textId="77777777" w:rsidR="00C332A5" w:rsidRDefault="00C332A5">
            <w:pPr>
              <w:widowControl/>
              <w:spacing w:line="360" w:lineRule="auto"/>
              <w:rPr>
                <w:rFonts w:ascii="Times New Roman" w:hAnsi="Cambria Math" w:cs="Times New Roman" w:hint="eastAsia"/>
                <w:sz w:val="22"/>
                <w:szCs w:val="22"/>
                <w:lang w:val="en"/>
              </w:rPr>
            </w:pPr>
          </w:p>
        </w:tc>
      </w:tr>
    </w:tbl>
    <w:p w14:paraId="15EABC33" w14:textId="77777777" w:rsidR="00C332A5" w:rsidRDefault="00C332A5">
      <w:pPr>
        <w:spacing w:line="360" w:lineRule="auto"/>
        <w:jc w:val="both"/>
        <w:rPr>
          <w:rFonts w:ascii="Times New Roman" w:hAnsi="Cambria Math" w:cs="Times New Roman" w:hint="eastAsia"/>
          <w:sz w:val="22"/>
          <w:szCs w:val="22"/>
          <w:lang w:val="en"/>
        </w:rPr>
      </w:pPr>
    </w:p>
    <w:p w14:paraId="6942A5A6" w14:textId="77777777" w:rsidR="00C332A5" w:rsidRDefault="001271F9">
      <w:pPr>
        <w:spacing w:line="360" w:lineRule="auto"/>
        <w:jc w:val="both"/>
        <w:rPr>
          <w:rFonts w:ascii="Times New Roman" w:hAnsi="Cambria Math" w:cs="Times New Roman" w:hint="eastAsia"/>
          <w:sz w:val="22"/>
          <w:szCs w:val="22"/>
          <w:lang w:val="en"/>
        </w:rPr>
      </w:pPr>
      <w:r>
        <w:rPr>
          <w:rFonts w:ascii="Times New Roman" w:hAnsi="Cambria Math" w:cs="Times New Roman"/>
          <w:sz w:val="22"/>
          <w:szCs w:val="22"/>
          <w:lang w:val="en"/>
        </w:rPr>
        <w:t xml:space="preserve">Lastly, it </w:t>
      </w:r>
      <w:proofErr w:type="gramStart"/>
      <w:r>
        <w:rPr>
          <w:rFonts w:ascii="Times New Roman" w:hAnsi="Cambria Math" w:cs="Times New Roman"/>
          <w:sz w:val="22"/>
          <w:szCs w:val="22"/>
          <w:lang w:val="en"/>
        </w:rPr>
        <w:t>was hoped</w:t>
      </w:r>
      <w:proofErr w:type="gramEnd"/>
      <w:r>
        <w:rPr>
          <w:rFonts w:ascii="Times New Roman" w:hAnsi="Cambria Math" w:cs="Times New Roman"/>
          <w:sz w:val="22"/>
          <w:szCs w:val="22"/>
          <w:lang w:val="en"/>
        </w:rPr>
        <w:t xml:space="preserve"> that cell count regressions would provide a </w:t>
      </w:r>
      <w:proofErr w:type="spellStart"/>
      <w:r>
        <w:rPr>
          <w:rFonts w:ascii="Times New Roman" w:hAnsi="Cambria Math" w:cs="Times New Roman"/>
          <w:sz w:val="22"/>
          <w:szCs w:val="22"/>
          <w:lang w:val="en"/>
        </w:rPr>
        <w:t>realiable</w:t>
      </w:r>
      <w:proofErr w:type="spellEnd"/>
      <w:r>
        <w:rPr>
          <w:rFonts w:ascii="Times New Roman" w:hAnsi="Cambria Math" w:cs="Times New Roman"/>
          <w:sz w:val="22"/>
          <w:szCs w:val="22"/>
          <w:lang w:val="en"/>
        </w:rPr>
        <w:t xml:space="preserve"> first approximation of comparison to the 16S abundances below. </w:t>
      </w:r>
      <w:proofErr w:type="gramStart"/>
      <w:r>
        <w:rPr>
          <w:rFonts w:ascii="Times New Roman" w:hAnsi="Cambria Math" w:cs="Times New Roman"/>
          <w:sz w:val="22"/>
          <w:szCs w:val="22"/>
          <w:lang w:val="en"/>
        </w:rPr>
        <w:t>However, it does not seem that using cell count this is a good proxy this.</w:t>
      </w:r>
      <w:proofErr w:type="gramEnd"/>
      <w:r>
        <w:rPr>
          <w:rFonts w:ascii="Times New Roman" w:hAnsi="Cambria Math" w:cs="Times New Roman"/>
          <w:sz w:val="22"/>
          <w:szCs w:val="22"/>
          <w:lang w:val="en"/>
        </w:rPr>
        <w:t xml:space="preserve"> Given the relative abundances in </w:t>
      </w:r>
      <w:proofErr w:type="spellStart"/>
      <w:r>
        <w:rPr>
          <w:rFonts w:ascii="Times New Roman" w:hAnsi="Cambria Math" w:cs="Times New Roman"/>
          <w:b/>
          <w:bCs/>
          <w:sz w:val="22"/>
          <w:szCs w:val="22"/>
          <w:lang w:val="en"/>
        </w:rPr>
        <w:t>FigureSprinklyWinkly</w:t>
      </w:r>
      <w:proofErr w:type="spellEnd"/>
      <w:r>
        <w:rPr>
          <w:rFonts w:ascii="Times New Roman" w:hAnsi="Cambria Math" w:cs="Times New Roman"/>
          <w:b/>
          <w:bCs/>
          <w:sz w:val="22"/>
          <w:szCs w:val="22"/>
          <w:lang w:val="en"/>
        </w:rPr>
        <w:t xml:space="preserve"> </w:t>
      </w:r>
      <w:r>
        <w:rPr>
          <w:rFonts w:ascii="Times New Roman" w:hAnsi="Cambria Math" w:cs="Times New Roman"/>
          <w:sz w:val="22"/>
          <w:szCs w:val="22"/>
          <w:lang w:val="en"/>
        </w:rPr>
        <w:t xml:space="preserve">below it seems, it would appear that more genetic material </w:t>
      </w:r>
      <w:proofErr w:type="gramStart"/>
      <w:r>
        <w:rPr>
          <w:rFonts w:ascii="Times New Roman" w:hAnsi="Cambria Math" w:cs="Times New Roman"/>
          <w:sz w:val="22"/>
          <w:szCs w:val="22"/>
          <w:lang w:val="en"/>
        </w:rPr>
        <w:t>can</w:t>
      </w:r>
      <w:proofErr w:type="gramEnd"/>
      <w:r>
        <w:rPr>
          <w:rFonts w:ascii="Times New Roman" w:hAnsi="Cambria Math" w:cs="Times New Roman"/>
          <w:sz w:val="22"/>
          <w:szCs w:val="22"/>
          <w:lang w:val="en"/>
        </w:rPr>
        <w:t xml:space="preserve"> be extract for the lower quantities of </w:t>
      </w:r>
      <w:proofErr w:type="spellStart"/>
      <w:r>
        <w:rPr>
          <w:rFonts w:ascii="Times New Roman" w:hAnsi="Cambria Math" w:cs="Times New Roman"/>
          <w:sz w:val="22"/>
          <w:szCs w:val="22"/>
          <w:lang w:val="en"/>
        </w:rPr>
        <w:t>Chlamy</w:t>
      </w:r>
      <w:proofErr w:type="spellEnd"/>
      <w:r>
        <w:rPr>
          <w:rFonts w:ascii="Times New Roman" w:hAnsi="Cambria Math" w:cs="Times New Roman"/>
          <w:sz w:val="22"/>
          <w:szCs w:val="22"/>
          <w:lang w:val="en"/>
        </w:rPr>
        <w:t xml:space="preserve"> than bacteria</w:t>
      </w:r>
    </w:p>
    <w:tbl>
      <w:tblPr>
        <w:tblStyle w:val="Tabellenraster"/>
        <w:tblW w:w="8522" w:type="dxa"/>
        <w:tblLayout w:type="fixed"/>
        <w:tblLook w:val="04A0" w:firstRow="1" w:lastRow="0" w:firstColumn="1" w:lastColumn="0" w:noHBand="0" w:noVBand="1"/>
      </w:tblPr>
      <w:tblGrid>
        <w:gridCol w:w="8522"/>
      </w:tblGrid>
      <w:tr w:rsidR="00C332A5" w14:paraId="0A082842" w14:textId="77777777">
        <w:tc>
          <w:tcPr>
            <w:tcW w:w="8522" w:type="dxa"/>
          </w:tcPr>
          <w:p w14:paraId="3CD9C931" w14:textId="77777777" w:rsidR="00C332A5" w:rsidRDefault="001271F9">
            <w:pPr>
              <w:widowControl/>
              <w:spacing w:line="360" w:lineRule="auto"/>
              <w:rPr>
                <w:rFonts w:ascii="Times New Roman" w:hAnsi="Cambria Math" w:cs="Times New Roman" w:hint="eastAsia"/>
                <w:sz w:val="22"/>
                <w:szCs w:val="22"/>
                <w:lang w:val="en"/>
              </w:rPr>
            </w:pPr>
            <w:r>
              <w:rPr>
                <w:noProof/>
                <w:lang w:val="de-DE" w:eastAsia="de-DE"/>
              </w:rPr>
              <w:lastRenderedPageBreak/>
              <w:drawing>
                <wp:inline distT="0" distB="0" distL="114300" distR="114300" wp14:anchorId="55AD16EA" wp14:editId="6C54E1BA">
                  <wp:extent cx="4114800" cy="2044065"/>
                  <wp:effectExtent l="0" t="0" r="13335" b="952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7"/>
                          <a:stretch>
                            <a:fillRect/>
                          </a:stretch>
                        </pic:blipFill>
                        <pic:spPr>
                          <a:xfrm>
                            <a:off x="0" y="0"/>
                            <a:ext cx="4114800" cy="2044065"/>
                          </a:xfrm>
                          <a:prstGeom prst="rect">
                            <a:avLst/>
                          </a:prstGeom>
                          <a:noFill/>
                          <a:ln>
                            <a:noFill/>
                          </a:ln>
                        </pic:spPr>
                      </pic:pic>
                    </a:graphicData>
                  </a:graphic>
                </wp:inline>
              </w:drawing>
            </w:r>
          </w:p>
        </w:tc>
      </w:tr>
      <w:tr w:rsidR="00C332A5" w14:paraId="0A2B1CA3" w14:textId="77777777">
        <w:tc>
          <w:tcPr>
            <w:tcW w:w="8522" w:type="dxa"/>
          </w:tcPr>
          <w:p w14:paraId="75FD1C14" w14:textId="77777777" w:rsidR="00C332A5" w:rsidRDefault="00C332A5">
            <w:pPr>
              <w:widowControl/>
              <w:spacing w:line="360" w:lineRule="auto"/>
              <w:rPr>
                <w:rFonts w:ascii="Times New Roman" w:hAnsi="Cambria Math" w:cs="Times New Roman" w:hint="eastAsia"/>
                <w:sz w:val="22"/>
                <w:szCs w:val="22"/>
                <w:lang w:val="en"/>
              </w:rPr>
            </w:pPr>
          </w:p>
        </w:tc>
      </w:tr>
    </w:tbl>
    <w:p w14:paraId="32F645F3" w14:textId="77777777" w:rsidR="00C332A5" w:rsidRDefault="00C332A5">
      <w:pPr>
        <w:spacing w:line="360" w:lineRule="auto"/>
        <w:jc w:val="both"/>
        <w:rPr>
          <w:rFonts w:ascii="Times New Roman" w:hAnsi="Cambria Math" w:cs="Times New Roman" w:hint="eastAsia"/>
          <w:sz w:val="22"/>
          <w:szCs w:val="22"/>
          <w:lang w:val="en"/>
        </w:rPr>
      </w:pPr>
    </w:p>
    <w:p w14:paraId="2CE63F9D" w14:textId="77777777" w:rsidR="00C332A5" w:rsidRDefault="00C332A5">
      <w:pPr>
        <w:spacing w:line="360" w:lineRule="auto"/>
        <w:jc w:val="both"/>
        <w:rPr>
          <w:rFonts w:ascii="Times New Roman" w:hAnsi="Cambria Math" w:cs="Times New Roman" w:hint="eastAsia"/>
          <w:sz w:val="22"/>
          <w:szCs w:val="22"/>
          <w:lang w:val="en"/>
        </w:rPr>
      </w:pPr>
    </w:p>
    <w:p w14:paraId="182336B1" w14:textId="77777777" w:rsidR="00C332A5" w:rsidRDefault="00C332A5">
      <w:pPr>
        <w:spacing w:line="360" w:lineRule="auto"/>
        <w:jc w:val="both"/>
        <w:rPr>
          <w:rFonts w:ascii="Times New Roman" w:hAnsi="Cambria Math" w:cs="Times New Roman" w:hint="eastAsia"/>
          <w:sz w:val="22"/>
          <w:szCs w:val="22"/>
          <w:lang w:val="en"/>
        </w:rPr>
      </w:pPr>
    </w:p>
    <w:p w14:paraId="19F5D0D0" w14:textId="77777777" w:rsidR="00C332A5" w:rsidRDefault="00C332A5">
      <w:pPr>
        <w:spacing w:line="360" w:lineRule="auto"/>
        <w:jc w:val="both"/>
        <w:rPr>
          <w:rFonts w:ascii="Times New Roman" w:hAnsi="Cambria Math" w:cs="Times New Roman" w:hint="eastAsia"/>
          <w:sz w:val="22"/>
          <w:szCs w:val="22"/>
          <w:lang w:val="en"/>
        </w:rPr>
      </w:pPr>
    </w:p>
    <w:p w14:paraId="06586AFF" w14:textId="77777777" w:rsidR="00C332A5" w:rsidRDefault="00C332A5">
      <w:pPr>
        <w:spacing w:line="360" w:lineRule="auto"/>
        <w:jc w:val="both"/>
        <w:rPr>
          <w:rFonts w:ascii="Times New Roman" w:hAnsi="Cambria Math" w:cs="Times New Roman" w:hint="eastAsia"/>
          <w:sz w:val="22"/>
          <w:szCs w:val="22"/>
          <w:lang w:val="en"/>
        </w:rPr>
      </w:pPr>
    </w:p>
    <w:tbl>
      <w:tblPr>
        <w:tblStyle w:val="Tabellenraster"/>
        <w:tblpPr w:leftFromText="180" w:rightFromText="180" w:vertAnchor="text" w:horzAnchor="page" w:tblpX="1938" w:tblpY="84"/>
        <w:tblOverlap w:val="never"/>
        <w:tblW w:w="8522" w:type="dxa"/>
        <w:tblLayout w:type="fixed"/>
        <w:tblLook w:val="04A0" w:firstRow="1" w:lastRow="0" w:firstColumn="1" w:lastColumn="0" w:noHBand="0" w:noVBand="1"/>
      </w:tblPr>
      <w:tblGrid>
        <w:gridCol w:w="8522"/>
      </w:tblGrid>
      <w:tr w:rsidR="00C332A5" w14:paraId="62D9C7A1" w14:textId="77777777">
        <w:tc>
          <w:tcPr>
            <w:tcW w:w="8522" w:type="dxa"/>
          </w:tcPr>
          <w:p w14:paraId="090D6B4B" w14:textId="77777777" w:rsidR="00C332A5" w:rsidRDefault="001271F9">
            <w:pPr>
              <w:widowControl/>
              <w:spacing w:line="300" w:lineRule="auto"/>
              <w:rPr>
                <w:rFonts w:ascii="Ubuntu" w:eastAsia="Ubuntu" w:hAnsi="Ubuntu" w:cs="Ubuntu"/>
                <w:sz w:val="30"/>
                <w:szCs w:val="30"/>
                <w:lang w:val="en"/>
              </w:rPr>
            </w:pPr>
            <w:r>
              <w:rPr>
                <w:noProof/>
                <w:lang w:val="de-DE" w:eastAsia="de-DE"/>
              </w:rPr>
              <w:drawing>
                <wp:inline distT="0" distB="0" distL="114300" distR="114300" wp14:anchorId="0F648ACB" wp14:editId="1F2D48B8">
                  <wp:extent cx="5269230" cy="1736090"/>
                  <wp:effectExtent l="0" t="0" r="11430" b="3175"/>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38"/>
                          <a:stretch>
                            <a:fillRect/>
                          </a:stretch>
                        </pic:blipFill>
                        <pic:spPr>
                          <a:xfrm>
                            <a:off x="0" y="0"/>
                            <a:ext cx="5269230" cy="1736090"/>
                          </a:xfrm>
                          <a:prstGeom prst="rect">
                            <a:avLst/>
                          </a:prstGeom>
                          <a:noFill/>
                          <a:ln>
                            <a:noFill/>
                          </a:ln>
                        </pic:spPr>
                      </pic:pic>
                    </a:graphicData>
                  </a:graphic>
                </wp:inline>
              </w:drawing>
            </w:r>
          </w:p>
        </w:tc>
      </w:tr>
      <w:tr w:rsidR="00C332A5" w14:paraId="53868DEF" w14:textId="77777777">
        <w:tc>
          <w:tcPr>
            <w:tcW w:w="8522" w:type="dxa"/>
          </w:tcPr>
          <w:p w14:paraId="57CC4BD8" w14:textId="77777777" w:rsidR="00C332A5" w:rsidRDefault="00C332A5">
            <w:pPr>
              <w:widowControl/>
              <w:spacing w:line="300" w:lineRule="auto"/>
              <w:rPr>
                <w:rFonts w:ascii="Ubuntu" w:eastAsia="Ubuntu" w:hAnsi="Ubuntu" w:cs="Ubuntu"/>
                <w:sz w:val="30"/>
                <w:szCs w:val="30"/>
                <w:lang w:val="en"/>
              </w:rPr>
            </w:pPr>
          </w:p>
        </w:tc>
      </w:tr>
    </w:tbl>
    <w:p w14:paraId="6BFFFC50" w14:textId="77777777" w:rsidR="00C332A5" w:rsidRDefault="00C332A5">
      <w:pPr>
        <w:spacing w:line="360" w:lineRule="auto"/>
        <w:jc w:val="both"/>
        <w:rPr>
          <w:rFonts w:ascii="Times New Roman" w:hAnsi="Cambria Math" w:cs="Times New Roman" w:hint="eastAsia"/>
          <w:sz w:val="22"/>
          <w:szCs w:val="22"/>
          <w:lang w:val="en"/>
        </w:rPr>
      </w:pPr>
    </w:p>
    <w:p w14:paraId="567F77E1" w14:textId="77777777" w:rsidR="00C332A5" w:rsidRDefault="00C332A5">
      <w:pPr>
        <w:spacing w:line="300" w:lineRule="auto"/>
        <w:jc w:val="both"/>
        <w:rPr>
          <w:rFonts w:ascii="Times New Roman" w:hAnsi="Times New Roman" w:cs="Times New Roman"/>
          <w:sz w:val="22"/>
          <w:szCs w:val="22"/>
          <w:lang w:val="en"/>
        </w:rPr>
      </w:pPr>
    </w:p>
    <w:sectPr w:rsidR="00C332A5">
      <w:headerReference w:type="even" r:id="rId39"/>
      <w:headerReference w:type="default" r:id="rId40"/>
      <w:footerReference w:type="default" r:id="rId41"/>
      <w:pgSz w:w="11906" w:h="16838"/>
      <w:pgMar w:top="1440" w:right="1800" w:bottom="1440" w:left="1800" w:header="864"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Herr, Nora (059)" w:date="2019-11-25T13:53:00Z" w:initials="HN(">
    <w:p w14:paraId="138C34B2" w14:textId="77777777" w:rsidR="009066DD" w:rsidRDefault="009066DD">
      <w:pPr>
        <w:pStyle w:val="Kommentartext"/>
      </w:pPr>
      <w:r>
        <w:rPr>
          <w:rStyle w:val="Kommentarzeichen"/>
        </w:rPr>
        <w:annotationRef/>
      </w:r>
      <w:r>
        <w:t>Analysis of the data from the first calibration?</w:t>
      </w:r>
    </w:p>
  </w:comment>
  <w:comment w:id="27" w:author="Herr, Nora (059)" w:date="2019-11-25T13:57:00Z" w:initials="HN(">
    <w:p w14:paraId="04CE5DFE" w14:textId="77777777" w:rsidR="009066DD" w:rsidRDefault="009066DD">
      <w:pPr>
        <w:pStyle w:val="Kommentartext"/>
      </w:pPr>
      <w:r>
        <w:rPr>
          <w:rStyle w:val="Kommentarzeichen"/>
        </w:rPr>
        <w:annotationRef/>
      </w:r>
      <w:r>
        <w:t>What’s the problem? Briefly describe.</w:t>
      </w:r>
    </w:p>
  </w:comment>
  <w:comment w:id="40" w:author="Herr, Nora (059)" w:date="2019-11-25T14:00:00Z" w:initials="HN(">
    <w:p w14:paraId="7BF89E21" w14:textId="77777777" w:rsidR="009066DD" w:rsidRDefault="009066DD">
      <w:pPr>
        <w:pStyle w:val="Kommentartext"/>
      </w:pPr>
      <w:r>
        <w:rPr>
          <w:rStyle w:val="Kommentarzeichen"/>
        </w:rPr>
        <w:annotationRef/>
      </w:r>
      <w:r>
        <w:t>Are these described somewhere?</w:t>
      </w:r>
    </w:p>
  </w:comment>
  <w:comment w:id="55" w:author="Herr, Nora (059)" w:date="2019-11-25T14:14:00Z" w:initials="HN(">
    <w:p w14:paraId="47B27D48" w14:textId="3E24FE86" w:rsidR="009066DD" w:rsidRDefault="009066DD">
      <w:pPr>
        <w:pStyle w:val="Kommentartext"/>
      </w:pPr>
      <w:r>
        <w:rPr>
          <w:rStyle w:val="Kommentarzeichen"/>
        </w:rPr>
        <w:annotationRef/>
      </w:r>
      <w:r>
        <w:t xml:space="preserve">Very wordy. Also check the tenses. </w:t>
      </w:r>
    </w:p>
  </w:comment>
  <w:comment w:id="60" w:author="Herr, Nora (059)" w:date="2019-11-25T14:15:00Z" w:initials="HN(">
    <w:p w14:paraId="3EC77E4E" w14:textId="4200C67F" w:rsidR="009066DD" w:rsidRDefault="009066DD">
      <w:pPr>
        <w:pStyle w:val="Kommentartext"/>
      </w:pPr>
      <w:r>
        <w:rPr>
          <w:rStyle w:val="Kommentarzeichen"/>
        </w:rPr>
        <w:annotationRef/>
      </w:r>
      <w:r>
        <w:t xml:space="preserve">Description missing. </w:t>
      </w:r>
    </w:p>
  </w:comment>
  <w:comment w:id="87" w:author="Herr, Nora (059)" w:date="2019-11-25T15:22:00Z" w:initials="HN(">
    <w:p w14:paraId="7ED9EAD5" w14:textId="42013C55" w:rsidR="009066DD" w:rsidRDefault="009066DD">
      <w:pPr>
        <w:pStyle w:val="Kommentartext"/>
      </w:pPr>
      <w:r>
        <w:rPr>
          <w:rStyle w:val="Kommentarzeichen"/>
        </w:rPr>
        <w:annotationRef/>
      </w:r>
      <w:r>
        <w:t xml:space="preserve">Description is missing. </w:t>
      </w:r>
    </w:p>
  </w:comment>
  <w:comment w:id="110" w:author="Herr, Nora (059)" w:date="2019-11-25T15:17:00Z" w:initials="HN(">
    <w:p w14:paraId="42C036AF" w14:textId="7F8FB132" w:rsidR="009066DD" w:rsidRDefault="009066DD">
      <w:pPr>
        <w:pStyle w:val="Kommentartext"/>
      </w:pPr>
      <w:r>
        <w:rPr>
          <w:rStyle w:val="Kommentarzeichen"/>
        </w:rPr>
        <w:annotationRef/>
      </w:r>
      <w:r>
        <w:t xml:space="preserve">I don’t know what you are trying to say here, please revise. </w:t>
      </w:r>
    </w:p>
  </w:comment>
  <w:comment w:id="124" w:author="Herr, Nora (059)" w:date="2019-11-25T15:21:00Z" w:initials="HN(">
    <w:p w14:paraId="187D2AFD" w14:textId="46B2B510" w:rsidR="009066DD" w:rsidRDefault="009066DD">
      <w:pPr>
        <w:pStyle w:val="Kommentartext"/>
      </w:pPr>
      <w:r>
        <w:rPr>
          <w:rStyle w:val="Kommentarzeichen"/>
        </w:rPr>
        <w:annotationRef/>
      </w:r>
      <w:r>
        <w:t xml:space="preserve">Description is missing </w:t>
      </w:r>
    </w:p>
  </w:comment>
  <w:comment w:id="225" w:author="Herr, Nora (059)" w:date="2019-11-25T15:26:00Z" w:initials="HN(">
    <w:p w14:paraId="4CCAC360" w14:textId="3C5962EA" w:rsidR="009066DD" w:rsidRDefault="009066DD">
      <w:pPr>
        <w:pStyle w:val="Kommentartext"/>
      </w:pPr>
      <w:r>
        <w:rPr>
          <w:rStyle w:val="Kommentarzeichen"/>
        </w:rPr>
        <w:annotationRef/>
      </w:r>
      <w:r>
        <w:t>Missing description</w:t>
      </w:r>
    </w:p>
  </w:comment>
  <w:comment w:id="235" w:author="Herr, Nora (059)" w:date="2019-11-25T15:29:00Z" w:initials="HN(">
    <w:p w14:paraId="6622ABC1" w14:textId="61989E08" w:rsidR="009066DD" w:rsidRDefault="009066DD">
      <w:pPr>
        <w:pStyle w:val="Kommentartext"/>
      </w:pPr>
      <w:r>
        <w:rPr>
          <w:rStyle w:val="Kommentarzeichen"/>
        </w:rPr>
        <w:annotationRef/>
      </w:r>
      <w:r>
        <w:t>I don’t think this is a common saying</w:t>
      </w:r>
    </w:p>
  </w:comment>
  <w:comment w:id="240" w:author="Herr, Nora (059)" w:date="2019-11-25T15:30:00Z" w:initials="HN(">
    <w:p w14:paraId="68379405" w14:textId="18FD338D" w:rsidR="009066DD" w:rsidRDefault="009066DD">
      <w:pPr>
        <w:pStyle w:val="Kommentartext"/>
      </w:pPr>
      <w:r>
        <w:rPr>
          <w:rStyle w:val="Kommentarzeichen"/>
        </w:rPr>
        <w:annotationRef/>
      </w:r>
      <w:r>
        <w:t xml:space="preserve">Which organisms? </w:t>
      </w:r>
    </w:p>
  </w:comment>
  <w:comment w:id="247" w:author="Herr, Nora (059)" w:date="2019-11-25T15:31:00Z" w:initials="HN(">
    <w:p w14:paraId="3FBC9285" w14:textId="31060A2D" w:rsidR="009066DD" w:rsidRDefault="009066DD">
      <w:pPr>
        <w:pStyle w:val="Kommentartext"/>
      </w:pPr>
      <w:r>
        <w:rPr>
          <w:rStyle w:val="Kommentarzeichen"/>
        </w:rPr>
        <w:annotationRef/>
      </w:r>
      <w:r>
        <w:t xml:space="preserve">Is this colloquial? Are you trying to say “smaller by magnitudes” as a way of </w:t>
      </w:r>
      <w:proofErr w:type="spellStart"/>
      <w:r>
        <w:t>refencing</w:t>
      </w:r>
      <w:proofErr w:type="spellEnd"/>
      <w:r>
        <w:t xml:space="preserve"> how much smaller or just “a lot smaller”?</w:t>
      </w:r>
    </w:p>
  </w:comment>
  <w:comment w:id="249" w:author="Herr, Nora (059)" w:date="2019-11-25T15:33:00Z" w:initials="HN(">
    <w:p w14:paraId="3504DE2C" w14:textId="283DB8D9" w:rsidR="009066DD" w:rsidRDefault="009066DD">
      <w:pPr>
        <w:pStyle w:val="Kommentartext"/>
      </w:pPr>
      <w:r>
        <w:rPr>
          <w:rStyle w:val="Kommentarzeichen"/>
        </w:rPr>
        <w:annotationRef/>
      </w:r>
      <w:r>
        <w:t>Sounds weird to me</w:t>
      </w:r>
    </w:p>
  </w:comment>
  <w:comment w:id="262" w:author="Herr, Nora (059)" w:date="2019-11-25T15:38:00Z" w:initials="HN(">
    <w:p w14:paraId="430C47CB" w14:textId="6C661C21" w:rsidR="009066DD" w:rsidRDefault="009066DD">
      <w:pPr>
        <w:pStyle w:val="Kommentartext"/>
      </w:pPr>
      <w:r>
        <w:rPr>
          <w:rStyle w:val="Kommentarzeichen"/>
        </w:rPr>
        <w:annotationRef/>
      </w:r>
      <w:r>
        <w:t>Is there a better word? Sounds too colloquial.</w:t>
      </w:r>
    </w:p>
  </w:comment>
  <w:comment w:id="273" w:author="Herr, Nora (059)" w:date="2019-11-25T15:40:00Z" w:initials="HN(">
    <w:p w14:paraId="39DD44E2" w14:textId="77777777" w:rsidR="009066DD" w:rsidRDefault="009066DD">
      <w:pPr>
        <w:pStyle w:val="Kommentartext"/>
      </w:pPr>
      <w:r>
        <w:rPr>
          <w:rStyle w:val="Kommentarzeichen"/>
        </w:rPr>
        <w:annotationRef/>
      </w:r>
      <w:r>
        <w:t xml:space="preserve">Description of figure? </w:t>
      </w:r>
    </w:p>
    <w:p w14:paraId="1A7A5C0D" w14:textId="4C1AC3FB" w:rsidR="009066DD" w:rsidRDefault="009066DD">
      <w:pPr>
        <w:pStyle w:val="Kommentartext"/>
      </w:pPr>
    </w:p>
  </w:comment>
  <w:comment w:id="288" w:author="Herr, Nora (059)" w:date="2019-11-25T15:42:00Z" w:initials="HN(">
    <w:p w14:paraId="0C726171" w14:textId="1B10E633" w:rsidR="009066DD" w:rsidRDefault="009066DD">
      <w:pPr>
        <w:pStyle w:val="Kommentartext"/>
      </w:pPr>
      <w:r>
        <w:rPr>
          <w:rStyle w:val="Kommentarzeichen"/>
        </w:rPr>
        <w:annotationRef/>
      </w:r>
    </w:p>
  </w:comment>
  <w:comment w:id="292" w:author="Herr, Nora (059)" w:date="2019-11-25T15:42:00Z" w:initials="HN(">
    <w:p w14:paraId="38A0F35B" w14:textId="11A4B776" w:rsidR="009066DD" w:rsidRDefault="009066DD">
      <w:pPr>
        <w:pStyle w:val="Kommentartext"/>
      </w:pPr>
      <w:r>
        <w:rPr>
          <w:rStyle w:val="Kommentarzeichen"/>
        </w:rPr>
        <w:annotationRef/>
      </w:r>
    </w:p>
  </w:comment>
  <w:comment w:id="302" w:author="Herr, Nora (059)" w:date="2019-11-25T15:44:00Z" w:initials="HN(">
    <w:p w14:paraId="72F54675" w14:textId="72B7E54F" w:rsidR="009066DD" w:rsidRDefault="009066DD">
      <w:pPr>
        <w:pStyle w:val="Kommentartext"/>
      </w:pPr>
      <w:r>
        <w:rPr>
          <w:rStyle w:val="Kommentarzeichen"/>
        </w:rPr>
        <w:annotationRef/>
      </w:r>
      <w:r>
        <w:t>Description</w:t>
      </w:r>
    </w:p>
  </w:comment>
  <w:comment w:id="318" w:author="Herr, Nora (059)" w:date="2019-11-25T15:48:00Z" w:initials="HN(">
    <w:p w14:paraId="3402ACC2" w14:textId="3F93403D" w:rsidR="009066DD" w:rsidRDefault="009066DD">
      <w:pPr>
        <w:pStyle w:val="Kommentartext"/>
      </w:pPr>
      <w:r>
        <w:rPr>
          <w:rStyle w:val="Kommentarzeichen"/>
        </w:rPr>
        <w:annotationRef/>
      </w:r>
      <w:r>
        <w:t>?? Small valued sounds grammatically wrong to me</w:t>
      </w:r>
    </w:p>
  </w:comment>
  <w:comment w:id="337" w:author="Herr, Nora (059)" w:date="2019-11-25T15:51:00Z" w:initials="HN(">
    <w:p w14:paraId="559A40EE" w14:textId="77B3748D" w:rsidR="009066DD" w:rsidRDefault="009066DD">
      <w:pPr>
        <w:pStyle w:val="Kommentartext"/>
      </w:pPr>
      <w:r>
        <w:rPr>
          <w:rStyle w:val="Kommentarzeichen"/>
        </w:rPr>
        <w:annotationRef/>
      </w:r>
      <w:r>
        <w:t>Is this supposed to be bold? I changed it further up.</w:t>
      </w:r>
    </w:p>
  </w:comment>
  <w:comment w:id="344" w:author="Herr, Nora (059)" w:date="2019-11-25T15:54:00Z" w:initials="HN(">
    <w:p w14:paraId="55213033" w14:textId="468459DB" w:rsidR="009066DD" w:rsidRDefault="009066DD">
      <w:pPr>
        <w:pStyle w:val="Kommentartext"/>
      </w:pPr>
      <w:r>
        <w:rPr>
          <w:rStyle w:val="Kommentarzeichen"/>
        </w:rPr>
        <w:annotationRef/>
      </w:r>
      <w:r>
        <w:t>Please revise</w:t>
      </w:r>
    </w:p>
  </w:comment>
  <w:comment w:id="374" w:author="Herr, Nora (059)" w:date="2019-11-25T15:56:00Z" w:initials="HN(">
    <w:p w14:paraId="6F20EC13" w14:textId="400BEF90" w:rsidR="009066DD" w:rsidRDefault="009066DD">
      <w:pPr>
        <w:pStyle w:val="Kommentartext"/>
      </w:pPr>
      <w:r>
        <w:rPr>
          <w:rStyle w:val="Kommentarzeichen"/>
        </w:rPr>
        <w:annotationRef/>
      </w:r>
      <w:r>
        <w:t>Description</w:t>
      </w:r>
    </w:p>
  </w:comment>
  <w:comment w:id="391" w:author="Herr, Nora (059)" w:date="2019-11-25T15:58:00Z" w:initials="HN(">
    <w:p w14:paraId="3F4B2DE3" w14:textId="037C2A2A" w:rsidR="009066DD" w:rsidRDefault="009066DD">
      <w:pPr>
        <w:pStyle w:val="Kommentartext"/>
      </w:pPr>
      <w:r>
        <w:rPr>
          <w:rStyle w:val="Kommentarzeichen"/>
        </w:rPr>
        <w:annotationRef/>
      </w:r>
      <w:r>
        <w:t>?</w:t>
      </w:r>
    </w:p>
  </w:comment>
  <w:comment w:id="409" w:author="Herr, Nora (059)" w:date="2019-11-25T16:00:00Z" w:initials="HN(">
    <w:p w14:paraId="7A9DBCF6" w14:textId="73C0C5AE" w:rsidR="009066DD" w:rsidRDefault="009066DD">
      <w:pPr>
        <w:pStyle w:val="Kommentartext"/>
      </w:pPr>
      <w:r>
        <w:rPr>
          <w:rStyle w:val="Kommentarzeichen"/>
        </w:rPr>
        <w:annotationRef/>
      </w:r>
      <w:proofErr w:type="gramStart"/>
      <w:r>
        <w:t>missing</w:t>
      </w:r>
      <w:proofErr w:type="gramEnd"/>
    </w:p>
  </w:comment>
  <w:comment w:id="411" w:author="Herr, Nora (059)" w:date="2019-11-25T16:00:00Z" w:initials="HN(">
    <w:p w14:paraId="166FAC75" w14:textId="4FAF893B" w:rsidR="009066DD" w:rsidRDefault="009066DD">
      <w:pPr>
        <w:pStyle w:val="Kommentartext"/>
      </w:pPr>
      <w:r>
        <w:rPr>
          <w:rStyle w:val="Kommentarzeichen"/>
        </w:rPr>
        <w:annotationRef/>
      </w:r>
      <w:proofErr w:type="gramStart"/>
      <w:r>
        <w:t>description</w:t>
      </w:r>
      <w:proofErr w:type="gramEnd"/>
    </w:p>
  </w:comment>
  <w:comment w:id="414" w:author="Herr, Nora (059)" w:date="2019-11-25T16:00:00Z" w:initials="HN(">
    <w:p w14:paraId="7B65D280" w14:textId="63365935" w:rsidR="009066DD" w:rsidRDefault="009066DD">
      <w:pPr>
        <w:pStyle w:val="Kommentartext"/>
      </w:pPr>
      <w:r>
        <w:rPr>
          <w:rStyle w:val="Kommentarzeichen"/>
        </w:rPr>
        <w:annotationRef/>
      </w:r>
      <w:proofErr w:type="gramStart"/>
      <w:r>
        <w:t>supposed</w:t>
      </w:r>
      <w:proofErr w:type="gramEnd"/>
      <w:r>
        <w:t xml:space="preserve"> to be bold?</w:t>
      </w:r>
    </w:p>
  </w:comment>
  <w:comment w:id="419" w:author="Herr, Nora (059)" w:date="2019-11-25T16:01:00Z" w:initials="HN(">
    <w:p w14:paraId="78E1ECA1" w14:textId="7D5F598D" w:rsidR="009066DD" w:rsidRDefault="009066DD">
      <w:pPr>
        <w:pStyle w:val="Kommentartext"/>
      </w:pPr>
      <w:r>
        <w:rPr>
          <w:rStyle w:val="Kommentarzeichen"/>
        </w:rPr>
        <w:annotationRef/>
      </w:r>
      <w:r>
        <w:t xml:space="preserve">You </w:t>
      </w:r>
      <w:proofErr w:type="spellStart"/>
      <w:r>
        <w:t>cant</w:t>
      </w:r>
      <w:proofErr w:type="spellEnd"/>
      <w:r>
        <w:t xml:space="preserve"> use “given” twice like this. Please revise. </w:t>
      </w:r>
    </w:p>
  </w:comment>
  <w:comment w:id="423" w:author="Herr, Nora (059)" w:date="2019-11-25T16:02:00Z" w:initials="HN(">
    <w:p w14:paraId="0A91A068" w14:textId="6DE48AF5" w:rsidR="009066DD" w:rsidRDefault="009066DD">
      <w:pPr>
        <w:pStyle w:val="Kommentartext"/>
      </w:pPr>
      <w:r>
        <w:rPr>
          <w:rStyle w:val="Kommentarzeichen"/>
        </w:rPr>
        <w:annotationRef/>
      </w:r>
      <w:r>
        <w:t>????</w:t>
      </w:r>
    </w:p>
  </w:comment>
  <w:comment w:id="429" w:author="Herr, Nora (059)" w:date="2019-11-25T16:04:00Z" w:initials="HN(">
    <w:p w14:paraId="3A5482F8" w14:textId="24F3D739" w:rsidR="009066DD" w:rsidRDefault="009066DD">
      <w:pPr>
        <w:pStyle w:val="Kommentartext"/>
      </w:pPr>
      <w:r>
        <w:rPr>
          <w:rStyle w:val="Kommentarzeichen"/>
        </w:rPr>
        <w:annotationRef/>
      </w:r>
      <w:r>
        <w:t>Description</w:t>
      </w:r>
    </w:p>
  </w:comment>
  <w:comment w:id="433" w:author="Herr, Nora (059)" w:date="2019-11-25T16:05:00Z" w:initials="HN(">
    <w:p w14:paraId="567C8DAF" w14:textId="1065E69C" w:rsidR="009066DD" w:rsidRDefault="009066DD">
      <w:pPr>
        <w:pStyle w:val="Kommentartext"/>
      </w:pPr>
      <w:r>
        <w:rPr>
          <w:rStyle w:val="Kommentarzeichen"/>
        </w:rPr>
        <w:annotationRef/>
      </w:r>
      <w:r>
        <w:t>???</w:t>
      </w:r>
    </w:p>
  </w:comment>
  <w:comment w:id="438" w:author="Herr, Nora (059)" w:date="2019-11-25T16:05:00Z" w:initials="HN(">
    <w:p w14:paraId="482C2661" w14:textId="6C33B901" w:rsidR="009066DD" w:rsidRDefault="009066DD">
      <w:pPr>
        <w:pStyle w:val="Kommentartext"/>
      </w:pPr>
      <w:r>
        <w:rPr>
          <w:rStyle w:val="Kommentarzeichen"/>
        </w:rPr>
        <w:annotationRef/>
      </w:r>
      <w:r>
        <w:t>Why in parenthesis?</w:t>
      </w:r>
    </w:p>
  </w:comment>
  <w:comment w:id="449" w:author="Herr, Nora (059)" w:date="2019-11-25T16:08:00Z" w:initials="HN(">
    <w:p w14:paraId="35698040" w14:textId="0D3C3858" w:rsidR="009066DD" w:rsidRDefault="009066DD">
      <w:pPr>
        <w:pStyle w:val="Kommentartext"/>
      </w:pPr>
      <w:r>
        <w:rPr>
          <w:rStyle w:val="Kommentarzeichen"/>
        </w:rPr>
        <w:annotationRef/>
      </w:r>
      <w:r>
        <w:t>Boldness wanted?</w:t>
      </w:r>
    </w:p>
  </w:comment>
  <w:comment w:id="457" w:author="Herr, Nora (059)" w:date="2019-11-25T16:09:00Z" w:initials="HN(">
    <w:p w14:paraId="58EDEB9E" w14:textId="57708C25" w:rsidR="009066DD" w:rsidRDefault="009066DD">
      <w:pPr>
        <w:pStyle w:val="Kommentartext"/>
      </w:pPr>
      <w:r>
        <w:rPr>
          <w:rStyle w:val="Kommentarzeichen"/>
        </w:rPr>
        <w:annotationRef/>
      </w:r>
      <w:r>
        <w:t xml:space="preserve">What exactly is yet to be determined? Form a separate sentence. </w:t>
      </w:r>
    </w:p>
  </w:comment>
  <w:comment w:id="458" w:author="Herr, Nora (059)" w:date="2019-11-25T16:09:00Z" w:initials="HN(">
    <w:p w14:paraId="79C15974" w14:textId="39C06FE8" w:rsidR="009066DD" w:rsidRDefault="009066DD">
      <w:pPr>
        <w:pStyle w:val="Kommentartext"/>
      </w:pPr>
      <w:r>
        <w:rPr>
          <w:rStyle w:val="Kommentarzeichen"/>
        </w:rPr>
        <w:annotationRef/>
      </w:r>
      <w:r>
        <w:t>Description</w:t>
      </w:r>
    </w:p>
  </w:comment>
  <w:comment w:id="472" w:author="Herr, Nora (059)" w:date="2019-11-25T16:12:00Z" w:initials="HN(">
    <w:p w14:paraId="2AE44A29" w14:textId="5AA4D36D" w:rsidR="0070490B" w:rsidRDefault="0070490B">
      <w:pPr>
        <w:pStyle w:val="Kommentartext"/>
      </w:pPr>
      <w:r>
        <w:rPr>
          <w:rStyle w:val="Kommentarzeichen"/>
        </w:rPr>
        <w:annotationRef/>
      </w:r>
      <w:r>
        <w:t>Something is missing here, please revise</w:t>
      </w:r>
    </w:p>
  </w:comment>
  <w:comment w:id="490" w:author="Herr, Nora (059)" w:date="2019-11-25T16:15:00Z" w:initials="HN(">
    <w:p w14:paraId="01DB1F0F" w14:textId="5B3DF97D" w:rsidR="0070490B" w:rsidRDefault="0070490B">
      <w:pPr>
        <w:pStyle w:val="Kommentartext"/>
      </w:pPr>
      <w:r>
        <w:rPr>
          <w:rStyle w:val="Kommentarzeichen"/>
        </w:rPr>
        <w:annotationRef/>
      </w:r>
      <w:r>
        <w:t>???</w:t>
      </w:r>
    </w:p>
  </w:comment>
  <w:comment w:id="492" w:author="Herr, Nora (059)" w:date="2019-11-25T16:15:00Z" w:initials="HN(">
    <w:p w14:paraId="4C54918A" w14:textId="0A7DA5C1" w:rsidR="0070490B" w:rsidRDefault="0070490B">
      <w:pPr>
        <w:pStyle w:val="Kommentartext"/>
      </w:pPr>
      <w:r>
        <w:rPr>
          <w:rStyle w:val="Kommentarzeichen"/>
        </w:rPr>
        <w:annotationRef/>
      </w:r>
      <w:r>
        <w:t>???</w:t>
      </w:r>
    </w:p>
  </w:comment>
  <w:comment w:id="497" w:author="Herr, Nora (059)" w:date="2019-11-25T16:16:00Z" w:initials="HN(">
    <w:p w14:paraId="2032E57E" w14:textId="7A9AB863" w:rsidR="0070490B" w:rsidRDefault="0070490B">
      <w:pPr>
        <w:pStyle w:val="Kommentartext"/>
      </w:pPr>
      <w:r>
        <w:rPr>
          <w:rStyle w:val="Kommentarzeichen"/>
        </w:rPr>
        <w:annotationRef/>
      </w:r>
      <w:r>
        <w:t>??</w:t>
      </w:r>
    </w:p>
  </w:comment>
  <w:comment w:id="478" w:author="Herr, Nora (059)" w:date="2019-11-25T16:16:00Z" w:initials="HN(">
    <w:p w14:paraId="02639A03" w14:textId="3124189E" w:rsidR="0070490B" w:rsidRDefault="0070490B">
      <w:pPr>
        <w:pStyle w:val="Kommentartext"/>
      </w:pPr>
      <w:r>
        <w:rPr>
          <w:rStyle w:val="Kommentarzeichen"/>
        </w:rPr>
        <w:annotationRef/>
      </w:r>
      <w:r>
        <w:t xml:space="preserve">Please revise all of this as it makes little to no sense to me. </w:t>
      </w:r>
    </w:p>
  </w:comment>
  <w:comment w:id="505" w:author="Herr, Nora (059)" w:date="2019-11-25T16:19:00Z" w:initials="HN(">
    <w:p w14:paraId="62BD84E0" w14:textId="48E618B8" w:rsidR="00953C27" w:rsidRDefault="00953C27">
      <w:pPr>
        <w:pStyle w:val="Kommentartext"/>
      </w:pPr>
      <w:r>
        <w:rPr>
          <w:rStyle w:val="Kommentarzeichen"/>
        </w:rPr>
        <w:annotationRef/>
      </w:r>
      <w:r>
        <w:t>Please revise regarding which parts are supposed to be bold or not.</w:t>
      </w:r>
    </w:p>
  </w:comment>
  <w:comment w:id="516" w:author="Herr, Nora (059)" w:date="2019-11-25T16:20:00Z" w:initials="HN(">
    <w:p w14:paraId="35DA345F" w14:textId="2564EC65" w:rsidR="00953C27" w:rsidRDefault="00953C27">
      <w:pPr>
        <w:pStyle w:val="Kommentartext"/>
      </w:pPr>
      <w:r>
        <w:rPr>
          <w:rStyle w:val="Kommentarzeichen"/>
        </w:rPr>
        <w:annotationRef/>
      </w:r>
      <w:r>
        <w:t>???</w:t>
      </w:r>
    </w:p>
  </w:comment>
  <w:comment w:id="521" w:author="Herr, Nora (059)" w:date="2019-11-25T16:20:00Z" w:initials="HN(">
    <w:p w14:paraId="4551F798" w14:textId="52AF9968" w:rsidR="00953C27" w:rsidRDefault="00953C27">
      <w:pPr>
        <w:pStyle w:val="Kommentartext"/>
      </w:pPr>
      <w:r>
        <w:rPr>
          <w:rStyle w:val="Kommentarzeichen"/>
        </w:rPr>
        <w:annotationRef/>
      </w:r>
      <w:r>
        <w:t>A result?</w:t>
      </w:r>
    </w:p>
  </w:comment>
  <w:comment w:id="518" w:author="Herr, Nora (059)" w:date="2019-11-25T16:20:00Z" w:initials="HN(">
    <w:p w14:paraId="113AE8F0" w14:textId="6330B683" w:rsidR="00B55D0D" w:rsidRDefault="00B55D0D">
      <w:pPr>
        <w:pStyle w:val="Kommentartext"/>
      </w:pPr>
      <w:r>
        <w:rPr>
          <w:rStyle w:val="Kommentarzeichen"/>
        </w:rPr>
        <w:annotationRef/>
      </w:r>
      <w:r>
        <w:t xml:space="preserve">Please revise, this makes no sense. Two sentence might be easier to understand than one long one. </w:t>
      </w:r>
    </w:p>
  </w:comment>
  <w:comment w:id="522" w:author="Herr, Nora (059)" w:date="2019-11-25T16:24:00Z" w:initials="HN(">
    <w:p w14:paraId="20D885BD" w14:textId="042568BF" w:rsidR="00B55D0D" w:rsidRDefault="00B55D0D">
      <w:pPr>
        <w:pStyle w:val="Kommentartext"/>
      </w:pPr>
      <w:r>
        <w:rPr>
          <w:rStyle w:val="Kommentarzeichen"/>
        </w:rPr>
        <w:annotationRef/>
      </w:r>
      <w:r>
        <w:t xml:space="preserve">No </w:t>
      </w:r>
      <w:proofErr w:type="spellStart"/>
      <w:r>
        <w:t>comprendo</w:t>
      </w:r>
      <w:proofErr w:type="spellEnd"/>
    </w:p>
  </w:comment>
  <w:comment w:id="551" w:author="Herr, Nora (059)" w:date="2019-11-25T16:28:00Z" w:initials="HN(">
    <w:p w14:paraId="3A49A287" w14:textId="35ECF2C7" w:rsidR="00B55D0D" w:rsidRDefault="00B55D0D">
      <w:pPr>
        <w:pStyle w:val="Kommentartext"/>
      </w:pPr>
      <w:r>
        <w:rPr>
          <w:rStyle w:val="Kommentarzeichen"/>
        </w:rPr>
        <w:annotationRef/>
      </w:r>
    </w:p>
  </w:comment>
  <w:comment w:id="559" w:author="Herr, Nora (059)" w:date="2019-11-25T16:30:00Z" w:initials="HN(">
    <w:p w14:paraId="5D84F630" w14:textId="5B28AE09" w:rsidR="00B55D0D" w:rsidRDefault="00B55D0D">
      <w:pPr>
        <w:pStyle w:val="Kommentartext"/>
      </w:pPr>
      <w:r>
        <w:rPr>
          <w:rStyle w:val="Kommentarzeichen"/>
        </w:rPr>
        <w:annotationRef/>
      </w:r>
      <w:r>
        <w:t>One model or several models?</w:t>
      </w:r>
    </w:p>
  </w:comment>
  <w:comment w:id="566" w:author="Herr, Nora (059)" w:date="2019-11-25T16:31:00Z" w:initials="HN(">
    <w:p w14:paraId="06B340A3" w14:textId="471FAFF6" w:rsidR="0024388D" w:rsidRDefault="0024388D">
      <w:pPr>
        <w:pStyle w:val="Kommentartext"/>
      </w:pPr>
      <w:r>
        <w:rPr>
          <w:rStyle w:val="Kommentarzeichen"/>
        </w:rPr>
        <w:annotationRef/>
      </w:r>
      <w:r>
        <w:t>The given what?</w:t>
      </w:r>
    </w:p>
  </w:comment>
  <w:comment w:id="567" w:author="Herr, Nora (059)" w:date="2019-11-25T16:32:00Z" w:initials="HN(">
    <w:p w14:paraId="24D2DCAF" w14:textId="6C05A735" w:rsidR="0024388D" w:rsidRDefault="0024388D">
      <w:pPr>
        <w:pStyle w:val="Kommentartext"/>
      </w:pPr>
      <w:r>
        <w:rPr>
          <w:rStyle w:val="Kommentarzeichen"/>
        </w:rPr>
        <w:annotationRef/>
      </w:r>
      <w:r>
        <w:t>Maybe an exercise in estimations?</w:t>
      </w:r>
    </w:p>
  </w:comment>
  <w:comment w:id="587" w:author="Herr, Nora (059)" w:date="2019-11-25T16:36:00Z" w:initials="HN(">
    <w:p w14:paraId="453B9858" w14:textId="5661EEB7" w:rsidR="0024388D" w:rsidRDefault="0024388D">
      <w:pPr>
        <w:pStyle w:val="Kommentartext"/>
      </w:pPr>
      <w:r>
        <w:rPr>
          <w:rStyle w:val="Kommentarzeichen"/>
        </w:rPr>
        <w:annotationRef/>
      </w:r>
      <w:r>
        <w:t>Refers to what?</w:t>
      </w:r>
    </w:p>
  </w:comment>
  <w:comment w:id="594" w:author="Herr, Nora (059)" w:date="2019-11-25T16:38:00Z" w:initials="HN(">
    <w:p w14:paraId="3B988327" w14:textId="3495822B" w:rsidR="00CC5B66" w:rsidRDefault="00CC5B66">
      <w:pPr>
        <w:pStyle w:val="Kommentartext"/>
      </w:pPr>
      <w:r>
        <w:rPr>
          <w:rStyle w:val="Kommentarzeichen"/>
        </w:rPr>
        <w:annotationRef/>
      </w:r>
      <w:r>
        <w:t>Who, what?</w:t>
      </w:r>
    </w:p>
  </w:comment>
  <w:comment w:id="600" w:author="Herr, Nora (059)" w:date="2019-11-25T16:39:00Z" w:initials="HN(">
    <w:p w14:paraId="7FFAE324" w14:textId="75D715FA" w:rsidR="00CC5B66" w:rsidRDefault="00CC5B66">
      <w:pPr>
        <w:pStyle w:val="Kommentartext"/>
      </w:pPr>
      <w:r>
        <w:rPr>
          <w:rStyle w:val="Kommentarzeichen"/>
        </w:rPr>
        <w:annotationRef/>
      </w:r>
      <w:r>
        <w:t>?? What is this supposed to mean</w:t>
      </w:r>
    </w:p>
  </w:comment>
  <w:comment w:id="620" w:author="Herr, Nora (059)" w:date="2019-11-25T16:42:00Z" w:initials="HN(">
    <w:p w14:paraId="7E777625" w14:textId="6C9C4CC0" w:rsidR="002D287C" w:rsidRDefault="002D287C">
      <w:pPr>
        <w:pStyle w:val="Kommentartext"/>
      </w:pPr>
      <w:r>
        <w:rPr>
          <w:rStyle w:val="Kommentarzeichen"/>
        </w:rPr>
        <w:annotationRef/>
      </w:r>
      <w:r>
        <w:t>What experiment – the thesis?</w:t>
      </w:r>
    </w:p>
  </w:comment>
  <w:comment w:id="643" w:author="Herr, Nora (059)" w:date="2019-11-25T16:45:00Z" w:initials="HN(">
    <w:p w14:paraId="1B843C49" w14:textId="174FDE48" w:rsidR="00196B86" w:rsidRDefault="00196B86">
      <w:pPr>
        <w:pStyle w:val="Kommentartext"/>
      </w:pPr>
      <w:r>
        <w:rPr>
          <w:rStyle w:val="Kommentarzeichen"/>
        </w:rPr>
        <w:annotationRef/>
      </w:r>
      <w:r>
        <w:t xml:space="preserve">Figure number </w:t>
      </w:r>
    </w:p>
  </w:comment>
  <w:comment w:id="663" w:author="Herr, Nora (059)" w:date="2019-11-25T16:59:00Z" w:initials="HN(">
    <w:p w14:paraId="4BEF070A" w14:textId="4736D415" w:rsidR="008111D6" w:rsidRDefault="008111D6">
      <w:pPr>
        <w:pStyle w:val="Kommentartext"/>
      </w:pPr>
      <w:r>
        <w:rPr>
          <w:rStyle w:val="Kommentarzeichen"/>
        </w:rPr>
        <w:annotationRef/>
      </w:r>
      <w:proofErr w:type="gramStart"/>
      <w:r>
        <w:t>description</w:t>
      </w:r>
      <w:proofErr w:type="gramEnd"/>
    </w:p>
  </w:comment>
  <w:comment w:id="684" w:author="Herr, Nora (059)" w:date="2019-11-25T17:11:00Z" w:initials="HN(">
    <w:p w14:paraId="3931265D" w14:textId="6E098E4E" w:rsidR="002E5D2A" w:rsidRDefault="002E5D2A">
      <w:pPr>
        <w:pStyle w:val="Kommentartext"/>
      </w:pPr>
      <w:r>
        <w:rPr>
          <w:rStyle w:val="Kommentarzeichen"/>
        </w:rPr>
        <w:annotationRef/>
      </w:r>
      <w:proofErr w:type="gramStart"/>
      <w:r>
        <w:t>description</w:t>
      </w:r>
      <w:proofErr w:type="gramEnd"/>
      <w:r>
        <w:t xml:space="preserve"> of figure</w:t>
      </w:r>
    </w:p>
  </w:comment>
  <w:comment w:id="686" w:author="Herr, Nora (059)" w:date="2019-11-25T17:11:00Z" w:initials="HN(">
    <w:p w14:paraId="2FA000B7" w14:textId="3C8BF729" w:rsidR="002E5D2A" w:rsidRDefault="002E5D2A">
      <w:pPr>
        <w:pStyle w:val="Kommentartext"/>
      </w:pPr>
      <w:r>
        <w:rPr>
          <w:rStyle w:val="Kommentarzeichen"/>
        </w:rPr>
        <w:annotationRef/>
      </w:r>
      <w:proofErr w:type="gramStart"/>
      <w:r>
        <w:t>this</w:t>
      </w:r>
      <w:proofErr w:type="gramEnd"/>
      <w:r>
        <w:t xml:space="preserve"> verb doesn’t seem to fit here, what are you trying to say</w:t>
      </w:r>
    </w:p>
  </w:comment>
  <w:comment w:id="694" w:author="Herr, Nora (059)" w:date="2019-11-25T17:18:00Z" w:initials="HN(">
    <w:p w14:paraId="22FB341C" w14:textId="5DF1146B" w:rsidR="00441B1D" w:rsidRDefault="00441B1D">
      <w:pPr>
        <w:pStyle w:val="Kommentartext"/>
      </w:pPr>
      <w:r>
        <w:rPr>
          <w:rStyle w:val="Kommentarzeichen"/>
        </w:rPr>
        <w:annotationRef/>
      </w:r>
      <w:proofErr w:type="gramStart"/>
      <w:r>
        <w:t>it</w:t>
      </w:r>
      <w:proofErr w:type="gramEnd"/>
      <w:r>
        <w:t xml:space="preserve"> seems something is missing here, maybe to try making two sentences out of this long one</w:t>
      </w:r>
    </w:p>
  </w:comment>
  <w:comment w:id="707" w:author="Herr, Nora (059)" w:date="2019-11-25T17:21:00Z" w:initials="HN(">
    <w:p w14:paraId="4D1E2963" w14:textId="1F5CF5F2" w:rsidR="00441B1D" w:rsidRDefault="00441B1D">
      <w:pPr>
        <w:pStyle w:val="Kommentartext"/>
      </w:pPr>
      <w:r>
        <w:rPr>
          <w:rStyle w:val="Kommentarzeichen"/>
        </w:rPr>
        <w:annotationRef/>
      </w:r>
      <w:proofErr w:type="gramStart"/>
      <w:r>
        <w:t>description</w:t>
      </w:r>
      <w:proofErr w:type="gramEnd"/>
    </w:p>
  </w:comment>
  <w:comment w:id="708" w:author="Herr, Nora (059)" w:date="2019-11-25T17:21:00Z" w:initials="HN(">
    <w:p w14:paraId="2CF2D3F5" w14:textId="518462A2" w:rsidR="00441B1D" w:rsidRDefault="00441B1D">
      <w:pPr>
        <w:pStyle w:val="Kommentartext"/>
      </w:pPr>
      <w:r>
        <w:rPr>
          <w:rStyle w:val="Kommentarzeichen"/>
        </w:rPr>
        <w:annotationRef/>
      </w:r>
      <w:proofErr w:type="spellStart"/>
      <w:proofErr w:type="gramStart"/>
      <w:r>
        <w:t>desrciption</w:t>
      </w:r>
      <w:proofErr w:type="spellEnd"/>
      <w:proofErr w:type="gramEnd"/>
    </w:p>
  </w:comment>
  <w:comment w:id="738" w:author="Herr, Nora (059)" w:date="2019-11-25T17:26:00Z" w:initials="HN(">
    <w:p w14:paraId="500260D2" w14:textId="0C274A49" w:rsidR="00FF112B" w:rsidRDefault="00FF112B">
      <w:pPr>
        <w:pStyle w:val="Kommentartext"/>
      </w:pPr>
      <w:r>
        <w:rPr>
          <w:rStyle w:val="Kommentarzeichen"/>
        </w:rPr>
        <w:annotationRef/>
      </w:r>
      <w:r>
        <w:t>Description</w:t>
      </w:r>
    </w:p>
  </w:comment>
  <w:comment w:id="770" w:author="Herr, Nora (059)" w:date="2019-11-25T17:30:00Z" w:initials="HN(">
    <w:p w14:paraId="0F6888BF" w14:textId="41F3EC9F" w:rsidR="00FF112B" w:rsidRDefault="00FF112B">
      <w:pPr>
        <w:pStyle w:val="Kommentartext"/>
      </w:pPr>
      <w:r>
        <w:rPr>
          <w:rStyle w:val="Kommentarzeichen"/>
        </w:rPr>
        <w:annotationRef/>
      </w:r>
      <w:r>
        <w:t>Description</w:t>
      </w:r>
    </w:p>
  </w:comment>
  <w:comment w:id="788" w:author="Herr, Nora (059)" w:date="2019-11-25T17:32:00Z" w:initials="HN(">
    <w:p w14:paraId="7BB29E4A" w14:textId="51B3A27F" w:rsidR="007D4812" w:rsidRDefault="007D4812">
      <w:pPr>
        <w:pStyle w:val="Kommentartext"/>
      </w:pPr>
      <w:r>
        <w:rPr>
          <w:rStyle w:val="Kommentarzeichen"/>
        </w:rPr>
        <w:annotationRef/>
      </w:r>
      <w:proofErr w:type="gramStart"/>
      <w:r>
        <w:t>revise</w:t>
      </w:r>
      <w:proofErr w:type="gramEnd"/>
    </w:p>
  </w:comment>
  <w:comment w:id="799" w:author="Herr, Nora (059)" w:date="2019-11-25T17:34:00Z" w:initials="HN(">
    <w:p w14:paraId="5F2C4D7E" w14:textId="0BDC526F" w:rsidR="007D4812" w:rsidRDefault="007D4812">
      <w:pPr>
        <w:pStyle w:val="Kommentartext"/>
      </w:pPr>
      <w:r>
        <w:rPr>
          <w:rStyle w:val="Kommentarzeichen"/>
        </w:rPr>
        <w:annotationRef/>
      </w:r>
      <w:proofErr w:type="gramStart"/>
      <w:r>
        <w:t>description</w:t>
      </w:r>
      <w:proofErr w:type="gramEnd"/>
    </w:p>
  </w:comment>
  <w:comment w:id="808" w:author="Herr, Nora (059)" w:date="2019-11-25T17:36:00Z" w:initials="HN(">
    <w:p w14:paraId="475A2EB1" w14:textId="13FA151C" w:rsidR="007D4812" w:rsidRDefault="007D4812">
      <w:pPr>
        <w:pStyle w:val="Kommentartext"/>
      </w:pPr>
      <w:r>
        <w:rPr>
          <w:rStyle w:val="Kommentarzeichen"/>
        </w:rPr>
        <w:annotationRef/>
      </w:r>
      <w:proofErr w:type="gramStart"/>
      <w:r>
        <w:t>how</w:t>
      </w:r>
      <w:proofErr w:type="gramEnd"/>
      <w:r>
        <w:t xml:space="preserve"> what adapts to those conditions?</w:t>
      </w:r>
    </w:p>
  </w:comment>
  <w:comment w:id="812" w:author="Herr, Nora (059)" w:date="2019-11-25T17:37:00Z" w:initials="HN(">
    <w:p w14:paraId="090C8EAD" w14:textId="2B43AEC3" w:rsidR="007D4812" w:rsidRDefault="007D4812">
      <w:pPr>
        <w:pStyle w:val="Kommentartext"/>
      </w:pPr>
      <w:r>
        <w:rPr>
          <w:rStyle w:val="Kommentarzeichen"/>
        </w:rPr>
        <w:annotationRef/>
      </w:r>
      <w:proofErr w:type="gramStart"/>
      <w:r>
        <w:t>description</w:t>
      </w:r>
      <w:proofErr w:type="gramEnd"/>
    </w:p>
  </w:comment>
  <w:comment w:id="841" w:author="Herr, Nora (059)" w:date="2019-11-25T17:41:00Z" w:initials="HN(">
    <w:p w14:paraId="4FA89F58" w14:textId="62979012" w:rsidR="00DB336B" w:rsidRDefault="00DB336B">
      <w:pPr>
        <w:pStyle w:val="Kommentartext"/>
      </w:pPr>
      <w:r>
        <w:rPr>
          <w:rStyle w:val="Kommentarzeichen"/>
        </w:rPr>
        <w:annotationRef/>
      </w:r>
      <w:proofErr w:type="gramStart"/>
      <w:r>
        <w:t>something</w:t>
      </w:r>
      <w:proofErr w:type="gramEnd"/>
      <w:r>
        <w:t xml:space="preserve"> is missing here</w:t>
      </w:r>
    </w:p>
  </w:comment>
  <w:comment w:id="847" w:author="Herr, Nora (059)" w:date="2019-11-25T17:41:00Z" w:initials="HN(">
    <w:p w14:paraId="49137C8F" w14:textId="2B5DAA75" w:rsidR="00E10F94" w:rsidRDefault="00E10F94">
      <w:pPr>
        <w:pStyle w:val="Kommentartext"/>
      </w:pPr>
      <w:r>
        <w:rPr>
          <w:rStyle w:val="Kommentarzeichen"/>
        </w:rPr>
        <w:annotationRef/>
      </w:r>
      <w:proofErr w:type="gramStart"/>
      <w:r>
        <w:t>supposed</w:t>
      </w:r>
      <w:proofErr w:type="gramEnd"/>
      <w:r>
        <w:t xml:space="preserve"> to be bold</w:t>
      </w:r>
    </w:p>
  </w:comment>
  <w:comment w:id="851" w:author="Herr, Nora (059)" w:date="2019-11-25T17:42:00Z" w:initials="HN(">
    <w:p w14:paraId="27B5E38D" w14:textId="62E7175C" w:rsidR="00221C5A" w:rsidRDefault="00221C5A">
      <w:pPr>
        <w:pStyle w:val="Kommentartext"/>
      </w:pPr>
      <w:r>
        <w:rPr>
          <w:rStyle w:val="Kommentarzeichen"/>
        </w:rPr>
        <w:annotationRef/>
      </w:r>
      <w:r>
        <w:t xml:space="preserve">I stopped here. </w:t>
      </w:r>
      <w:bookmarkStart w:id="852" w:name="_GoBack"/>
      <w:bookmarkEnd w:id="85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8C34B2" w15:done="0"/>
  <w15:commentEx w15:paraId="04CE5DFE" w15:done="0"/>
  <w15:commentEx w15:paraId="7BF89E21" w15:done="0"/>
  <w15:commentEx w15:paraId="47B27D48" w15:done="0"/>
  <w15:commentEx w15:paraId="3EC77E4E" w15:done="0"/>
  <w15:commentEx w15:paraId="7ED9EAD5" w15:done="0"/>
  <w15:commentEx w15:paraId="42C036AF" w15:done="0"/>
  <w15:commentEx w15:paraId="187D2AFD" w15:done="0"/>
  <w15:commentEx w15:paraId="4CCAC360" w15:done="0"/>
  <w15:commentEx w15:paraId="6622ABC1" w15:done="0"/>
  <w15:commentEx w15:paraId="68379405" w15:done="0"/>
  <w15:commentEx w15:paraId="3FBC9285" w15:done="0"/>
  <w15:commentEx w15:paraId="3504DE2C" w15:done="0"/>
  <w15:commentEx w15:paraId="430C47CB" w15:done="0"/>
  <w15:commentEx w15:paraId="1A7A5C0D" w15:done="0"/>
  <w15:commentEx w15:paraId="0C726171" w15:done="0"/>
  <w15:commentEx w15:paraId="38A0F35B" w15:done="0"/>
  <w15:commentEx w15:paraId="72F54675" w15:done="0"/>
  <w15:commentEx w15:paraId="3402ACC2" w15:done="0"/>
  <w15:commentEx w15:paraId="559A40EE" w15:done="0"/>
  <w15:commentEx w15:paraId="55213033" w15:done="0"/>
  <w15:commentEx w15:paraId="6F20EC13" w15:done="0"/>
  <w15:commentEx w15:paraId="3F4B2DE3" w15:done="0"/>
  <w15:commentEx w15:paraId="7A9DBCF6" w15:done="0"/>
  <w15:commentEx w15:paraId="166FAC75" w15:done="0"/>
  <w15:commentEx w15:paraId="7B65D280" w15:done="0"/>
  <w15:commentEx w15:paraId="78E1ECA1" w15:done="0"/>
  <w15:commentEx w15:paraId="0A91A068" w15:done="0"/>
  <w15:commentEx w15:paraId="3A5482F8" w15:done="0"/>
  <w15:commentEx w15:paraId="567C8DAF" w15:done="0"/>
  <w15:commentEx w15:paraId="482C2661" w15:done="0"/>
  <w15:commentEx w15:paraId="35698040" w15:done="0"/>
  <w15:commentEx w15:paraId="58EDEB9E" w15:done="0"/>
  <w15:commentEx w15:paraId="79C15974" w15:done="0"/>
  <w15:commentEx w15:paraId="2AE44A29" w15:done="0"/>
  <w15:commentEx w15:paraId="01DB1F0F" w15:done="0"/>
  <w15:commentEx w15:paraId="4C54918A" w15:done="0"/>
  <w15:commentEx w15:paraId="2032E57E" w15:done="0"/>
  <w15:commentEx w15:paraId="02639A03" w15:done="0"/>
  <w15:commentEx w15:paraId="62BD84E0" w15:done="0"/>
  <w15:commentEx w15:paraId="35DA345F" w15:done="0"/>
  <w15:commentEx w15:paraId="4551F798" w15:done="0"/>
  <w15:commentEx w15:paraId="113AE8F0" w15:done="0"/>
  <w15:commentEx w15:paraId="20D885BD" w15:done="0"/>
  <w15:commentEx w15:paraId="3A49A287" w15:done="0"/>
  <w15:commentEx w15:paraId="5D84F630" w15:done="0"/>
  <w15:commentEx w15:paraId="06B340A3" w15:done="0"/>
  <w15:commentEx w15:paraId="24D2DCAF" w15:done="0"/>
  <w15:commentEx w15:paraId="453B9858" w15:done="0"/>
  <w15:commentEx w15:paraId="3B988327" w15:done="0"/>
  <w15:commentEx w15:paraId="7FFAE324" w15:done="0"/>
  <w15:commentEx w15:paraId="7E777625" w15:done="0"/>
  <w15:commentEx w15:paraId="1B843C49" w15:done="0"/>
  <w15:commentEx w15:paraId="4BEF070A" w15:done="0"/>
  <w15:commentEx w15:paraId="3931265D" w15:done="0"/>
  <w15:commentEx w15:paraId="2FA000B7" w15:done="0"/>
  <w15:commentEx w15:paraId="22FB341C" w15:done="0"/>
  <w15:commentEx w15:paraId="4D1E2963" w15:done="0"/>
  <w15:commentEx w15:paraId="2CF2D3F5" w15:done="0"/>
  <w15:commentEx w15:paraId="500260D2" w15:done="0"/>
  <w15:commentEx w15:paraId="0F6888BF" w15:done="0"/>
  <w15:commentEx w15:paraId="7BB29E4A" w15:done="0"/>
  <w15:commentEx w15:paraId="5F2C4D7E" w15:done="0"/>
  <w15:commentEx w15:paraId="475A2EB1" w15:done="0"/>
  <w15:commentEx w15:paraId="090C8EAD" w15:done="0"/>
  <w15:commentEx w15:paraId="4FA89F58" w15:done="0"/>
  <w15:commentEx w15:paraId="49137C8F" w15:done="0"/>
  <w15:commentEx w15:paraId="27B5E38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2C9747" w14:textId="77777777" w:rsidR="00EC03C3" w:rsidRDefault="00EC03C3">
      <w:pPr>
        <w:spacing w:after="0" w:line="240" w:lineRule="auto"/>
      </w:pPr>
      <w:r>
        <w:separator/>
      </w:r>
    </w:p>
  </w:endnote>
  <w:endnote w:type="continuationSeparator" w:id="0">
    <w:p w14:paraId="0C960F8C" w14:textId="77777777" w:rsidR="00EC03C3" w:rsidRDefault="00EC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buntu">
    <w:altName w:val="Times New Roman"/>
    <w:charset w:val="00"/>
    <w:family w:val="auto"/>
    <w:pitch w:val="default"/>
    <w:sig w:usb0="00000001" w:usb1="5000205B" w:usb2="00000000" w:usb3="00000000" w:csb0="2000009F" w:csb1="5601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66908" w14:textId="77777777" w:rsidR="009066DD" w:rsidRDefault="009066DD">
    <w:pPr>
      <w:pStyle w:val="Fuzeile"/>
    </w:pPr>
    <w:r>
      <w:rPr>
        <w:noProof/>
        <w:lang w:val="de-DE" w:eastAsia="de-DE"/>
      </w:rPr>
      <mc:AlternateContent>
        <mc:Choice Requires="wps">
          <w:drawing>
            <wp:anchor distT="0" distB="0" distL="114300" distR="114300" simplePos="0" relativeHeight="251658240" behindDoc="0" locked="0" layoutInCell="1" allowOverlap="1" wp14:anchorId="4A676B98" wp14:editId="7C979004">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F5E8F3" w14:textId="11C27237" w:rsidR="009066DD" w:rsidRDefault="009066DD">
                          <w:pPr>
                            <w:pStyle w:val="Fuzeile"/>
                            <w:rPr>
                              <w:lang w:val="en"/>
                            </w:rPr>
                          </w:pPr>
                          <w:r>
                            <w:rPr>
                              <w:lang w:val="en"/>
                            </w:rPr>
                            <w:fldChar w:fldCharType="begin"/>
                          </w:r>
                          <w:r>
                            <w:rPr>
                              <w:lang w:val="en"/>
                            </w:rPr>
                            <w:instrText xml:space="preserve"> PAGE  \* MERGEFORMAT </w:instrText>
                          </w:r>
                          <w:r>
                            <w:rPr>
                              <w:lang w:val="en"/>
                            </w:rPr>
                            <w:fldChar w:fldCharType="separate"/>
                          </w:r>
                          <w:r w:rsidR="00221C5A">
                            <w:rPr>
                              <w:noProof/>
                              <w:lang w:val="en"/>
                            </w:rPr>
                            <w:t>32</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676B98" id="_x0000_t202" coordsize="21600,21600" o:spt="202" path="m,l,21600r21600,l21600,xe">
              <v:stroke joinstyle="miter"/>
              <v:path gradientshapeok="t" o:connecttype="rect"/>
            </v:shapetype>
            <v:shape id="Text Box 1" o:spid="_x0000_s1029"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DLKdX5&#10;UAIAAAkFAAAOAAAAAAAAAAAAAAAAAC4CAABkcnMvZTJvRG9jLnhtbFBLAQItABQABgAIAAAAIQBx&#10;qtG51wAAAAUBAAAPAAAAAAAAAAAAAAAAAKoEAABkcnMvZG93bnJldi54bWxQSwUGAAAAAAQABADz&#10;AAAArgUAAAAA&#10;" filled="f" stroked="f" strokeweight=".5pt">
              <v:textbox style="mso-fit-shape-to-text:t" inset="0,0,0,0">
                <w:txbxContent>
                  <w:p w14:paraId="33F5E8F3" w14:textId="11C27237" w:rsidR="009066DD" w:rsidRDefault="009066DD">
                    <w:pPr>
                      <w:pStyle w:val="Fuzeile"/>
                      <w:rPr>
                        <w:lang w:val="en"/>
                      </w:rPr>
                    </w:pPr>
                    <w:r>
                      <w:rPr>
                        <w:lang w:val="en"/>
                      </w:rPr>
                      <w:fldChar w:fldCharType="begin"/>
                    </w:r>
                    <w:r>
                      <w:rPr>
                        <w:lang w:val="en"/>
                      </w:rPr>
                      <w:instrText xml:space="preserve"> PAGE  \* MERGEFORMAT </w:instrText>
                    </w:r>
                    <w:r>
                      <w:rPr>
                        <w:lang w:val="en"/>
                      </w:rPr>
                      <w:fldChar w:fldCharType="separate"/>
                    </w:r>
                    <w:r w:rsidR="00221C5A">
                      <w:rPr>
                        <w:noProof/>
                        <w:lang w:val="en"/>
                      </w:rPr>
                      <w:t>32</w:t>
                    </w:r>
                    <w:r>
                      <w:rPr>
                        <w:lang w:val="e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7921B" w14:textId="77777777" w:rsidR="00EC03C3" w:rsidRDefault="00EC03C3">
      <w:pPr>
        <w:spacing w:after="0" w:line="240" w:lineRule="auto"/>
      </w:pPr>
      <w:r>
        <w:separator/>
      </w:r>
    </w:p>
  </w:footnote>
  <w:footnote w:type="continuationSeparator" w:id="0">
    <w:p w14:paraId="4F1A6E0C" w14:textId="77777777" w:rsidR="00EC03C3" w:rsidRDefault="00EC0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E6767" w14:textId="77777777" w:rsidR="009066DD" w:rsidRDefault="009066D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65AFF" w14:textId="77777777" w:rsidR="009066DD" w:rsidRDefault="009066DD">
    <w:pPr>
      <w:pStyle w:val="Kopfzeile"/>
      <w:pBdr>
        <w:bottom w:val="single" w:sz="4" w:space="0" w:color="auto"/>
      </w:pBdr>
      <w:tabs>
        <w:tab w:val="clear" w:pos="8306"/>
      </w:tabs>
      <w:jc w:val="right"/>
      <w:rPr>
        <w:rFonts w:ascii="Times New Roman" w:hAnsi="Times New Roman" w:cs="Times New Roman"/>
        <w:i/>
        <w:iCs/>
        <w:lang w:val="en"/>
      </w:rPr>
    </w:pPr>
    <w:r>
      <w:rPr>
        <w:rFonts w:ascii="Times New Roman" w:hAnsi="Times New Roman" w:cs="Times New Roman"/>
        <w:i/>
        <w:iCs/>
        <w:lang w:val="en"/>
      </w:rPr>
      <w:t>CHAPTER 4. RESULTS</w:t>
    </w:r>
  </w:p>
  <w:p w14:paraId="1F9DD6C9" w14:textId="77777777" w:rsidR="009066DD" w:rsidRDefault="009066DD">
    <w:pPr>
      <w:pStyle w:val="Kopfzeile"/>
      <w:tabs>
        <w:tab w:val="clear" w:pos="8306"/>
      </w:tabs>
      <w:jc w:val="right"/>
      <w:rPr>
        <w:rFonts w:ascii="Times New Roman" w:hAnsi="Times New Roman" w:cs="Times New Roman"/>
        <w:i/>
        <w:iCs/>
        <w:lang w:val="e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7FF61D4"/>
    <w:multiLevelType w:val="multilevel"/>
    <w:tmpl w:val="F7FF61D4"/>
    <w:lvl w:ilvl="0">
      <w:start w:val="4"/>
      <w:numFmt w:val="decimal"/>
      <w:lvlText w:val="%1"/>
      <w:lvlJc w:val="left"/>
      <w:pPr>
        <w:tabs>
          <w:tab w:val="left" w:pos="432"/>
        </w:tabs>
        <w:ind w:left="432" w:hanging="432"/>
      </w:pPr>
      <w:rPr>
        <w:rFonts w:ascii="Ubuntu" w:hAnsi="Ubuntu"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rr, Nora (059)">
    <w15:presenceInfo w15:providerId="AD" w15:userId="S-1-5-21-1482476501-1450960922-725345543-3506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trackRevisions/>
  <w:defaultTabStop w:val="420"/>
  <w:hyphenationZone w:val="42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DDCBFF"/>
    <w:rsid w:val="FABF2E8E"/>
    <w:rsid w:val="FB6FCAFC"/>
    <w:rsid w:val="FBE540FA"/>
    <w:rsid w:val="FDD72572"/>
    <w:rsid w:val="FDF79564"/>
    <w:rsid w:val="FE7FBB61"/>
    <w:rsid w:val="FEDE9187"/>
    <w:rsid w:val="FEF3B84B"/>
    <w:rsid w:val="FEFBDC1E"/>
    <w:rsid w:val="FF1E337B"/>
    <w:rsid w:val="FF5F2CCF"/>
    <w:rsid w:val="FF65467B"/>
    <w:rsid w:val="FF6E6C55"/>
    <w:rsid w:val="FFBAB2FA"/>
    <w:rsid w:val="FFFFCD93"/>
    <w:rsid w:val="0008286D"/>
    <w:rsid w:val="001008AA"/>
    <w:rsid w:val="001271F9"/>
    <w:rsid w:val="00196B86"/>
    <w:rsid w:val="00221C5A"/>
    <w:rsid w:val="0024388D"/>
    <w:rsid w:val="002D287C"/>
    <w:rsid w:val="002E5D2A"/>
    <w:rsid w:val="00383EAD"/>
    <w:rsid w:val="00441B1D"/>
    <w:rsid w:val="005641B5"/>
    <w:rsid w:val="0062455F"/>
    <w:rsid w:val="006544E2"/>
    <w:rsid w:val="0070490B"/>
    <w:rsid w:val="007A22B0"/>
    <w:rsid w:val="007D4812"/>
    <w:rsid w:val="008111D6"/>
    <w:rsid w:val="009066DD"/>
    <w:rsid w:val="00953C27"/>
    <w:rsid w:val="00954076"/>
    <w:rsid w:val="009848FB"/>
    <w:rsid w:val="00B169F9"/>
    <w:rsid w:val="00B55D0D"/>
    <w:rsid w:val="00BA4414"/>
    <w:rsid w:val="00C332A5"/>
    <w:rsid w:val="00CC5B66"/>
    <w:rsid w:val="00D20F64"/>
    <w:rsid w:val="00DB336B"/>
    <w:rsid w:val="00E10F94"/>
    <w:rsid w:val="00E20513"/>
    <w:rsid w:val="00EC03C3"/>
    <w:rsid w:val="00EF71C0"/>
    <w:rsid w:val="00F0471C"/>
    <w:rsid w:val="00F8163F"/>
    <w:rsid w:val="00F93711"/>
    <w:rsid w:val="00FB3624"/>
    <w:rsid w:val="00FF112B"/>
    <w:rsid w:val="1BEF9AE4"/>
    <w:rsid w:val="1FFB224A"/>
    <w:rsid w:val="2F8A0937"/>
    <w:rsid w:val="37B29E79"/>
    <w:rsid w:val="3DF6018B"/>
    <w:rsid w:val="3E7E9C7F"/>
    <w:rsid w:val="3EE31A68"/>
    <w:rsid w:val="3F9F58B4"/>
    <w:rsid w:val="43DF7741"/>
    <w:rsid w:val="43EE7623"/>
    <w:rsid w:val="49FC9FEA"/>
    <w:rsid w:val="4FA3F6A7"/>
    <w:rsid w:val="55BFB9C1"/>
    <w:rsid w:val="562E5E95"/>
    <w:rsid w:val="57FF3B61"/>
    <w:rsid w:val="5BEF703F"/>
    <w:rsid w:val="5CF727E9"/>
    <w:rsid w:val="5FAF3B2B"/>
    <w:rsid w:val="5FDFEEF6"/>
    <w:rsid w:val="5FFD5FE8"/>
    <w:rsid w:val="5FFF182F"/>
    <w:rsid w:val="68FFD279"/>
    <w:rsid w:val="693F0826"/>
    <w:rsid w:val="6BDDCBFF"/>
    <w:rsid w:val="6BFED8DF"/>
    <w:rsid w:val="6EFF5F7C"/>
    <w:rsid w:val="723AA0EE"/>
    <w:rsid w:val="73F486D3"/>
    <w:rsid w:val="75DCE88F"/>
    <w:rsid w:val="75FF4705"/>
    <w:rsid w:val="777E7755"/>
    <w:rsid w:val="793ED8FB"/>
    <w:rsid w:val="7B2B5608"/>
    <w:rsid w:val="7D5D60CF"/>
    <w:rsid w:val="7EBF04E5"/>
    <w:rsid w:val="7EC287FD"/>
    <w:rsid w:val="7EF7DA19"/>
    <w:rsid w:val="7F9FF432"/>
    <w:rsid w:val="7FFBB194"/>
    <w:rsid w:val="7FFF5C9D"/>
    <w:rsid w:val="7FFFE173"/>
    <w:rsid w:val="8C7EF1BD"/>
    <w:rsid w:val="9DDB54ED"/>
    <w:rsid w:val="9FBE863D"/>
    <w:rsid w:val="A2FE7AAF"/>
    <w:rsid w:val="A7FF6718"/>
    <w:rsid w:val="AEF2BA10"/>
    <w:rsid w:val="BDBFB9A2"/>
    <w:rsid w:val="BDC9FF15"/>
    <w:rsid w:val="BF322F38"/>
    <w:rsid w:val="C7F17BEA"/>
    <w:rsid w:val="CBFF2704"/>
    <w:rsid w:val="D3B328BA"/>
    <w:rsid w:val="DEB3A767"/>
    <w:rsid w:val="E4BFFCB2"/>
    <w:rsid w:val="E577AF6F"/>
    <w:rsid w:val="ECFF9D86"/>
    <w:rsid w:val="EFBFD96A"/>
    <w:rsid w:val="EFFF6668"/>
    <w:rsid w:val="F3BD085C"/>
    <w:rsid w:val="F5B709D5"/>
    <w:rsid w:val="F5FB8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AA7231B"/>
  <w15:docId w15:val="{2430E4E0-DBA5-49B9-83F1-5B9E6C6D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de-DE" w:eastAsia="de-DE"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asciiTheme="minorHAnsi" w:eastAsiaTheme="minorEastAsia" w:hAnsiTheme="minorHAnsi" w:cstheme="minorBidi"/>
      <w:lang w:val="en-US" w:eastAsia="zh-C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qFormat/>
    <w:pPr>
      <w:tabs>
        <w:tab w:val="center" w:pos="4153"/>
        <w:tab w:val="right" w:pos="8306"/>
      </w:tabs>
      <w:snapToGrid w:val="0"/>
    </w:pPr>
    <w:rPr>
      <w:sz w:val="18"/>
      <w:szCs w:val="18"/>
    </w:rPr>
  </w:style>
  <w:style w:type="paragraph" w:styleId="Kopfzeile">
    <w:name w:val="header"/>
    <w:basedOn w:val="Standard"/>
    <w:qFormat/>
    <w:pPr>
      <w:tabs>
        <w:tab w:val="center" w:pos="4153"/>
        <w:tab w:val="right" w:pos="8306"/>
      </w:tabs>
      <w:snapToGrid w:val="0"/>
    </w:pPr>
    <w:rPr>
      <w:sz w:val="18"/>
      <w:szCs w:val="18"/>
    </w:rPr>
  </w:style>
  <w:style w:type="paragraph" w:styleId="HTMLVorformatiert">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ervorhebung">
    <w:name w:val="Emphasis"/>
    <w:basedOn w:val="Absatz-Standardschriftart"/>
    <w:qFormat/>
    <w:rPr>
      <w:i/>
      <w:iCs/>
    </w:rPr>
  </w:style>
  <w:style w:type="table" w:styleId="Tabellenraster">
    <w:name w:val="Table Grid"/>
    <w:basedOn w:val="NormaleTabell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rsid w:val="001271F9"/>
    <w:rPr>
      <w:sz w:val="16"/>
      <w:szCs w:val="16"/>
    </w:rPr>
  </w:style>
  <w:style w:type="paragraph" w:styleId="Kommentartext">
    <w:name w:val="annotation text"/>
    <w:basedOn w:val="Standard"/>
    <w:link w:val="KommentartextZchn"/>
    <w:rsid w:val="001271F9"/>
    <w:pPr>
      <w:spacing w:line="240" w:lineRule="auto"/>
    </w:pPr>
  </w:style>
  <w:style w:type="character" w:customStyle="1" w:styleId="KommentartextZchn">
    <w:name w:val="Kommentartext Zchn"/>
    <w:basedOn w:val="Absatz-Standardschriftart"/>
    <w:link w:val="Kommentartext"/>
    <w:rsid w:val="001271F9"/>
    <w:rPr>
      <w:rFonts w:asciiTheme="minorHAnsi" w:eastAsiaTheme="minorEastAsia" w:hAnsiTheme="minorHAnsi" w:cstheme="minorBidi"/>
      <w:lang w:val="en-US" w:eastAsia="zh-CN"/>
    </w:rPr>
  </w:style>
  <w:style w:type="paragraph" w:styleId="Kommentarthema">
    <w:name w:val="annotation subject"/>
    <w:basedOn w:val="Kommentartext"/>
    <w:next w:val="Kommentartext"/>
    <w:link w:val="KommentarthemaZchn"/>
    <w:rsid w:val="001271F9"/>
    <w:rPr>
      <w:b/>
      <w:bCs/>
    </w:rPr>
  </w:style>
  <w:style w:type="character" w:customStyle="1" w:styleId="KommentarthemaZchn">
    <w:name w:val="Kommentarthema Zchn"/>
    <w:basedOn w:val="KommentartextZchn"/>
    <w:link w:val="Kommentarthema"/>
    <w:rsid w:val="001271F9"/>
    <w:rPr>
      <w:rFonts w:asciiTheme="minorHAnsi" w:eastAsiaTheme="minorEastAsia" w:hAnsiTheme="minorHAnsi" w:cstheme="minorBidi"/>
      <w:b/>
      <w:bCs/>
      <w:lang w:val="en-US" w:eastAsia="zh-CN"/>
    </w:rPr>
  </w:style>
  <w:style w:type="paragraph" w:styleId="Sprechblasentext">
    <w:name w:val="Balloon Text"/>
    <w:basedOn w:val="Standard"/>
    <w:link w:val="SprechblasentextZchn"/>
    <w:rsid w:val="001271F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1271F9"/>
    <w:rPr>
      <w:rFonts w:ascii="Segoe UI" w:eastAsiaTheme="minorEastAsia"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A3EA29-55FE-41D4-B2AA-63CEFE912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6771</Words>
  <Characters>42659</Characters>
  <Application>Microsoft Office Word</Application>
  <DocSecurity>0</DocSecurity>
  <Lines>355</Lines>
  <Paragraphs>98</Paragraphs>
  <ScaleCrop>false</ScaleCrop>
  <HeadingPairs>
    <vt:vector size="2" baseType="variant">
      <vt:variant>
        <vt:lpstr>Titel</vt:lpstr>
      </vt:variant>
      <vt:variant>
        <vt:i4>1</vt:i4>
      </vt:variant>
    </vt:vector>
  </HeadingPairs>
  <TitlesOfParts>
    <vt:vector size="1" baseType="lpstr">
      <vt:lpstr/>
    </vt:vector>
  </TitlesOfParts>
  <Company>Daimler AG</Company>
  <LinksUpToDate>false</LinksUpToDate>
  <CharactersWithSpaces>49332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rdmtinez</dc:creator>
  <cp:lastModifiedBy>Herr, Nora (059)</cp:lastModifiedBy>
  <cp:revision>17</cp:revision>
  <dcterms:created xsi:type="dcterms:W3CDTF">2019-11-25T13:24:00Z</dcterms:created>
  <dcterms:modified xsi:type="dcterms:W3CDTF">2019-11-25T16:42:00Z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